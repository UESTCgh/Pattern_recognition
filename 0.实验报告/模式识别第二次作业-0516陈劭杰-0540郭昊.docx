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ayout w:type="fixed"/>
        <w:tblCellMar>
          <w:left w:w="0" w:type="dxa"/>
          <w:right w:w="0" w:type="dxa"/>
        </w:tblCellMar>
        <w:tblLook w:val="04A0" w:firstRow="1" w:lastRow="0" w:firstColumn="1" w:lastColumn="0" w:noHBand="0" w:noVBand="1"/>
      </w:tblPr>
      <w:tblGrid>
        <w:gridCol w:w="8504"/>
      </w:tblGrid>
      <w:tr w:rsidR="0050697F" w:rsidRPr="0050697F" w14:paraId="06355764" w14:textId="77777777" w:rsidTr="00B57DD5">
        <w:trPr>
          <w:trHeight w:val="20"/>
          <w:jc w:val="center"/>
        </w:trPr>
        <w:tc>
          <w:tcPr>
            <w:tcW w:w="5000" w:type="pct"/>
          </w:tcPr>
          <w:p w14:paraId="34A703DE" w14:textId="6681B680" w:rsidR="0050697F" w:rsidRPr="0050697F" w:rsidRDefault="0050697F" w:rsidP="0050697F">
            <w:pPr>
              <w:spacing w:line="240" w:lineRule="auto"/>
              <w:ind w:firstLineChars="0" w:firstLine="0"/>
              <w:jc w:val="center"/>
              <w:rPr>
                <w:rFonts w:cs="Times New Roman"/>
              </w:rPr>
            </w:pPr>
            <w:r w:rsidRPr="0050697F">
              <w:rPr>
                <w:rFonts w:cs="Times New Roman"/>
                <w:spacing w:val="100"/>
                <w:sz w:val="44"/>
                <w:szCs w:val="22"/>
              </w:rPr>
              <w:fldChar w:fldCharType="begin"/>
            </w:r>
            <w:r w:rsidRPr="0050697F">
              <w:rPr>
                <w:rFonts w:cs="Times New Roman"/>
                <w:spacing w:val="100"/>
                <w:sz w:val="44"/>
                <w:szCs w:val="22"/>
              </w:rPr>
              <w:instrText xml:space="preserve"> MACROBUTTON MTEditEquationSection2 </w:instrText>
            </w:r>
            <w:r w:rsidRPr="0050697F">
              <w:rPr>
                <w:rFonts w:cs="Times New Roman" w:hint="eastAsia"/>
                <w:vanish/>
                <w:color w:val="FF0000"/>
                <w:spacing w:val="100"/>
                <w:sz w:val="44"/>
                <w:szCs w:val="22"/>
              </w:rPr>
              <w:instrText>公式章</w:instrText>
            </w:r>
            <w:r w:rsidRPr="0050697F">
              <w:rPr>
                <w:rFonts w:cs="Times New Roman" w:hint="eastAsia"/>
                <w:vanish/>
                <w:color w:val="FF0000"/>
                <w:spacing w:val="100"/>
                <w:sz w:val="44"/>
                <w:szCs w:val="22"/>
              </w:rPr>
              <w:instrText xml:space="preserve"> 1 </w:instrText>
            </w:r>
            <w:r w:rsidRPr="0050697F">
              <w:rPr>
                <w:rFonts w:cs="Times New Roman" w:hint="eastAsia"/>
                <w:vanish/>
                <w:color w:val="FF0000"/>
                <w:spacing w:val="100"/>
                <w:sz w:val="44"/>
                <w:szCs w:val="22"/>
              </w:rPr>
              <w:instrText>节</w:instrText>
            </w:r>
            <w:r w:rsidRPr="0050697F">
              <w:rPr>
                <w:rFonts w:cs="Times New Roman" w:hint="eastAsia"/>
                <w:vanish/>
                <w:color w:val="FF0000"/>
                <w:spacing w:val="100"/>
                <w:sz w:val="44"/>
                <w:szCs w:val="22"/>
              </w:rPr>
              <w:instrText xml:space="preserve"> 1</w:instrText>
            </w:r>
            <w:r w:rsidRPr="0050697F">
              <w:rPr>
                <w:rFonts w:cs="Times New Roman"/>
                <w:spacing w:val="100"/>
                <w:sz w:val="44"/>
                <w:szCs w:val="22"/>
              </w:rPr>
              <w:fldChar w:fldCharType="begin"/>
            </w:r>
            <w:r w:rsidRPr="0050697F">
              <w:rPr>
                <w:rFonts w:cs="Times New Roman"/>
                <w:spacing w:val="100"/>
                <w:sz w:val="44"/>
                <w:szCs w:val="22"/>
              </w:rPr>
              <w:instrText xml:space="preserve"> </w:instrText>
            </w:r>
            <w:r w:rsidRPr="0050697F">
              <w:rPr>
                <w:rFonts w:cs="Times New Roman" w:hint="eastAsia"/>
                <w:spacing w:val="100"/>
                <w:sz w:val="44"/>
                <w:szCs w:val="22"/>
              </w:rPr>
              <w:instrText>SEQ MTEqn \r \h \* MERGEFORMAT</w:instrText>
            </w:r>
            <w:r w:rsidRPr="0050697F">
              <w:rPr>
                <w:rFonts w:cs="Times New Roman"/>
                <w:spacing w:val="100"/>
                <w:sz w:val="44"/>
                <w:szCs w:val="22"/>
              </w:rPr>
              <w:instrText xml:space="preserve"> </w:instrText>
            </w:r>
            <w:r w:rsidRPr="0050697F">
              <w:rPr>
                <w:rFonts w:cs="Times New Roman"/>
                <w:spacing w:val="100"/>
                <w:sz w:val="44"/>
                <w:szCs w:val="22"/>
              </w:rPr>
              <w:fldChar w:fldCharType="end"/>
            </w:r>
            <w:r w:rsidRPr="0050697F">
              <w:rPr>
                <w:rFonts w:cs="Times New Roman"/>
                <w:spacing w:val="100"/>
                <w:sz w:val="44"/>
                <w:szCs w:val="22"/>
              </w:rPr>
              <w:fldChar w:fldCharType="begin"/>
            </w:r>
            <w:r w:rsidRPr="0050697F">
              <w:rPr>
                <w:rFonts w:cs="Times New Roman"/>
                <w:spacing w:val="100"/>
                <w:sz w:val="44"/>
                <w:szCs w:val="22"/>
              </w:rPr>
              <w:instrText xml:space="preserve"> SEQ MTSec \r 1 \h \* MERGEFORMAT </w:instrText>
            </w:r>
            <w:r w:rsidRPr="0050697F">
              <w:rPr>
                <w:rFonts w:cs="Times New Roman"/>
                <w:spacing w:val="100"/>
                <w:sz w:val="44"/>
                <w:szCs w:val="22"/>
              </w:rPr>
              <w:fldChar w:fldCharType="end"/>
            </w:r>
            <w:r w:rsidRPr="0050697F">
              <w:rPr>
                <w:rFonts w:cs="Times New Roman"/>
                <w:spacing w:val="100"/>
                <w:sz w:val="44"/>
                <w:szCs w:val="22"/>
              </w:rPr>
              <w:fldChar w:fldCharType="begin"/>
            </w:r>
            <w:r w:rsidRPr="0050697F">
              <w:rPr>
                <w:rFonts w:cs="Times New Roman"/>
                <w:spacing w:val="100"/>
                <w:sz w:val="44"/>
                <w:szCs w:val="22"/>
              </w:rPr>
              <w:instrText xml:space="preserve"> SEQ MTChap \r 1 \h \* MERGEFORMAT </w:instrText>
            </w:r>
            <w:r w:rsidRPr="0050697F">
              <w:rPr>
                <w:rFonts w:cs="Times New Roman"/>
                <w:spacing w:val="100"/>
                <w:sz w:val="44"/>
                <w:szCs w:val="22"/>
              </w:rPr>
              <w:fldChar w:fldCharType="end"/>
            </w:r>
            <w:r w:rsidRPr="0050697F">
              <w:rPr>
                <w:rFonts w:cs="Times New Roman"/>
                <w:spacing w:val="100"/>
                <w:sz w:val="44"/>
                <w:szCs w:val="22"/>
              </w:rPr>
              <w:fldChar w:fldCharType="end"/>
            </w:r>
            <w:r w:rsidRPr="0050697F">
              <w:rPr>
                <w:rFonts w:cs="Times New Roman" w:hint="eastAsia"/>
                <w:spacing w:val="100"/>
                <w:sz w:val="44"/>
                <w:szCs w:val="22"/>
              </w:rPr>
              <w:t>电子科技大学</w:t>
            </w:r>
          </w:p>
          <w:p w14:paraId="064C28E7" w14:textId="77777777" w:rsidR="0050697F" w:rsidRPr="0050697F" w:rsidRDefault="0050697F" w:rsidP="0050697F">
            <w:pPr>
              <w:spacing w:line="240" w:lineRule="auto"/>
              <w:ind w:firstLineChars="0" w:firstLine="0"/>
              <w:jc w:val="center"/>
              <w:rPr>
                <w:rFonts w:cs="Times New Roman"/>
              </w:rPr>
            </w:pPr>
            <w:r w:rsidRPr="0050697F">
              <w:rPr>
                <w:rFonts w:cs="Times New Roman"/>
              </w:rPr>
              <w:t>UNIVERSITY OF ELECTRONIC SCIENCE AND TECHNOLOGY OF CHINA</w:t>
            </w:r>
          </w:p>
          <w:p w14:paraId="32C9E3CF" w14:textId="77777777" w:rsidR="0050697F" w:rsidRPr="0050697F" w:rsidRDefault="0050697F" w:rsidP="0050697F">
            <w:pPr>
              <w:spacing w:line="240" w:lineRule="auto"/>
              <w:ind w:firstLineChars="0" w:firstLine="0"/>
              <w:jc w:val="center"/>
              <w:rPr>
                <w:rFonts w:cs="Times New Roman"/>
              </w:rPr>
            </w:pPr>
          </w:p>
        </w:tc>
      </w:tr>
    </w:tbl>
    <w:p w14:paraId="47664CFA" w14:textId="77777777" w:rsidR="0050697F" w:rsidRPr="0050697F" w:rsidRDefault="0050697F" w:rsidP="0050697F">
      <w:pPr>
        <w:spacing w:line="240" w:lineRule="auto"/>
        <w:ind w:firstLineChars="0" w:firstLine="0"/>
        <w:jc w:val="center"/>
        <w:rPr>
          <w:rFonts w:ascii="宋体" w:hAnsi="方正小标宋简体" w:cs="Times New Roman" w:hint="eastAsia"/>
          <w:sz w:val="72"/>
          <w:szCs w:val="22"/>
        </w:rPr>
      </w:pPr>
      <w:r w:rsidRPr="0050697F">
        <w:rPr>
          <w:rFonts w:ascii="宋体" w:hAnsi="方正小标宋简体" w:cs="Times New Roman" w:hint="eastAsia"/>
          <w:sz w:val="72"/>
          <w:szCs w:val="22"/>
        </w:rPr>
        <w:t>模式识别第二次作业</w:t>
      </w:r>
    </w:p>
    <w:p w14:paraId="3AA3EEC2" w14:textId="77777777" w:rsidR="0050697F" w:rsidRPr="0050697F" w:rsidRDefault="0050697F" w:rsidP="0050697F">
      <w:pPr>
        <w:spacing w:line="240" w:lineRule="auto"/>
        <w:ind w:firstLineChars="0" w:firstLine="0"/>
        <w:jc w:val="center"/>
        <w:rPr>
          <w:rFonts w:ascii="宋体" w:hAnsi="方正小标宋简体" w:cs="Times New Roman" w:hint="eastAsia"/>
          <w:sz w:val="72"/>
          <w:szCs w:val="22"/>
        </w:rPr>
      </w:pPr>
      <w:r w:rsidRPr="0050697F">
        <w:rPr>
          <w:rFonts w:ascii="宋体" w:hAnsi="方正小标宋简体" w:cs="Times New Roman" w:hint="eastAsia"/>
          <w:sz w:val="72"/>
          <w:szCs w:val="22"/>
        </w:rPr>
        <w:t>实 验 报 告</w:t>
      </w:r>
    </w:p>
    <w:p w14:paraId="3E0B5D72" w14:textId="77777777" w:rsidR="0050697F" w:rsidRPr="0050697F" w:rsidRDefault="0050697F" w:rsidP="0050697F">
      <w:pPr>
        <w:topLinePunct w:val="0"/>
        <w:spacing w:after="499" w:line="278" w:lineRule="auto"/>
        <w:ind w:firstLineChars="0" w:firstLine="0"/>
        <w:jc w:val="left"/>
        <w:rPr>
          <w:rFonts w:ascii="等线" w:eastAsia="等线" w:hAnsi="等线" w:cs="Times New Roman" w:hint="eastAsia"/>
          <w:sz w:val="22"/>
          <w:szCs w:val="22"/>
          <w14:ligatures w14:val="standardContextual"/>
        </w:rPr>
      </w:pPr>
    </w:p>
    <w:p w14:paraId="550CB781" w14:textId="77777777" w:rsidR="0050697F" w:rsidRPr="0050697F" w:rsidRDefault="0050697F" w:rsidP="0050697F">
      <w:pPr>
        <w:topLinePunct w:val="0"/>
        <w:spacing w:after="499" w:line="278" w:lineRule="auto"/>
        <w:ind w:firstLineChars="0" w:firstLine="0"/>
        <w:jc w:val="center"/>
        <w:rPr>
          <w:rFonts w:ascii="等线" w:eastAsia="等线" w:hAnsi="等线" w:cs="Times New Roman" w:hint="eastAsia"/>
          <w:sz w:val="22"/>
          <w:szCs w:val="22"/>
          <w14:ligatures w14:val="standardContextual"/>
        </w:rPr>
      </w:pPr>
      <w:r w:rsidRPr="0050697F">
        <w:rPr>
          <w:rFonts w:eastAsia="方正小标宋简体" w:cs="Times New Roman"/>
          <w:noProof/>
          <w:sz w:val="36"/>
        </w:rPr>
        <w:drawing>
          <wp:inline distT="0" distB="0" distL="0" distR="0" wp14:anchorId="7ECAEB8C" wp14:editId="49BB5497">
            <wp:extent cx="1800000" cy="1800000"/>
            <wp:effectExtent l="0" t="0" r="0" b="0"/>
            <wp:docPr id="30" name="UESTC LOGO" descr="黑白色的标志&#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ESTC LOGO" descr="黑白色的标志&#10;&#10;低可信度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bl>
      <w:tblPr>
        <w:tblW w:w="5119" w:type="pct"/>
        <w:jc w:val="center"/>
        <w:tblLayout w:type="fixed"/>
        <w:tblCellMar>
          <w:left w:w="0" w:type="dxa"/>
          <w:right w:w="0" w:type="dxa"/>
        </w:tblCellMar>
        <w:tblLook w:val="04A0" w:firstRow="1" w:lastRow="0" w:firstColumn="1" w:lastColumn="0" w:noHBand="0" w:noVBand="1"/>
      </w:tblPr>
      <w:tblGrid>
        <w:gridCol w:w="871"/>
        <w:gridCol w:w="1741"/>
        <w:gridCol w:w="5225"/>
        <w:gridCol w:w="869"/>
      </w:tblGrid>
      <w:tr w:rsidR="0050697F" w:rsidRPr="0050697F" w14:paraId="5AA767DB" w14:textId="77777777" w:rsidTr="00B57DD5">
        <w:trPr>
          <w:trHeight w:val="567"/>
          <w:jc w:val="center"/>
        </w:trPr>
        <w:tc>
          <w:tcPr>
            <w:tcW w:w="500" w:type="pct"/>
            <w:vAlign w:val="bottom"/>
          </w:tcPr>
          <w:p w14:paraId="63E8A894" w14:textId="77777777" w:rsidR="0050697F" w:rsidRPr="0050697F" w:rsidRDefault="0050697F" w:rsidP="0050697F">
            <w:pPr>
              <w:spacing w:line="240" w:lineRule="auto"/>
              <w:ind w:firstLineChars="0" w:firstLine="0"/>
              <w:rPr>
                <w:rFonts w:eastAsia="方正小标宋简体" w:cs="Times New Roman"/>
                <w:spacing w:val="40"/>
                <w:sz w:val="32"/>
                <w:szCs w:val="32"/>
              </w:rPr>
            </w:pPr>
          </w:p>
        </w:tc>
        <w:tc>
          <w:tcPr>
            <w:tcW w:w="1000" w:type="pct"/>
            <w:vAlign w:val="bottom"/>
          </w:tcPr>
          <w:p w14:paraId="6F981200" w14:textId="77777777" w:rsidR="0050697F" w:rsidRPr="0050697F" w:rsidRDefault="0050697F" w:rsidP="0050697F">
            <w:pPr>
              <w:spacing w:line="240" w:lineRule="auto"/>
              <w:ind w:firstLineChars="0" w:firstLine="0"/>
              <w:jc w:val="center"/>
              <w:rPr>
                <w:rFonts w:cs="Times New Roman"/>
                <w:b/>
                <w:bCs/>
                <w:kern w:val="0"/>
                <w:sz w:val="32"/>
                <w:szCs w:val="32"/>
              </w:rPr>
            </w:pPr>
            <w:r w:rsidRPr="0050697F">
              <w:rPr>
                <w:rFonts w:cs="Times New Roman" w:hint="eastAsia"/>
                <w:b/>
                <w:bCs/>
                <w:sz w:val="32"/>
                <w:szCs w:val="32"/>
              </w:rPr>
              <w:t>专</w:t>
            </w:r>
            <w:r w:rsidRPr="0050697F">
              <w:rPr>
                <w:rFonts w:cs="Times New Roman" w:hint="eastAsia"/>
                <w:b/>
                <w:bCs/>
                <w:sz w:val="32"/>
                <w:szCs w:val="32"/>
              </w:rPr>
              <w:t xml:space="preserve">    </w:t>
            </w:r>
            <w:r w:rsidRPr="0050697F">
              <w:rPr>
                <w:rFonts w:cs="Times New Roman" w:hint="eastAsia"/>
                <w:b/>
                <w:bCs/>
                <w:sz w:val="32"/>
                <w:szCs w:val="32"/>
              </w:rPr>
              <w:t>业</w:t>
            </w:r>
          </w:p>
        </w:tc>
        <w:tc>
          <w:tcPr>
            <w:tcW w:w="3001" w:type="pct"/>
            <w:tcBorders>
              <w:bottom w:val="single" w:sz="4" w:space="0" w:color="auto"/>
            </w:tcBorders>
            <w:vAlign w:val="bottom"/>
          </w:tcPr>
          <w:p w14:paraId="37F77AD8" w14:textId="77777777" w:rsidR="0050697F" w:rsidRPr="0050697F" w:rsidRDefault="0050697F" w:rsidP="0050697F">
            <w:pPr>
              <w:spacing w:line="240" w:lineRule="auto"/>
              <w:ind w:firstLineChars="0" w:firstLine="0"/>
              <w:jc w:val="center"/>
              <w:rPr>
                <w:rFonts w:cs="Times New Roman"/>
                <w:b/>
                <w:bCs/>
                <w:sz w:val="32"/>
                <w:szCs w:val="32"/>
              </w:rPr>
            </w:pPr>
            <w:r w:rsidRPr="0050697F">
              <w:rPr>
                <w:rFonts w:cs="Times New Roman" w:hint="eastAsia"/>
                <w:b/>
                <w:bCs/>
                <w:sz w:val="32"/>
                <w:szCs w:val="32"/>
              </w:rPr>
              <w:t>控制工程</w:t>
            </w:r>
          </w:p>
        </w:tc>
        <w:tc>
          <w:tcPr>
            <w:tcW w:w="499" w:type="pct"/>
            <w:vAlign w:val="bottom"/>
          </w:tcPr>
          <w:p w14:paraId="2C30793A" w14:textId="77777777" w:rsidR="0050697F" w:rsidRPr="0050697F" w:rsidRDefault="0050697F" w:rsidP="0050697F">
            <w:pPr>
              <w:spacing w:line="240" w:lineRule="auto"/>
              <w:ind w:firstLineChars="0" w:firstLine="0"/>
              <w:rPr>
                <w:rFonts w:eastAsia="方正小标宋简体" w:cs="Times New Roman"/>
                <w:sz w:val="32"/>
                <w:szCs w:val="32"/>
              </w:rPr>
            </w:pPr>
          </w:p>
        </w:tc>
      </w:tr>
      <w:tr w:rsidR="0050697F" w:rsidRPr="0050697F" w14:paraId="1D8096BF" w14:textId="77777777" w:rsidTr="00B57DD5">
        <w:trPr>
          <w:trHeight w:val="567"/>
          <w:jc w:val="center"/>
        </w:trPr>
        <w:tc>
          <w:tcPr>
            <w:tcW w:w="500" w:type="pct"/>
            <w:vAlign w:val="bottom"/>
          </w:tcPr>
          <w:p w14:paraId="634828D4" w14:textId="77777777" w:rsidR="0050697F" w:rsidRPr="0050697F" w:rsidRDefault="0050697F" w:rsidP="0050697F">
            <w:pPr>
              <w:spacing w:line="240" w:lineRule="auto"/>
              <w:ind w:firstLineChars="0" w:firstLine="0"/>
              <w:rPr>
                <w:rFonts w:eastAsia="方正小标宋简体" w:cs="Times New Roman"/>
                <w:sz w:val="32"/>
                <w:szCs w:val="32"/>
              </w:rPr>
            </w:pPr>
          </w:p>
        </w:tc>
        <w:tc>
          <w:tcPr>
            <w:tcW w:w="1000" w:type="pct"/>
            <w:vAlign w:val="bottom"/>
          </w:tcPr>
          <w:p w14:paraId="625338E9" w14:textId="77777777" w:rsidR="0050697F" w:rsidRPr="0050697F" w:rsidRDefault="0050697F" w:rsidP="0050697F">
            <w:pPr>
              <w:spacing w:line="240" w:lineRule="auto"/>
              <w:ind w:firstLineChars="0" w:firstLine="0"/>
              <w:jc w:val="center"/>
              <w:rPr>
                <w:rFonts w:cs="Times New Roman"/>
                <w:b/>
                <w:bCs/>
                <w:sz w:val="32"/>
                <w:szCs w:val="32"/>
              </w:rPr>
            </w:pPr>
            <w:r w:rsidRPr="0050697F">
              <w:rPr>
                <w:rFonts w:cs="Times New Roman" w:hint="eastAsia"/>
                <w:b/>
                <w:bCs/>
                <w:sz w:val="32"/>
                <w:szCs w:val="32"/>
              </w:rPr>
              <w:t>学</w:t>
            </w:r>
            <w:r w:rsidRPr="0050697F">
              <w:rPr>
                <w:rFonts w:cs="Times New Roman" w:hint="eastAsia"/>
                <w:b/>
                <w:bCs/>
                <w:sz w:val="32"/>
                <w:szCs w:val="32"/>
              </w:rPr>
              <w:t xml:space="preserve">    </w:t>
            </w:r>
            <w:r w:rsidRPr="0050697F">
              <w:rPr>
                <w:rFonts w:cs="Times New Roman" w:hint="eastAsia"/>
                <w:b/>
                <w:bCs/>
                <w:sz w:val="32"/>
                <w:szCs w:val="32"/>
              </w:rPr>
              <w:t>号</w:t>
            </w:r>
          </w:p>
        </w:tc>
        <w:tc>
          <w:tcPr>
            <w:tcW w:w="3001" w:type="pct"/>
            <w:tcBorders>
              <w:top w:val="single" w:sz="4" w:space="0" w:color="auto"/>
              <w:bottom w:val="single" w:sz="4" w:space="0" w:color="auto"/>
            </w:tcBorders>
            <w:vAlign w:val="bottom"/>
          </w:tcPr>
          <w:p w14:paraId="2DBB3210" w14:textId="77777777" w:rsidR="0050697F" w:rsidRPr="0050697F" w:rsidRDefault="0050697F" w:rsidP="0050697F">
            <w:pPr>
              <w:spacing w:line="240" w:lineRule="auto"/>
              <w:ind w:firstLineChars="0" w:firstLine="0"/>
              <w:jc w:val="center"/>
              <w:rPr>
                <w:rFonts w:cs="Times New Roman"/>
                <w:b/>
                <w:bCs/>
                <w:sz w:val="32"/>
                <w:szCs w:val="32"/>
              </w:rPr>
            </w:pPr>
            <w:r w:rsidRPr="0050697F">
              <w:rPr>
                <w:rFonts w:cs="Times New Roman" w:hint="eastAsia"/>
                <w:b/>
                <w:bCs/>
                <w:sz w:val="32"/>
                <w:szCs w:val="32"/>
              </w:rPr>
              <w:t>202422280516</w:t>
            </w:r>
          </w:p>
        </w:tc>
        <w:tc>
          <w:tcPr>
            <w:tcW w:w="499" w:type="pct"/>
            <w:vAlign w:val="bottom"/>
          </w:tcPr>
          <w:p w14:paraId="017C6D7A" w14:textId="77777777" w:rsidR="0050697F" w:rsidRPr="0050697F" w:rsidRDefault="0050697F" w:rsidP="0050697F">
            <w:pPr>
              <w:spacing w:line="240" w:lineRule="auto"/>
              <w:ind w:firstLineChars="0" w:firstLine="0"/>
              <w:rPr>
                <w:rFonts w:eastAsia="方正小标宋简体" w:cs="Times New Roman"/>
                <w:sz w:val="32"/>
                <w:szCs w:val="32"/>
              </w:rPr>
            </w:pPr>
          </w:p>
        </w:tc>
      </w:tr>
      <w:tr w:rsidR="0050697F" w:rsidRPr="0050697F" w14:paraId="551B9D80" w14:textId="77777777" w:rsidTr="00B57DD5">
        <w:trPr>
          <w:trHeight w:val="567"/>
          <w:jc w:val="center"/>
        </w:trPr>
        <w:tc>
          <w:tcPr>
            <w:tcW w:w="500" w:type="pct"/>
            <w:vAlign w:val="bottom"/>
          </w:tcPr>
          <w:p w14:paraId="6923E46B" w14:textId="77777777" w:rsidR="0050697F" w:rsidRPr="0050697F" w:rsidRDefault="0050697F" w:rsidP="0050697F">
            <w:pPr>
              <w:spacing w:line="240" w:lineRule="auto"/>
              <w:ind w:firstLineChars="0" w:firstLine="0"/>
              <w:rPr>
                <w:rFonts w:eastAsia="方正小标宋简体" w:cs="Times New Roman"/>
                <w:sz w:val="32"/>
                <w:szCs w:val="32"/>
              </w:rPr>
            </w:pPr>
          </w:p>
        </w:tc>
        <w:tc>
          <w:tcPr>
            <w:tcW w:w="1000" w:type="pct"/>
            <w:vAlign w:val="bottom"/>
          </w:tcPr>
          <w:p w14:paraId="20FEC9B5" w14:textId="77777777" w:rsidR="0050697F" w:rsidRPr="0050697F" w:rsidRDefault="0050697F" w:rsidP="0050697F">
            <w:pPr>
              <w:spacing w:line="240" w:lineRule="auto"/>
              <w:ind w:firstLineChars="0" w:firstLine="0"/>
              <w:jc w:val="center"/>
              <w:rPr>
                <w:rFonts w:cs="Times New Roman"/>
                <w:b/>
                <w:bCs/>
                <w:sz w:val="32"/>
                <w:szCs w:val="32"/>
              </w:rPr>
            </w:pPr>
            <w:r w:rsidRPr="0050697F">
              <w:rPr>
                <w:rFonts w:cs="Times New Roman" w:hint="eastAsia"/>
                <w:b/>
                <w:bCs/>
                <w:sz w:val="32"/>
                <w:szCs w:val="32"/>
              </w:rPr>
              <w:t>姓</w:t>
            </w:r>
            <w:r w:rsidRPr="0050697F">
              <w:rPr>
                <w:rFonts w:cs="Times New Roman" w:hint="eastAsia"/>
                <w:b/>
                <w:bCs/>
                <w:sz w:val="32"/>
                <w:szCs w:val="32"/>
              </w:rPr>
              <w:t xml:space="preserve">    </w:t>
            </w:r>
            <w:r w:rsidRPr="0050697F">
              <w:rPr>
                <w:rFonts w:cs="Times New Roman" w:hint="eastAsia"/>
                <w:b/>
                <w:bCs/>
                <w:sz w:val="32"/>
                <w:szCs w:val="32"/>
              </w:rPr>
              <w:t>名</w:t>
            </w:r>
          </w:p>
        </w:tc>
        <w:tc>
          <w:tcPr>
            <w:tcW w:w="3001" w:type="pct"/>
            <w:tcBorders>
              <w:top w:val="single" w:sz="4" w:space="0" w:color="auto"/>
              <w:bottom w:val="single" w:sz="4" w:space="0" w:color="auto"/>
            </w:tcBorders>
            <w:vAlign w:val="bottom"/>
          </w:tcPr>
          <w:p w14:paraId="698CE50A" w14:textId="77777777" w:rsidR="0050697F" w:rsidRPr="0050697F" w:rsidRDefault="0050697F" w:rsidP="0050697F">
            <w:pPr>
              <w:spacing w:line="240" w:lineRule="auto"/>
              <w:ind w:firstLineChars="0" w:firstLine="0"/>
              <w:jc w:val="center"/>
              <w:rPr>
                <w:rFonts w:cs="Times New Roman"/>
                <w:b/>
                <w:bCs/>
                <w:sz w:val="32"/>
                <w:szCs w:val="32"/>
              </w:rPr>
            </w:pPr>
            <w:r w:rsidRPr="0050697F">
              <w:rPr>
                <w:rFonts w:cs="Times New Roman" w:hint="eastAsia"/>
                <w:b/>
                <w:bCs/>
                <w:sz w:val="32"/>
                <w:szCs w:val="32"/>
              </w:rPr>
              <w:t>陈劭杰</w:t>
            </w:r>
          </w:p>
        </w:tc>
        <w:tc>
          <w:tcPr>
            <w:tcW w:w="499" w:type="pct"/>
            <w:vAlign w:val="bottom"/>
          </w:tcPr>
          <w:p w14:paraId="5D3BAAFD" w14:textId="77777777" w:rsidR="0050697F" w:rsidRPr="0050697F" w:rsidRDefault="0050697F" w:rsidP="0050697F">
            <w:pPr>
              <w:spacing w:line="240" w:lineRule="auto"/>
              <w:ind w:firstLineChars="0" w:firstLine="0"/>
              <w:rPr>
                <w:rFonts w:eastAsia="方正小标宋简体" w:cs="Times New Roman"/>
                <w:sz w:val="32"/>
                <w:szCs w:val="32"/>
              </w:rPr>
            </w:pPr>
          </w:p>
        </w:tc>
      </w:tr>
      <w:tr w:rsidR="0050697F" w:rsidRPr="0050697F" w14:paraId="2D30A119" w14:textId="77777777" w:rsidTr="00B57DD5">
        <w:trPr>
          <w:trHeight w:val="567"/>
          <w:jc w:val="center"/>
        </w:trPr>
        <w:tc>
          <w:tcPr>
            <w:tcW w:w="500" w:type="pct"/>
            <w:vAlign w:val="bottom"/>
          </w:tcPr>
          <w:p w14:paraId="1F761F6E" w14:textId="77777777" w:rsidR="0050697F" w:rsidRPr="0050697F" w:rsidRDefault="0050697F" w:rsidP="0050697F">
            <w:pPr>
              <w:spacing w:line="240" w:lineRule="auto"/>
              <w:ind w:firstLineChars="0" w:firstLine="0"/>
              <w:rPr>
                <w:rFonts w:eastAsia="方正小标宋简体" w:cs="Times New Roman"/>
                <w:sz w:val="32"/>
                <w:szCs w:val="32"/>
              </w:rPr>
            </w:pPr>
          </w:p>
        </w:tc>
        <w:tc>
          <w:tcPr>
            <w:tcW w:w="1000" w:type="pct"/>
            <w:vAlign w:val="bottom"/>
          </w:tcPr>
          <w:p w14:paraId="11A06FF8" w14:textId="77777777" w:rsidR="0050697F" w:rsidRPr="0050697F" w:rsidRDefault="0050697F" w:rsidP="0050697F">
            <w:pPr>
              <w:spacing w:line="240" w:lineRule="auto"/>
              <w:ind w:firstLineChars="0" w:firstLine="0"/>
              <w:jc w:val="center"/>
              <w:rPr>
                <w:rFonts w:cs="Times New Roman"/>
                <w:b/>
                <w:bCs/>
                <w:sz w:val="32"/>
                <w:szCs w:val="32"/>
              </w:rPr>
            </w:pPr>
            <w:r w:rsidRPr="0050697F">
              <w:rPr>
                <w:rFonts w:cs="Times New Roman" w:hint="eastAsia"/>
                <w:b/>
                <w:bCs/>
                <w:sz w:val="32"/>
                <w:szCs w:val="32"/>
              </w:rPr>
              <w:t>承担内容</w:t>
            </w:r>
          </w:p>
        </w:tc>
        <w:tc>
          <w:tcPr>
            <w:tcW w:w="3001" w:type="pct"/>
            <w:tcBorders>
              <w:top w:val="single" w:sz="4" w:space="0" w:color="auto"/>
              <w:bottom w:val="single" w:sz="4" w:space="0" w:color="auto"/>
            </w:tcBorders>
            <w:vAlign w:val="bottom"/>
          </w:tcPr>
          <w:p w14:paraId="52F428A0" w14:textId="77777777" w:rsidR="0050697F" w:rsidRPr="0050697F" w:rsidRDefault="0050697F" w:rsidP="0050697F">
            <w:pPr>
              <w:spacing w:line="240" w:lineRule="auto"/>
              <w:ind w:firstLineChars="0" w:firstLine="0"/>
              <w:jc w:val="center"/>
              <w:rPr>
                <w:rFonts w:cs="Times New Roman"/>
                <w:b/>
                <w:bCs/>
                <w:sz w:val="32"/>
                <w:szCs w:val="32"/>
              </w:rPr>
            </w:pPr>
            <w:r w:rsidRPr="0050697F">
              <w:rPr>
                <w:rFonts w:cs="Times New Roman" w:hint="eastAsia"/>
                <w:b/>
                <w:bCs/>
                <w:sz w:val="32"/>
                <w:szCs w:val="32"/>
              </w:rPr>
              <w:t>报告撰写</w:t>
            </w:r>
          </w:p>
        </w:tc>
        <w:tc>
          <w:tcPr>
            <w:tcW w:w="499" w:type="pct"/>
            <w:vAlign w:val="bottom"/>
          </w:tcPr>
          <w:p w14:paraId="7BC7706B" w14:textId="77777777" w:rsidR="0050697F" w:rsidRPr="0050697F" w:rsidRDefault="0050697F" w:rsidP="0050697F">
            <w:pPr>
              <w:spacing w:line="240" w:lineRule="auto"/>
              <w:ind w:firstLineChars="0" w:firstLine="0"/>
              <w:rPr>
                <w:rFonts w:eastAsia="方正小标宋简体" w:cs="Times New Roman"/>
                <w:sz w:val="32"/>
                <w:szCs w:val="32"/>
              </w:rPr>
            </w:pPr>
          </w:p>
        </w:tc>
      </w:tr>
      <w:tr w:rsidR="0050697F" w:rsidRPr="0050697F" w14:paraId="201874E8" w14:textId="77777777" w:rsidTr="00B57DD5">
        <w:trPr>
          <w:trHeight w:val="567"/>
          <w:jc w:val="center"/>
        </w:trPr>
        <w:tc>
          <w:tcPr>
            <w:tcW w:w="500" w:type="pct"/>
            <w:vAlign w:val="bottom"/>
          </w:tcPr>
          <w:p w14:paraId="3DA10909" w14:textId="77777777" w:rsidR="0050697F" w:rsidRPr="0050697F" w:rsidRDefault="0050697F" w:rsidP="0050697F">
            <w:pPr>
              <w:spacing w:line="240" w:lineRule="auto"/>
              <w:ind w:firstLineChars="0" w:firstLine="0"/>
              <w:rPr>
                <w:rFonts w:eastAsia="方正小标宋简体" w:cs="Times New Roman"/>
                <w:sz w:val="32"/>
                <w:szCs w:val="32"/>
              </w:rPr>
            </w:pPr>
          </w:p>
        </w:tc>
        <w:tc>
          <w:tcPr>
            <w:tcW w:w="1000" w:type="pct"/>
            <w:vAlign w:val="bottom"/>
          </w:tcPr>
          <w:p w14:paraId="65E466A6" w14:textId="77777777" w:rsidR="0050697F" w:rsidRPr="0050697F" w:rsidRDefault="0050697F" w:rsidP="0050697F">
            <w:pPr>
              <w:spacing w:line="240" w:lineRule="auto"/>
              <w:ind w:firstLineChars="0" w:firstLine="0"/>
              <w:jc w:val="center"/>
              <w:rPr>
                <w:rFonts w:cs="Times New Roman"/>
                <w:b/>
                <w:bCs/>
                <w:sz w:val="32"/>
                <w:szCs w:val="32"/>
              </w:rPr>
            </w:pPr>
          </w:p>
        </w:tc>
        <w:tc>
          <w:tcPr>
            <w:tcW w:w="3001" w:type="pct"/>
            <w:tcBorders>
              <w:top w:val="single" w:sz="4" w:space="0" w:color="auto"/>
            </w:tcBorders>
            <w:vAlign w:val="bottom"/>
          </w:tcPr>
          <w:p w14:paraId="0642D9FB" w14:textId="77777777" w:rsidR="0050697F" w:rsidRPr="0050697F" w:rsidRDefault="0050697F" w:rsidP="0050697F">
            <w:pPr>
              <w:spacing w:line="240" w:lineRule="auto"/>
              <w:ind w:firstLineChars="0" w:firstLine="0"/>
              <w:jc w:val="center"/>
              <w:rPr>
                <w:rFonts w:cs="Times New Roman"/>
                <w:b/>
                <w:bCs/>
                <w:sz w:val="32"/>
                <w:szCs w:val="32"/>
              </w:rPr>
            </w:pPr>
          </w:p>
        </w:tc>
        <w:tc>
          <w:tcPr>
            <w:tcW w:w="499" w:type="pct"/>
            <w:vAlign w:val="bottom"/>
          </w:tcPr>
          <w:p w14:paraId="4DB12655" w14:textId="77777777" w:rsidR="0050697F" w:rsidRPr="0050697F" w:rsidRDefault="0050697F" w:rsidP="0050697F">
            <w:pPr>
              <w:spacing w:line="240" w:lineRule="auto"/>
              <w:ind w:firstLineChars="0" w:firstLine="0"/>
              <w:rPr>
                <w:rFonts w:eastAsia="方正小标宋简体" w:cs="Times New Roman"/>
                <w:sz w:val="32"/>
                <w:szCs w:val="32"/>
              </w:rPr>
            </w:pPr>
          </w:p>
        </w:tc>
      </w:tr>
      <w:tr w:rsidR="0050697F" w:rsidRPr="0050697F" w14:paraId="4140C737" w14:textId="77777777" w:rsidTr="00B57DD5">
        <w:trPr>
          <w:trHeight w:val="567"/>
          <w:jc w:val="center"/>
        </w:trPr>
        <w:tc>
          <w:tcPr>
            <w:tcW w:w="500" w:type="pct"/>
            <w:vAlign w:val="bottom"/>
          </w:tcPr>
          <w:p w14:paraId="65499C94" w14:textId="77777777" w:rsidR="0050697F" w:rsidRPr="0050697F" w:rsidRDefault="0050697F" w:rsidP="0050697F">
            <w:pPr>
              <w:spacing w:line="240" w:lineRule="auto"/>
              <w:ind w:firstLineChars="0" w:firstLine="0"/>
              <w:rPr>
                <w:rFonts w:eastAsia="方正小标宋简体" w:cs="Times New Roman"/>
                <w:sz w:val="32"/>
                <w:szCs w:val="32"/>
              </w:rPr>
            </w:pPr>
          </w:p>
        </w:tc>
        <w:tc>
          <w:tcPr>
            <w:tcW w:w="1000" w:type="pct"/>
            <w:vAlign w:val="bottom"/>
          </w:tcPr>
          <w:p w14:paraId="5408D1BA" w14:textId="77777777" w:rsidR="0050697F" w:rsidRPr="0050697F" w:rsidRDefault="0050697F" w:rsidP="0050697F">
            <w:pPr>
              <w:spacing w:line="240" w:lineRule="auto"/>
              <w:ind w:firstLineChars="0" w:firstLine="0"/>
              <w:jc w:val="center"/>
              <w:rPr>
                <w:rFonts w:cs="Times New Roman"/>
                <w:b/>
                <w:bCs/>
                <w:sz w:val="32"/>
                <w:szCs w:val="32"/>
              </w:rPr>
            </w:pPr>
            <w:r w:rsidRPr="0050697F">
              <w:rPr>
                <w:rFonts w:cs="Times New Roman" w:hint="eastAsia"/>
                <w:b/>
                <w:bCs/>
                <w:sz w:val="32"/>
                <w:szCs w:val="32"/>
              </w:rPr>
              <w:t>专</w:t>
            </w:r>
            <w:r w:rsidRPr="0050697F">
              <w:rPr>
                <w:rFonts w:cs="Times New Roman" w:hint="eastAsia"/>
                <w:b/>
                <w:bCs/>
                <w:sz w:val="32"/>
                <w:szCs w:val="32"/>
              </w:rPr>
              <w:t xml:space="preserve">    </w:t>
            </w:r>
            <w:r w:rsidRPr="0050697F">
              <w:rPr>
                <w:rFonts w:cs="Times New Roman" w:hint="eastAsia"/>
                <w:b/>
                <w:bCs/>
                <w:sz w:val="32"/>
                <w:szCs w:val="32"/>
              </w:rPr>
              <w:t>业</w:t>
            </w:r>
          </w:p>
        </w:tc>
        <w:tc>
          <w:tcPr>
            <w:tcW w:w="3001" w:type="pct"/>
            <w:tcBorders>
              <w:bottom w:val="single" w:sz="4" w:space="0" w:color="auto"/>
            </w:tcBorders>
            <w:vAlign w:val="bottom"/>
          </w:tcPr>
          <w:p w14:paraId="71629EFD" w14:textId="77777777" w:rsidR="0050697F" w:rsidRPr="0050697F" w:rsidRDefault="0050697F" w:rsidP="0050697F">
            <w:pPr>
              <w:spacing w:line="240" w:lineRule="auto"/>
              <w:ind w:firstLineChars="0" w:firstLine="0"/>
              <w:jc w:val="center"/>
              <w:rPr>
                <w:rFonts w:cs="Times New Roman"/>
                <w:b/>
                <w:bCs/>
                <w:sz w:val="32"/>
                <w:szCs w:val="32"/>
              </w:rPr>
            </w:pPr>
            <w:r w:rsidRPr="0050697F">
              <w:rPr>
                <w:rFonts w:cs="Times New Roman" w:hint="eastAsia"/>
                <w:b/>
                <w:bCs/>
                <w:sz w:val="32"/>
                <w:szCs w:val="32"/>
              </w:rPr>
              <w:t>控制工程</w:t>
            </w:r>
          </w:p>
        </w:tc>
        <w:tc>
          <w:tcPr>
            <w:tcW w:w="499" w:type="pct"/>
            <w:vAlign w:val="bottom"/>
          </w:tcPr>
          <w:p w14:paraId="6F7A489E" w14:textId="77777777" w:rsidR="0050697F" w:rsidRPr="0050697F" w:rsidRDefault="0050697F" w:rsidP="0050697F">
            <w:pPr>
              <w:spacing w:line="240" w:lineRule="auto"/>
              <w:ind w:firstLineChars="0" w:firstLine="0"/>
              <w:rPr>
                <w:rFonts w:eastAsia="方正小标宋简体" w:cs="Times New Roman"/>
                <w:sz w:val="32"/>
                <w:szCs w:val="32"/>
              </w:rPr>
            </w:pPr>
          </w:p>
        </w:tc>
      </w:tr>
      <w:tr w:rsidR="0050697F" w:rsidRPr="0050697F" w14:paraId="426649D7" w14:textId="77777777" w:rsidTr="00B57DD5">
        <w:trPr>
          <w:trHeight w:val="567"/>
          <w:jc w:val="center"/>
        </w:trPr>
        <w:tc>
          <w:tcPr>
            <w:tcW w:w="500" w:type="pct"/>
            <w:vAlign w:val="bottom"/>
          </w:tcPr>
          <w:p w14:paraId="6D275F85" w14:textId="77777777" w:rsidR="0050697F" w:rsidRPr="0050697F" w:rsidRDefault="0050697F" w:rsidP="0050697F">
            <w:pPr>
              <w:spacing w:line="240" w:lineRule="auto"/>
              <w:ind w:firstLineChars="0" w:firstLine="0"/>
              <w:rPr>
                <w:rFonts w:eastAsia="方正小标宋简体" w:cs="Times New Roman"/>
                <w:sz w:val="32"/>
                <w:szCs w:val="32"/>
              </w:rPr>
            </w:pPr>
          </w:p>
        </w:tc>
        <w:tc>
          <w:tcPr>
            <w:tcW w:w="1000" w:type="pct"/>
            <w:vAlign w:val="bottom"/>
          </w:tcPr>
          <w:p w14:paraId="1A8869A7" w14:textId="77777777" w:rsidR="0050697F" w:rsidRPr="0050697F" w:rsidRDefault="0050697F" w:rsidP="0050697F">
            <w:pPr>
              <w:spacing w:line="240" w:lineRule="auto"/>
              <w:ind w:firstLineChars="0" w:firstLine="0"/>
              <w:jc w:val="center"/>
              <w:rPr>
                <w:rFonts w:cs="Times New Roman"/>
                <w:b/>
                <w:bCs/>
                <w:sz w:val="32"/>
                <w:szCs w:val="32"/>
              </w:rPr>
            </w:pPr>
            <w:r w:rsidRPr="0050697F">
              <w:rPr>
                <w:rFonts w:cs="Times New Roman" w:hint="eastAsia"/>
                <w:b/>
                <w:bCs/>
                <w:sz w:val="32"/>
                <w:szCs w:val="32"/>
              </w:rPr>
              <w:t>学</w:t>
            </w:r>
            <w:r w:rsidRPr="0050697F">
              <w:rPr>
                <w:rFonts w:cs="Times New Roman" w:hint="eastAsia"/>
                <w:b/>
                <w:bCs/>
                <w:sz w:val="32"/>
                <w:szCs w:val="32"/>
              </w:rPr>
              <w:t xml:space="preserve">    </w:t>
            </w:r>
            <w:r w:rsidRPr="0050697F">
              <w:rPr>
                <w:rFonts w:cs="Times New Roman" w:hint="eastAsia"/>
                <w:b/>
                <w:bCs/>
                <w:sz w:val="32"/>
                <w:szCs w:val="32"/>
              </w:rPr>
              <w:t>号</w:t>
            </w:r>
          </w:p>
        </w:tc>
        <w:tc>
          <w:tcPr>
            <w:tcW w:w="3001" w:type="pct"/>
            <w:tcBorders>
              <w:top w:val="single" w:sz="4" w:space="0" w:color="auto"/>
              <w:bottom w:val="single" w:sz="4" w:space="0" w:color="auto"/>
            </w:tcBorders>
            <w:vAlign w:val="bottom"/>
          </w:tcPr>
          <w:p w14:paraId="7E49FAB7" w14:textId="77777777" w:rsidR="0050697F" w:rsidRPr="0050697F" w:rsidRDefault="0050697F" w:rsidP="0050697F">
            <w:pPr>
              <w:spacing w:line="240" w:lineRule="auto"/>
              <w:ind w:firstLineChars="0" w:firstLine="0"/>
              <w:jc w:val="center"/>
              <w:rPr>
                <w:rFonts w:cs="Times New Roman"/>
                <w:b/>
                <w:bCs/>
                <w:sz w:val="32"/>
                <w:szCs w:val="32"/>
              </w:rPr>
            </w:pPr>
            <w:r w:rsidRPr="0050697F">
              <w:rPr>
                <w:rFonts w:cs="Times New Roman" w:hint="eastAsia"/>
                <w:b/>
                <w:bCs/>
                <w:sz w:val="32"/>
                <w:szCs w:val="32"/>
              </w:rPr>
              <w:t>202422280540</w:t>
            </w:r>
          </w:p>
        </w:tc>
        <w:tc>
          <w:tcPr>
            <w:tcW w:w="499" w:type="pct"/>
            <w:vAlign w:val="bottom"/>
          </w:tcPr>
          <w:p w14:paraId="77243085" w14:textId="77777777" w:rsidR="0050697F" w:rsidRPr="0050697F" w:rsidRDefault="0050697F" w:rsidP="0050697F">
            <w:pPr>
              <w:spacing w:line="240" w:lineRule="auto"/>
              <w:ind w:firstLineChars="0" w:firstLine="0"/>
              <w:rPr>
                <w:rFonts w:eastAsia="方正小标宋简体" w:cs="Times New Roman"/>
                <w:sz w:val="32"/>
                <w:szCs w:val="32"/>
              </w:rPr>
            </w:pPr>
          </w:p>
        </w:tc>
      </w:tr>
      <w:tr w:rsidR="0050697F" w:rsidRPr="0050697F" w14:paraId="7F51D752" w14:textId="77777777" w:rsidTr="00B57DD5">
        <w:trPr>
          <w:trHeight w:val="567"/>
          <w:jc w:val="center"/>
        </w:trPr>
        <w:tc>
          <w:tcPr>
            <w:tcW w:w="500" w:type="pct"/>
            <w:vAlign w:val="bottom"/>
          </w:tcPr>
          <w:p w14:paraId="692B89C1" w14:textId="77777777" w:rsidR="0050697F" w:rsidRPr="0050697F" w:rsidRDefault="0050697F" w:rsidP="0050697F">
            <w:pPr>
              <w:spacing w:line="240" w:lineRule="auto"/>
              <w:ind w:firstLineChars="0" w:firstLine="0"/>
              <w:rPr>
                <w:rFonts w:eastAsia="方正小标宋简体" w:cs="Times New Roman"/>
                <w:sz w:val="32"/>
                <w:szCs w:val="32"/>
              </w:rPr>
            </w:pPr>
          </w:p>
        </w:tc>
        <w:tc>
          <w:tcPr>
            <w:tcW w:w="1000" w:type="pct"/>
            <w:vAlign w:val="bottom"/>
          </w:tcPr>
          <w:p w14:paraId="4650AA59" w14:textId="77777777" w:rsidR="0050697F" w:rsidRPr="0050697F" w:rsidRDefault="0050697F" w:rsidP="0050697F">
            <w:pPr>
              <w:spacing w:line="240" w:lineRule="auto"/>
              <w:ind w:firstLineChars="0" w:firstLine="0"/>
              <w:jc w:val="center"/>
              <w:rPr>
                <w:rFonts w:cs="Times New Roman"/>
                <w:b/>
                <w:bCs/>
                <w:sz w:val="32"/>
                <w:szCs w:val="32"/>
              </w:rPr>
            </w:pPr>
            <w:r w:rsidRPr="0050697F">
              <w:rPr>
                <w:rFonts w:cs="Times New Roman" w:hint="eastAsia"/>
                <w:b/>
                <w:bCs/>
                <w:sz w:val="32"/>
                <w:szCs w:val="32"/>
              </w:rPr>
              <w:t>姓</w:t>
            </w:r>
            <w:r w:rsidRPr="0050697F">
              <w:rPr>
                <w:rFonts w:cs="Times New Roman" w:hint="eastAsia"/>
                <w:b/>
                <w:bCs/>
                <w:sz w:val="32"/>
                <w:szCs w:val="32"/>
              </w:rPr>
              <w:t xml:space="preserve">    </w:t>
            </w:r>
            <w:r w:rsidRPr="0050697F">
              <w:rPr>
                <w:rFonts w:cs="Times New Roman" w:hint="eastAsia"/>
                <w:b/>
                <w:bCs/>
                <w:sz w:val="32"/>
                <w:szCs w:val="32"/>
              </w:rPr>
              <w:t>名</w:t>
            </w:r>
          </w:p>
        </w:tc>
        <w:tc>
          <w:tcPr>
            <w:tcW w:w="3001" w:type="pct"/>
            <w:tcBorders>
              <w:top w:val="single" w:sz="4" w:space="0" w:color="auto"/>
              <w:bottom w:val="single" w:sz="4" w:space="0" w:color="auto"/>
            </w:tcBorders>
            <w:vAlign w:val="bottom"/>
          </w:tcPr>
          <w:p w14:paraId="1FA3EE21" w14:textId="77777777" w:rsidR="0050697F" w:rsidRPr="0050697F" w:rsidRDefault="0050697F" w:rsidP="0050697F">
            <w:pPr>
              <w:spacing w:line="240" w:lineRule="auto"/>
              <w:ind w:firstLineChars="0" w:firstLine="0"/>
              <w:jc w:val="center"/>
              <w:rPr>
                <w:rFonts w:cs="Times New Roman"/>
                <w:b/>
                <w:bCs/>
                <w:sz w:val="32"/>
                <w:szCs w:val="32"/>
              </w:rPr>
            </w:pPr>
            <w:r w:rsidRPr="0050697F">
              <w:rPr>
                <w:rFonts w:cs="Times New Roman" w:hint="eastAsia"/>
                <w:b/>
                <w:bCs/>
                <w:sz w:val="32"/>
                <w:szCs w:val="32"/>
              </w:rPr>
              <w:t>郭</w:t>
            </w:r>
            <w:r w:rsidRPr="0050697F">
              <w:rPr>
                <w:rFonts w:cs="Times New Roman" w:hint="eastAsia"/>
                <w:b/>
                <w:bCs/>
                <w:sz w:val="32"/>
                <w:szCs w:val="32"/>
              </w:rPr>
              <w:t xml:space="preserve">  </w:t>
            </w:r>
            <w:r w:rsidRPr="0050697F">
              <w:rPr>
                <w:rFonts w:cs="Times New Roman" w:hint="eastAsia"/>
                <w:b/>
                <w:bCs/>
                <w:sz w:val="32"/>
                <w:szCs w:val="32"/>
              </w:rPr>
              <w:t>昊</w:t>
            </w:r>
          </w:p>
        </w:tc>
        <w:tc>
          <w:tcPr>
            <w:tcW w:w="499" w:type="pct"/>
            <w:vAlign w:val="bottom"/>
          </w:tcPr>
          <w:p w14:paraId="6EF31AA3" w14:textId="77777777" w:rsidR="0050697F" w:rsidRPr="0050697F" w:rsidRDefault="0050697F" w:rsidP="0050697F">
            <w:pPr>
              <w:spacing w:line="240" w:lineRule="auto"/>
              <w:ind w:firstLineChars="0" w:firstLine="0"/>
              <w:rPr>
                <w:rFonts w:eastAsia="方正小标宋简体" w:cs="Times New Roman"/>
                <w:sz w:val="32"/>
                <w:szCs w:val="32"/>
              </w:rPr>
            </w:pPr>
          </w:p>
        </w:tc>
      </w:tr>
      <w:tr w:rsidR="0050697F" w:rsidRPr="0050697F" w14:paraId="642F8BA4" w14:textId="77777777" w:rsidTr="00B57DD5">
        <w:trPr>
          <w:trHeight w:val="567"/>
          <w:jc w:val="center"/>
        </w:trPr>
        <w:tc>
          <w:tcPr>
            <w:tcW w:w="500" w:type="pct"/>
            <w:vAlign w:val="bottom"/>
          </w:tcPr>
          <w:p w14:paraId="01BE6B97" w14:textId="77777777" w:rsidR="0050697F" w:rsidRPr="0050697F" w:rsidRDefault="0050697F" w:rsidP="0050697F">
            <w:pPr>
              <w:spacing w:line="240" w:lineRule="auto"/>
              <w:ind w:firstLineChars="0" w:firstLine="0"/>
              <w:rPr>
                <w:rFonts w:eastAsia="方正小标宋简体" w:cs="Times New Roman"/>
                <w:sz w:val="32"/>
                <w:szCs w:val="32"/>
              </w:rPr>
            </w:pPr>
          </w:p>
        </w:tc>
        <w:tc>
          <w:tcPr>
            <w:tcW w:w="1000" w:type="pct"/>
            <w:vAlign w:val="bottom"/>
          </w:tcPr>
          <w:p w14:paraId="01322AA5" w14:textId="77777777" w:rsidR="0050697F" w:rsidRPr="0050697F" w:rsidRDefault="0050697F" w:rsidP="0050697F">
            <w:pPr>
              <w:spacing w:line="240" w:lineRule="auto"/>
              <w:ind w:firstLineChars="0" w:firstLine="0"/>
              <w:jc w:val="center"/>
              <w:rPr>
                <w:rFonts w:cs="Times New Roman"/>
                <w:b/>
                <w:bCs/>
                <w:sz w:val="32"/>
                <w:szCs w:val="32"/>
              </w:rPr>
            </w:pPr>
            <w:r w:rsidRPr="0050697F">
              <w:rPr>
                <w:rFonts w:cs="Times New Roman" w:hint="eastAsia"/>
                <w:b/>
                <w:bCs/>
                <w:sz w:val="32"/>
                <w:szCs w:val="32"/>
              </w:rPr>
              <w:t>承担内容</w:t>
            </w:r>
          </w:p>
        </w:tc>
        <w:tc>
          <w:tcPr>
            <w:tcW w:w="3001" w:type="pct"/>
            <w:tcBorders>
              <w:top w:val="single" w:sz="4" w:space="0" w:color="auto"/>
              <w:bottom w:val="single" w:sz="4" w:space="0" w:color="auto"/>
            </w:tcBorders>
            <w:vAlign w:val="bottom"/>
          </w:tcPr>
          <w:p w14:paraId="7C9AA48D" w14:textId="77777777" w:rsidR="0050697F" w:rsidRPr="0050697F" w:rsidRDefault="0050697F" w:rsidP="0050697F">
            <w:pPr>
              <w:spacing w:line="240" w:lineRule="auto"/>
              <w:ind w:firstLineChars="0" w:firstLine="0"/>
              <w:jc w:val="center"/>
              <w:rPr>
                <w:rFonts w:cs="Times New Roman"/>
                <w:b/>
                <w:bCs/>
                <w:sz w:val="32"/>
                <w:szCs w:val="32"/>
              </w:rPr>
            </w:pPr>
            <w:r w:rsidRPr="0050697F">
              <w:rPr>
                <w:rFonts w:cs="Times New Roman" w:hint="eastAsia"/>
                <w:b/>
                <w:bCs/>
                <w:sz w:val="32"/>
                <w:szCs w:val="32"/>
              </w:rPr>
              <w:t>代码编写、报告修改</w:t>
            </w:r>
          </w:p>
        </w:tc>
        <w:tc>
          <w:tcPr>
            <w:tcW w:w="499" w:type="pct"/>
            <w:vAlign w:val="bottom"/>
          </w:tcPr>
          <w:p w14:paraId="53A7B74B" w14:textId="77777777" w:rsidR="0050697F" w:rsidRPr="0050697F" w:rsidRDefault="0050697F" w:rsidP="0050697F">
            <w:pPr>
              <w:spacing w:line="240" w:lineRule="auto"/>
              <w:ind w:firstLineChars="0" w:firstLine="0"/>
              <w:rPr>
                <w:rFonts w:eastAsia="方正小标宋简体" w:cs="Times New Roman"/>
                <w:sz w:val="32"/>
                <w:szCs w:val="32"/>
              </w:rPr>
            </w:pPr>
          </w:p>
        </w:tc>
      </w:tr>
    </w:tbl>
    <w:p w14:paraId="0F0CF2CA" w14:textId="77777777" w:rsidR="0050697F" w:rsidRPr="0050697F" w:rsidRDefault="0050697F" w:rsidP="0050697F">
      <w:pPr>
        <w:topLinePunct w:val="0"/>
        <w:spacing w:after="499" w:line="278" w:lineRule="auto"/>
        <w:ind w:firstLineChars="0" w:firstLine="0"/>
        <w:jc w:val="left"/>
        <w:rPr>
          <w:rFonts w:ascii="等线" w:eastAsia="等线" w:hAnsi="等线" w:cs="Times New Roman" w:hint="eastAsia"/>
          <w:sz w:val="22"/>
          <w:szCs w:val="22"/>
          <w14:ligatures w14:val="standardContextual"/>
        </w:rPr>
        <w:sectPr w:rsidR="0050697F" w:rsidRPr="0050697F" w:rsidSect="0050697F">
          <w:headerReference w:type="even" r:id="rId9"/>
          <w:footerReference w:type="default" r:id="rId10"/>
          <w:pgSz w:w="11906" w:h="16838"/>
          <w:pgMar w:top="1701" w:right="1701" w:bottom="1701" w:left="1701" w:header="851" w:footer="992" w:gutter="0"/>
          <w:cols w:space="425"/>
          <w:docGrid w:type="lines" w:linePitch="312"/>
        </w:sectPr>
      </w:pPr>
    </w:p>
    <w:sdt>
      <w:sdtPr>
        <w:id w:val="-1048681130"/>
        <w:docPartObj>
          <w:docPartGallery w:val="Table of Contents"/>
          <w:docPartUnique/>
        </w:docPartObj>
      </w:sdtPr>
      <w:sdtEndPr>
        <w:rPr>
          <w:b/>
        </w:rPr>
      </w:sdtEndPr>
      <w:sdtContent>
        <w:p w14:paraId="3E99E439" w14:textId="77777777" w:rsidR="0057447D" w:rsidRPr="002C28D3" w:rsidRDefault="0057447D" w:rsidP="0057447D">
          <w:pPr>
            <w:pStyle w:val="aff4"/>
            <w:spacing w:before="480" w:after="360" w:line="400" w:lineRule="exact"/>
            <w:jc w:val="center"/>
            <w:outlineLvl w:val="8"/>
            <w:rPr>
              <w:rFonts w:eastAsia="黑体"/>
              <w:sz w:val="30"/>
              <w:szCs w:val="30"/>
            </w:rPr>
          </w:pPr>
          <w:r w:rsidRPr="002C28D3">
            <w:rPr>
              <w:rFonts w:eastAsia="黑体" w:hint="eastAsia"/>
              <w:sz w:val="30"/>
              <w:szCs w:val="30"/>
            </w:rPr>
            <w:t>目　录</w:t>
          </w:r>
        </w:p>
        <w:p w14:paraId="37AD5AA5" w14:textId="6D7E7A51" w:rsidR="00CA7ED2" w:rsidRDefault="0050697F">
          <w:pPr>
            <w:pStyle w:val="TOC1"/>
            <w:ind w:left="840" w:hanging="840"/>
            <w:rPr>
              <w:rFonts w:asciiTheme="minorHAnsi" w:eastAsiaTheme="minorEastAsia" w:hAnsiTheme="minorHAnsi" w:hint="eastAsia"/>
              <w:noProof/>
              <w:sz w:val="22"/>
              <w14:ligatures w14:val="standardContextual"/>
            </w:rPr>
          </w:pPr>
          <w:r w:rsidRPr="0050697F">
            <w:fldChar w:fldCharType="begin"/>
          </w:r>
          <w:r w:rsidRPr="0050697F">
            <w:instrText xml:space="preserve"> TOC \o "1-3" \h \z \u </w:instrText>
          </w:r>
          <w:r w:rsidRPr="0050697F">
            <w:fldChar w:fldCharType="separate"/>
          </w:r>
          <w:hyperlink w:anchor="_Toc180788472" w:history="1">
            <w:r w:rsidR="00CA7ED2" w:rsidRPr="001938F9">
              <w:rPr>
                <w:rStyle w:val="afff0"/>
                <w:rFonts w:ascii="黑体" w:hAnsi="黑体" w:hint="eastAsia"/>
                <w:noProof/>
              </w:rPr>
              <w:t>第一章</w:t>
            </w:r>
            <w:r w:rsidR="00CA7ED2" w:rsidRPr="001938F9">
              <w:rPr>
                <w:rStyle w:val="afff0"/>
                <w:rFonts w:hint="eastAsia"/>
                <w:noProof/>
              </w:rPr>
              <w:t xml:space="preserve"> </w:t>
            </w:r>
            <w:r w:rsidR="00CA7ED2" w:rsidRPr="001938F9">
              <w:rPr>
                <w:rStyle w:val="afff0"/>
                <w:rFonts w:hint="eastAsia"/>
                <w:noProof/>
              </w:rPr>
              <w:t>实验内容</w:t>
            </w:r>
            <w:r w:rsidR="00CA7ED2">
              <w:rPr>
                <w:rFonts w:hint="eastAsia"/>
                <w:noProof/>
                <w:webHidden/>
              </w:rPr>
              <w:tab/>
            </w:r>
            <w:r w:rsidR="00CA7ED2">
              <w:rPr>
                <w:rFonts w:hint="eastAsia"/>
                <w:noProof/>
                <w:webHidden/>
              </w:rPr>
              <w:fldChar w:fldCharType="begin"/>
            </w:r>
            <w:r w:rsidR="00CA7ED2">
              <w:rPr>
                <w:rFonts w:hint="eastAsia"/>
                <w:noProof/>
                <w:webHidden/>
              </w:rPr>
              <w:instrText xml:space="preserve"> </w:instrText>
            </w:r>
            <w:r w:rsidR="00CA7ED2">
              <w:rPr>
                <w:noProof/>
                <w:webHidden/>
              </w:rPr>
              <w:instrText>PAGEREF _Toc180788472 \h</w:instrText>
            </w:r>
            <w:r w:rsidR="00CA7ED2">
              <w:rPr>
                <w:rFonts w:hint="eastAsia"/>
                <w:noProof/>
                <w:webHidden/>
              </w:rPr>
              <w:instrText xml:space="preserve"> </w:instrText>
            </w:r>
            <w:r w:rsidR="00CA7ED2">
              <w:rPr>
                <w:rFonts w:hint="eastAsia"/>
                <w:noProof/>
                <w:webHidden/>
              </w:rPr>
            </w:r>
            <w:r w:rsidR="00CA7ED2">
              <w:rPr>
                <w:noProof/>
                <w:webHidden/>
              </w:rPr>
              <w:fldChar w:fldCharType="separate"/>
            </w:r>
            <w:r w:rsidR="009B48DF">
              <w:rPr>
                <w:noProof/>
                <w:webHidden/>
              </w:rPr>
              <w:t>1</w:t>
            </w:r>
            <w:r w:rsidR="00CA7ED2">
              <w:rPr>
                <w:rFonts w:hint="eastAsia"/>
                <w:noProof/>
                <w:webHidden/>
              </w:rPr>
              <w:fldChar w:fldCharType="end"/>
            </w:r>
          </w:hyperlink>
        </w:p>
        <w:p w14:paraId="107B4E2D" w14:textId="08FB9FBA" w:rsidR="00CA7ED2" w:rsidRDefault="00CA7ED2">
          <w:pPr>
            <w:pStyle w:val="TOC2"/>
            <w:ind w:left="840" w:hanging="432"/>
            <w:rPr>
              <w:rFonts w:asciiTheme="minorHAnsi" w:eastAsiaTheme="minorEastAsia" w:hAnsiTheme="minorHAnsi" w:hint="eastAsia"/>
              <w:noProof/>
              <w:sz w:val="22"/>
              <w14:ligatures w14:val="standardContextual"/>
            </w:rPr>
          </w:pPr>
          <w:hyperlink w:anchor="_Toc180788473" w:history="1">
            <w:r w:rsidRPr="001938F9">
              <w:rPr>
                <w:rStyle w:val="afff0"/>
                <w:rFonts w:hint="eastAsia"/>
                <w:b/>
                <w:noProof/>
              </w:rPr>
              <w:t>1.1</w:t>
            </w:r>
            <w:r w:rsidRPr="001938F9">
              <w:rPr>
                <w:rStyle w:val="afff0"/>
                <w:rFonts w:hint="eastAsia"/>
                <w:noProof/>
              </w:rPr>
              <w:t xml:space="preserve"> </w:t>
            </w:r>
            <w:r w:rsidRPr="001938F9">
              <w:rPr>
                <w:rStyle w:val="afff0"/>
                <w:rFonts w:hint="eastAsia"/>
                <w:noProof/>
              </w:rPr>
              <w:t>作业内容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_Toc180788473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1</w:t>
            </w:r>
            <w:r>
              <w:rPr>
                <w:rFonts w:hint="eastAsia"/>
                <w:noProof/>
                <w:webHidden/>
              </w:rPr>
              <w:fldChar w:fldCharType="end"/>
            </w:r>
          </w:hyperlink>
        </w:p>
        <w:p w14:paraId="6572CCD7" w14:textId="7245F3E2" w:rsidR="00CA7ED2" w:rsidRDefault="00CA7ED2">
          <w:pPr>
            <w:pStyle w:val="TOC2"/>
            <w:ind w:left="840" w:hanging="432"/>
            <w:rPr>
              <w:rFonts w:asciiTheme="minorHAnsi" w:eastAsiaTheme="minorEastAsia" w:hAnsiTheme="minorHAnsi" w:hint="eastAsia"/>
              <w:noProof/>
              <w:sz w:val="22"/>
              <w14:ligatures w14:val="standardContextual"/>
            </w:rPr>
          </w:pPr>
          <w:hyperlink w:anchor="_Toc180788474" w:history="1">
            <w:r w:rsidRPr="001938F9">
              <w:rPr>
                <w:rStyle w:val="afff0"/>
                <w:rFonts w:hint="eastAsia"/>
                <w:b/>
                <w:noProof/>
              </w:rPr>
              <w:t>1.2</w:t>
            </w:r>
            <w:r w:rsidRPr="001938F9">
              <w:rPr>
                <w:rStyle w:val="afff0"/>
                <w:rFonts w:hint="eastAsia"/>
                <w:noProof/>
              </w:rPr>
              <w:t xml:space="preserve"> </w:t>
            </w:r>
            <w:r w:rsidRPr="001938F9">
              <w:rPr>
                <w:rStyle w:val="afff0"/>
                <w:rFonts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_Toc180788474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1</w:t>
            </w:r>
            <w:r>
              <w:rPr>
                <w:rFonts w:hint="eastAsia"/>
                <w:noProof/>
                <w:webHidden/>
              </w:rPr>
              <w:fldChar w:fldCharType="end"/>
            </w:r>
          </w:hyperlink>
        </w:p>
        <w:p w14:paraId="002952AA" w14:textId="15EB069D" w:rsidR="00CA7ED2" w:rsidRDefault="00CA7ED2">
          <w:pPr>
            <w:pStyle w:val="TOC2"/>
            <w:ind w:left="840" w:hanging="432"/>
            <w:rPr>
              <w:rFonts w:asciiTheme="minorHAnsi" w:eastAsiaTheme="minorEastAsia" w:hAnsiTheme="minorHAnsi" w:hint="eastAsia"/>
              <w:noProof/>
              <w:sz w:val="22"/>
              <w14:ligatures w14:val="standardContextual"/>
            </w:rPr>
          </w:pPr>
          <w:hyperlink w:anchor="_Toc180788475" w:history="1">
            <w:r w:rsidRPr="001938F9">
              <w:rPr>
                <w:rStyle w:val="afff0"/>
                <w:rFonts w:hint="eastAsia"/>
                <w:b/>
                <w:noProof/>
              </w:rPr>
              <w:t>1.3</w:t>
            </w:r>
            <w:r w:rsidRPr="001938F9">
              <w:rPr>
                <w:rStyle w:val="afff0"/>
                <w:rFonts w:hint="eastAsia"/>
                <w:noProof/>
              </w:rPr>
              <w:t xml:space="preserve"> </w:t>
            </w:r>
            <w:r w:rsidRPr="001938F9">
              <w:rPr>
                <w:rStyle w:val="afff0"/>
                <w:rFonts w:hint="eastAsia"/>
                <w:noProof/>
              </w:rPr>
              <w:t>实验原理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_Toc180788475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1</w:t>
            </w:r>
            <w:r>
              <w:rPr>
                <w:rFonts w:hint="eastAsia"/>
                <w:noProof/>
                <w:webHidden/>
              </w:rPr>
              <w:fldChar w:fldCharType="end"/>
            </w:r>
          </w:hyperlink>
        </w:p>
        <w:p w14:paraId="4C54EF37" w14:textId="09FDF0BA" w:rsidR="00CA7ED2" w:rsidRDefault="00CA7ED2">
          <w:pPr>
            <w:pStyle w:val="TOC3"/>
            <w:rPr>
              <w:rFonts w:asciiTheme="minorHAnsi" w:eastAsiaTheme="minorEastAsia" w:hAnsiTheme="minorHAnsi" w:hint="eastAsia"/>
              <w:noProof/>
              <w:sz w:val="22"/>
              <w14:ligatures w14:val="standardContextual"/>
            </w:rPr>
          </w:pPr>
          <w:hyperlink w:anchor="_Toc180788476" w:history="1">
            <w:r w:rsidRPr="001938F9">
              <w:rPr>
                <w:rStyle w:val="afff0"/>
                <w:rFonts w:hint="eastAsia"/>
                <w:b/>
                <w:noProof/>
              </w:rPr>
              <w:t>1.3.1</w:t>
            </w:r>
            <w:r w:rsidRPr="001938F9">
              <w:rPr>
                <w:rStyle w:val="afff0"/>
                <w:rFonts w:hint="eastAsia"/>
                <w:noProof/>
              </w:rPr>
              <w:t xml:space="preserve"> BP</w:t>
            </w:r>
            <w:r w:rsidRPr="001938F9">
              <w:rPr>
                <w:rStyle w:val="afff0"/>
                <w:rFonts w:hint="eastAsia"/>
                <w:noProof/>
              </w:rPr>
              <w:t>神经网络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_Toc180788476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1</w:t>
            </w:r>
            <w:r>
              <w:rPr>
                <w:rFonts w:hint="eastAsia"/>
                <w:noProof/>
                <w:webHidden/>
              </w:rPr>
              <w:fldChar w:fldCharType="end"/>
            </w:r>
          </w:hyperlink>
        </w:p>
        <w:p w14:paraId="7169F84E" w14:textId="5F244C91" w:rsidR="00CA7ED2" w:rsidRDefault="00CA7ED2">
          <w:pPr>
            <w:pStyle w:val="TOC3"/>
            <w:rPr>
              <w:rFonts w:asciiTheme="minorHAnsi" w:eastAsiaTheme="minorEastAsia" w:hAnsiTheme="minorHAnsi" w:hint="eastAsia"/>
              <w:noProof/>
              <w:sz w:val="22"/>
              <w14:ligatures w14:val="standardContextual"/>
            </w:rPr>
          </w:pPr>
          <w:hyperlink w:anchor="_Toc180788477" w:history="1">
            <w:r w:rsidRPr="001938F9">
              <w:rPr>
                <w:rStyle w:val="afff0"/>
                <w:rFonts w:hint="eastAsia"/>
                <w:b/>
                <w:noProof/>
              </w:rPr>
              <w:t>1.3.2</w:t>
            </w:r>
            <w:r w:rsidRPr="001938F9">
              <w:rPr>
                <w:rStyle w:val="afff0"/>
                <w:rFonts w:hint="eastAsia"/>
                <w:noProof/>
              </w:rPr>
              <w:t xml:space="preserve"> </w:t>
            </w:r>
            <w:r w:rsidRPr="001938F9">
              <w:rPr>
                <w:rStyle w:val="afff0"/>
                <w:rFonts w:hint="eastAsia"/>
                <w:noProof/>
              </w:rPr>
              <w:t>支持向量机（</w:t>
            </w:r>
            <w:r w:rsidRPr="001938F9">
              <w:rPr>
                <w:rStyle w:val="afff0"/>
                <w:rFonts w:hint="eastAsia"/>
                <w:noProof/>
              </w:rPr>
              <w:t>SVM</w:t>
            </w:r>
            <w:r w:rsidRPr="001938F9">
              <w:rPr>
                <w:rStyle w:val="afff0"/>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_Toc180788477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3</w:t>
            </w:r>
            <w:r>
              <w:rPr>
                <w:rFonts w:hint="eastAsia"/>
                <w:noProof/>
                <w:webHidden/>
              </w:rPr>
              <w:fldChar w:fldCharType="end"/>
            </w:r>
          </w:hyperlink>
        </w:p>
        <w:p w14:paraId="0967C312" w14:textId="4F5D65EE" w:rsidR="00CA7ED2" w:rsidRDefault="00CA7ED2">
          <w:pPr>
            <w:pStyle w:val="TOC3"/>
            <w:rPr>
              <w:rFonts w:asciiTheme="minorHAnsi" w:eastAsiaTheme="minorEastAsia" w:hAnsiTheme="minorHAnsi" w:hint="eastAsia"/>
              <w:noProof/>
              <w:sz w:val="22"/>
              <w14:ligatures w14:val="standardContextual"/>
            </w:rPr>
          </w:pPr>
          <w:hyperlink w:anchor="_Toc180788478" w:history="1">
            <w:r w:rsidRPr="001938F9">
              <w:rPr>
                <w:rStyle w:val="afff0"/>
                <w:rFonts w:hint="eastAsia"/>
                <w:b/>
                <w:noProof/>
              </w:rPr>
              <w:t>1.3.3</w:t>
            </w:r>
            <w:r w:rsidRPr="001938F9">
              <w:rPr>
                <w:rStyle w:val="afff0"/>
                <w:rFonts w:hint="eastAsia"/>
                <w:noProof/>
              </w:rPr>
              <w:t xml:space="preserve"> </w:t>
            </w:r>
            <w:r w:rsidRPr="001938F9">
              <w:rPr>
                <w:rStyle w:val="afff0"/>
                <w:rFonts w:hint="eastAsia"/>
                <w:noProof/>
              </w:rPr>
              <w:t>性能指标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_Toc180788478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4</w:t>
            </w:r>
            <w:r>
              <w:rPr>
                <w:rFonts w:hint="eastAsia"/>
                <w:noProof/>
                <w:webHidden/>
              </w:rPr>
              <w:fldChar w:fldCharType="end"/>
            </w:r>
          </w:hyperlink>
        </w:p>
        <w:p w14:paraId="6CB35165" w14:textId="5029C624" w:rsidR="00CA7ED2" w:rsidRDefault="00CA7ED2">
          <w:pPr>
            <w:pStyle w:val="TOC1"/>
            <w:ind w:left="840" w:hanging="840"/>
            <w:rPr>
              <w:rFonts w:asciiTheme="minorHAnsi" w:eastAsiaTheme="minorEastAsia" w:hAnsiTheme="minorHAnsi" w:hint="eastAsia"/>
              <w:noProof/>
              <w:sz w:val="22"/>
              <w14:ligatures w14:val="standardContextual"/>
            </w:rPr>
          </w:pPr>
          <w:hyperlink w:anchor="_Toc180788479" w:history="1">
            <w:r w:rsidRPr="001938F9">
              <w:rPr>
                <w:rStyle w:val="afff0"/>
                <w:rFonts w:ascii="黑体" w:hAnsi="黑体" w:hint="eastAsia"/>
                <w:noProof/>
              </w:rPr>
              <w:t>第二章</w:t>
            </w:r>
            <w:r w:rsidRPr="001938F9">
              <w:rPr>
                <w:rStyle w:val="afff0"/>
                <w:rFonts w:hint="eastAsia"/>
                <w:noProof/>
              </w:rPr>
              <w:t xml:space="preserve"> </w:t>
            </w:r>
            <w:r w:rsidRPr="001938F9">
              <w:rPr>
                <w:rStyle w:val="afff0"/>
                <w:rFonts w:hint="eastAsia"/>
                <w:noProof/>
              </w:rPr>
              <w:t>数据预处理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_Toc180788479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6</w:t>
            </w:r>
            <w:r>
              <w:rPr>
                <w:rFonts w:hint="eastAsia"/>
                <w:noProof/>
                <w:webHidden/>
              </w:rPr>
              <w:fldChar w:fldCharType="end"/>
            </w:r>
          </w:hyperlink>
        </w:p>
        <w:p w14:paraId="364670F3" w14:textId="29B3F163" w:rsidR="00CA7ED2" w:rsidRDefault="00CA7ED2">
          <w:pPr>
            <w:pStyle w:val="TOC2"/>
            <w:ind w:left="840" w:hanging="432"/>
            <w:rPr>
              <w:rFonts w:asciiTheme="minorHAnsi" w:eastAsiaTheme="minorEastAsia" w:hAnsiTheme="minorHAnsi" w:hint="eastAsia"/>
              <w:noProof/>
              <w:sz w:val="22"/>
              <w14:ligatures w14:val="standardContextual"/>
            </w:rPr>
          </w:pPr>
          <w:hyperlink w:anchor="_Toc180788480" w:history="1">
            <w:r w:rsidRPr="001938F9">
              <w:rPr>
                <w:rStyle w:val="afff0"/>
                <w:rFonts w:hint="eastAsia"/>
                <w:b/>
                <w:noProof/>
              </w:rPr>
              <w:t>2.1</w:t>
            </w:r>
            <w:r w:rsidRPr="001938F9">
              <w:rPr>
                <w:rStyle w:val="afff0"/>
                <w:rFonts w:hint="eastAsia"/>
                <w:noProof/>
              </w:rPr>
              <w:t xml:space="preserve"> </w:t>
            </w:r>
            <w:r w:rsidRPr="001938F9">
              <w:rPr>
                <w:rStyle w:val="afff0"/>
                <w:rFonts w:hint="eastAsia"/>
                <w:noProof/>
              </w:rPr>
              <w:t>实验语言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_Toc180788480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6</w:t>
            </w:r>
            <w:r>
              <w:rPr>
                <w:rFonts w:hint="eastAsia"/>
                <w:noProof/>
                <w:webHidden/>
              </w:rPr>
              <w:fldChar w:fldCharType="end"/>
            </w:r>
          </w:hyperlink>
        </w:p>
        <w:p w14:paraId="4767EB6D" w14:textId="747B12C0" w:rsidR="00CA7ED2" w:rsidRDefault="00CA7ED2">
          <w:pPr>
            <w:pStyle w:val="TOC2"/>
            <w:ind w:left="840" w:hanging="432"/>
            <w:rPr>
              <w:rFonts w:asciiTheme="minorHAnsi" w:eastAsiaTheme="minorEastAsia" w:hAnsiTheme="minorHAnsi" w:hint="eastAsia"/>
              <w:noProof/>
              <w:sz w:val="22"/>
              <w14:ligatures w14:val="standardContextual"/>
            </w:rPr>
          </w:pPr>
          <w:hyperlink w:anchor="_Toc180788481" w:history="1">
            <w:r w:rsidRPr="001938F9">
              <w:rPr>
                <w:rStyle w:val="afff0"/>
                <w:rFonts w:hint="eastAsia"/>
                <w:b/>
                <w:noProof/>
              </w:rPr>
              <w:t>2.2</w:t>
            </w:r>
            <w:r w:rsidRPr="001938F9">
              <w:rPr>
                <w:rStyle w:val="afff0"/>
                <w:rFonts w:hint="eastAsia"/>
                <w:noProof/>
              </w:rPr>
              <w:t xml:space="preserve"> </w:t>
            </w:r>
            <w:r w:rsidRPr="001938F9">
              <w:rPr>
                <w:rStyle w:val="afff0"/>
                <w:rFonts w:hint="eastAsia"/>
                <w:noProof/>
              </w:rPr>
              <w:t>数据过滤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_Toc180788481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6</w:t>
            </w:r>
            <w:r>
              <w:rPr>
                <w:rFonts w:hint="eastAsia"/>
                <w:noProof/>
                <w:webHidden/>
              </w:rPr>
              <w:fldChar w:fldCharType="end"/>
            </w:r>
          </w:hyperlink>
        </w:p>
        <w:p w14:paraId="78BF8392" w14:textId="68793890" w:rsidR="00CA7ED2" w:rsidRDefault="00CA7ED2">
          <w:pPr>
            <w:pStyle w:val="TOC2"/>
            <w:ind w:left="840" w:hanging="432"/>
            <w:rPr>
              <w:rFonts w:asciiTheme="minorHAnsi" w:eastAsiaTheme="minorEastAsia" w:hAnsiTheme="minorHAnsi" w:hint="eastAsia"/>
              <w:noProof/>
              <w:sz w:val="22"/>
              <w14:ligatures w14:val="standardContextual"/>
            </w:rPr>
          </w:pPr>
          <w:hyperlink w:anchor="_Toc180788482" w:history="1">
            <w:r w:rsidRPr="001938F9">
              <w:rPr>
                <w:rStyle w:val="afff0"/>
                <w:rFonts w:hint="eastAsia"/>
                <w:b/>
                <w:noProof/>
              </w:rPr>
              <w:t>2.3</w:t>
            </w:r>
            <w:r w:rsidRPr="001938F9">
              <w:rPr>
                <w:rStyle w:val="afff0"/>
                <w:rFonts w:hint="eastAsia"/>
                <w:noProof/>
              </w:rPr>
              <w:t xml:space="preserve"> </w:t>
            </w:r>
            <w:r w:rsidRPr="001938F9">
              <w:rPr>
                <w:rStyle w:val="afff0"/>
                <w:rFonts w:hint="eastAsia"/>
                <w:noProof/>
              </w:rPr>
              <w:t>数据扩充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_Toc180788482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6</w:t>
            </w:r>
            <w:r>
              <w:rPr>
                <w:rFonts w:hint="eastAsia"/>
                <w:noProof/>
                <w:webHidden/>
              </w:rPr>
              <w:fldChar w:fldCharType="end"/>
            </w:r>
          </w:hyperlink>
        </w:p>
        <w:p w14:paraId="6627631C" w14:textId="62A99E1A" w:rsidR="00CA7ED2" w:rsidRDefault="00CA7ED2">
          <w:pPr>
            <w:pStyle w:val="TOC1"/>
            <w:ind w:left="840" w:hanging="840"/>
            <w:rPr>
              <w:rFonts w:asciiTheme="minorHAnsi" w:eastAsiaTheme="minorEastAsia" w:hAnsiTheme="minorHAnsi" w:hint="eastAsia"/>
              <w:noProof/>
              <w:sz w:val="22"/>
              <w14:ligatures w14:val="standardContextual"/>
            </w:rPr>
          </w:pPr>
          <w:hyperlink w:anchor="_Toc180788483" w:history="1">
            <w:r w:rsidRPr="001938F9">
              <w:rPr>
                <w:rStyle w:val="afff0"/>
                <w:rFonts w:ascii="黑体" w:hAnsi="黑体" w:hint="eastAsia"/>
                <w:noProof/>
              </w:rPr>
              <w:t>第三章</w:t>
            </w:r>
            <w:r w:rsidRPr="001938F9">
              <w:rPr>
                <w:rStyle w:val="afff0"/>
                <w:rFonts w:hint="eastAsia"/>
                <w:noProof/>
              </w:rPr>
              <w:t xml:space="preserve"> BP</w:t>
            </w:r>
            <w:r w:rsidRPr="001938F9">
              <w:rPr>
                <w:rStyle w:val="afff0"/>
                <w:rFonts w:hint="eastAsia"/>
                <w:noProof/>
              </w:rPr>
              <w:t>神经网络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_Toc180788483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7</w:t>
            </w:r>
            <w:r>
              <w:rPr>
                <w:rFonts w:hint="eastAsia"/>
                <w:noProof/>
                <w:webHidden/>
              </w:rPr>
              <w:fldChar w:fldCharType="end"/>
            </w:r>
          </w:hyperlink>
        </w:p>
        <w:p w14:paraId="101218BE" w14:textId="02DDEAB7" w:rsidR="00CA7ED2" w:rsidRDefault="00CA7ED2">
          <w:pPr>
            <w:pStyle w:val="TOC2"/>
            <w:ind w:left="840" w:hanging="432"/>
            <w:rPr>
              <w:rFonts w:asciiTheme="minorHAnsi" w:eastAsiaTheme="minorEastAsia" w:hAnsiTheme="minorHAnsi" w:hint="eastAsia"/>
              <w:noProof/>
              <w:sz w:val="22"/>
              <w14:ligatures w14:val="standardContextual"/>
            </w:rPr>
          </w:pPr>
          <w:hyperlink w:anchor="_Toc180788484" w:history="1">
            <w:r w:rsidRPr="001938F9">
              <w:rPr>
                <w:rStyle w:val="afff0"/>
                <w:rFonts w:hint="eastAsia"/>
                <w:b/>
                <w:noProof/>
              </w:rPr>
              <w:t>3.1</w:t>
            </w:r>
            <w:r w:rsidRPr="001938F9">
              <w:rPr>
                <w:rStyle w:val="afff0"/>
                <w:rFonts w:hint="eastAsia"/>
                <w:noProof/>
              </w:rPr>
              <w:t xml:space="preserve"> BP</w:t>
            </w:r>
            <w:r w:rsidRPr="001938F9">
              <w:rPr>
                <w:rStyle w:val="afff0"/>
                <w:rFonts w:hint="eastAsia"/>
                <w:noProof/>
              </w:rPr>
              <w:t>神经网络架构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_Toc180788484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7</w:t>
            </w:r>
            <w:r>
              <w:rPr>
                <w:rFonts w:hint="eastAsia"/>
                <w:noProof/>
                <w:webHidden/>
              </w:rPr>
              <w:fldChar w:fldCharType="end"/>
            </w:r>
          </w:hyperlink>
        </w:p>
        <w:p w14:paraId="214BF642" w14:textId="1B770D7F" w:rsidR="00CA7ED2" w:rsidRDefault="00CA7ED2">
          <w:pPr>
            <w:pStyle w:val="TOC3"/>
            <w:rPr>
              <w:rFonts w:asciiTheme="minorHAnsi" w:eastAsiaTheme="minorEastAsia" w:hAnsiTheme="minorHAnsi" w:hint="eastAsia"/>
              <w:noProof/>
              <w:sz w:val="22"/>
              <w14:ligatures w14:val="standardContextual"/>
            </w:rPr>
          </w:pPr>
          <w:hyperlink w:anchor="_Toc180788485" w:history="1">
            <w:r w:rsidRPr="001938F9">
              <w:rPr>
                <w:rStyle w:val="afff0"/>
                <w:rFonts w:hint="eastAsia"/>
                <w:b/>
                <w:noProof/>
              </w:rPr>
              <w:t>3.1.1</w:t>
            </w:r>
            <w:r w:rsidRPr="001938F9">
              <w:rPr>
                <w:rStyle w:val="afff0"/>
                <w:rFonts w:hint="eastAsia"/>
                <w:noProof/>
              </w:rPr>
              <w:t xml:space="preserve"> </w:t>
            </w:r>
            <w:r w:rsidRPr="001938F9">
              <w:rPr>
                <w:rStyle w:val="afff0"/>
                <w:rFonts w:hint="eastAsia"/>
                <w:noProof/>
              </w:rPr>
              <w:t>网络结构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_Toc180788485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7</w:t>
            </w:r>
            <w:r>
              <w:rPr>
                <w:rFonts w:hint="eastAsia"/>
                <w:noProof/>
                <w:webHidden/>
              </w:rPr>
              <w:fldChar w:fldCharType="end"/>
            </w:r>
          </w:hyperlink>
        </w:p>
        <w:p w14:paraId="7A331585" w14:textId="565F5B99" w:rsidR="00CA7ED2" w:rsidRDefault="00CA7ED2">
          <w:pPr>
            <w:pStyle w:val="TOC3"/>
            <w:rPr>
              <w:rFonts w:asciiTheme="minorHAnsi" w:eastAsiaTheme="minorEastAsia" w:hAnsiTheme="minorHAnsi" w:hint="eastAsia"/>
              <w:noProof/>
              <w:sz w:val="22"/>
              <w14:ligatures w14:val="standardContextual"/>
            </w:rPr>
          </w:pPr>
          <w:hyperlink w:anchor="_Toc180788486" w:history="1">
            <w:r w:rsidRPr="001938F9">
              <w:rPr>
                <w:rStyle w:val="afff0"/>
                <w:rFonts w:hint="eastAsia"/>
                <w:b/>
                <w:noProof/>
              </w:rPr>
              <w:t>3.1.2</w:t>
            </w:r>
            <w:r w:rsidRPr="001938F9">
              <w:rPr>
                <w:rStyle w:val="afff0"/>
                <w:rFonts w:hint="eastAsia"/>
                <w:noProof/>
              </w:rPr>
              <w:t xml:space="preserve"> </w:t>
            </w:r>
            <w:r w:rsidRPr="001938F9">
              <w:rPr>
                <w:rStyle w:val="afff0"/>
                <w:rFonts w:hint="eastAsia"/>
                <w:noProof/>
              </w:rPr>
              <w:t>参数设定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_Toc180788486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7</w:t>
            </w:r>
            <w:r>
              <w:rPr>
                <w:rFonts w:hint="eastAsia"/>
                <w:noProof/>
                <w:webHidden/>
              </w:rPr>
              <w:fldChar w:fldCharType="end"/>
            </w:r>
          </w:hyperlink>
        </w:p>
        <w:p w14:paraId="14CD7D77" w14:textId="65825E93" w:rsidR="00CA7ED2" w:rsidRDefault="00CA7ED2">
          <w:pPr>
            <w:pStyle w:val="TOC2"/>
            <w:ind w:left="840" w:hanging="432"/>
            <w:rPr>
              <w:rFonts w:asciiTheme="minorHAnsi" w:eastAsiaTheme="minorEastAsia" w:hAnsiTheme="minorHAnsi" w:hint="eastAsia"/>
              <w:noProof/>
              <w:sz w:val="22"/>
              <w14:ligatures w14:val="standardContextual"/>
            </w:rPr>
          </w:pPr>
          <w:hyperlink w:anchor="_Toc180788487" w:history="1">
            <w:r w:rsidRPr="001938F9">
              <w:rPr>
                <w:rStyle w:val="afff0"/>
                <w:rFonts w:hint="eastAsia"/>
                <w:b/>
                <w:noProof/>
              </w:rPr>
              <w:t>3.2</w:t>
            </w:r>
            <w:r w:rsidRPr="001938F9">
              <w:rPr>
                <w:rStyle w:val="afff0"/>
                <w:rFonts w:hint="eastAsia"/>
                <w:noProof/>
              </w:rPr>
              <w:t xml:space="preserve"> </w:t>
            </w:r>
            <w:r w:rsidRPr="001938F9">
              <w:rPr>
                <w:rStyle w:val="afff0"/>
                <w:rFonts w:hint="eastAsia"/>
                <w:noProof/>
              </w:rPr>
              <w:t>模型性能分析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_Toc180788487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7</w:t>
            </w:r>
            <w:r>
              <w:rPr>
                <w:rFonts w:hint="eastAsia"/>
                <w:noProof/>
                <w:webHidden/>
              </w:rPr>
              <w:fldChar w:fldCharType="end"/>
            </w:r>
          </w:hyperlink>
        </w:p>
        <w:p w14:paraId="2A52F24F" w14:textId="39AD1E67" w:rsidR="00CA7ED2" w:rsidRDefault="00CA7ED2">
          <w:pPr>
            <w:pStyle w:val="TOC2"/>
            <w:ind w:left="840" w:hanging="432"/>
            <w:rPr>
              <w:rFonts w:asciiTheme="minorHAnsi" w:eastAsiaTheme="minorEastAsia" w:hAnsiTheme="minorHAnsi" w:hint="eastAsia"/>
              <w:noProof/>
              <w:sz w:val="22"/>
              <w14:ligatures w14:val="standardContextual"/>
            </w:rPr>
          </w:pPr>
          <w:hyperlink w:anchor="_Toc180788488" w:history="1">
            <w:r w:rsidRPr="001938F9">
              <w:rPr>
                <w:rStyle w:val="afff0"/>
                <w:rFonts w:hint="eastAsia"/>
                <w:b/>
                <w:noProof/>
              </w:rPr>
              <w:t>3.3</w:t>
            </w:r>
            <w:r w:rsidRPr="001938F9">
              <w:rPr>
                <w:rStyle w:val="afff0"/>
                <w:rFonts w:hint="eastAsia"/>
                <w:noProof/>
              </w:rPr>
              <w:t xml:space="preserve"> </w:t>
            </w:r>
            <w:r w:rsidRPr="001938F9">
              <w:rPr>
                <w:rStyle w:val="afff0"/>
                <w:rFonts w:hint="eastAsia"/>
                <w:noProof/>
              </w:rPr>
              <w:t>模型改进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_Toc180788488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11</w:t>
            </w:r>
            <w:r>
              <w:rPr>
                <w:rFonts w:hint="eastAsia"/>
                <w:noProof/>
                <w:webHidden/>
              </w:rPr>
              <w:fldChar w:fldCharType="end"/>
            </w:r>
          </w:hyperlink>
        </w:p>
        <w:p w14:paraId="4B267D64" w14:textId="1F741D9A" w:rsidR="00CA7ED2" w:rsidRDefault="00CA7ED2">
          <w:pPr>
            <w:pStyle w:val="TOC3"/>
            <w:rPr>
              <w:rFonts w:asciiTheme="minorHAnsi" w:eastAsiaTheme="minorEastAsia" w:hAnsiTheme="minorHAnsi" w:hint="eastAsia"/>
              <w:noProof/>
              <w:sz w:val="22"/>
              <w14:ligatures w14:val="standardContextual"/>
            </w:rPr>
          </w:pPr>
          <w:hyperlink w:anchor="_Toc180788489" w:history="1">
            <w:r w:rsidRPr="001938F9">
              <w:rPr>
                <w:rStyle w:val="afff0"/>
                <w:rFonts w:hint="eastAsia"/>
                <w:b/>
                <w:noProof/>
              </w:rPr>
              <w:t>3.3.1</w:t>
            </w:r>
            <w:r w:rsidRPr="001938F9">
              <w:rPr>
                <w:rStyle w:val="afff0"/>
                <w:rFonts w:hint="eastAsia"/>
                <w:noProof/>
              </w:rPr>
              <w:t xml:space="preserve"> </w:t>
            </w:r>
            <w:r w:rsidRPr="001938F9">
              <w:rPr>
                <w:rStyle w:val="afff0"/>
                <w:rFonts w:hint="eastAsia"/>
                <w:noProof/>
              </w:rPr>
              <w:t>早停机制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_Toc180788489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11</w:t>
            </w:r>
            <w:r>
              <w:rPr>
                <w:rFonts w:hint="eastAsia"/>
                <w:noProof/>
                <w:webHidden/>
              </w:rPr>
              <w:fldChar w:fldCharType="end"/>
            </w:r>
          </w:hyperlink>
        </w:p>
        <w:p w14:paraId="1EA5441D" w14:textId="5778F70A" w:rsidR="00CA7ED2" w:rsidRDefault="00CA7ED2">
          <w:pPr>
            <w:pStyle w:val="TOC3"/>
            <w:rPr>
              <w:rFonts w:asciiTheme="minorHAnsi" w:eastAsiaTheme="minorEastAsia" w:hAnsiTheme="minorHAnsi" w:hint="eastAsia"/>
              <w:noProof/>
              <w:sz w:val="22"/>
              <w14:ligatures w14:val="standardContextual"/>
            </w:rPr>
          </w:pPr>
          <w:hyperlink w:anchor="_Toc180788490" w:history="1">
            <w:r w:rsidRPr="001938F9">
              <w:rPr>
                <w:rStyle w:val="afff0"/>
                <w:rFonts w:hint="eastAsia"/>
                <w:b/>
                <w:noProof/>
              </w:rPr>
              <w:t>3.3.2</w:t>
            </w:r>
            <w:r w:rsidRPr="001938F9">
              <w:rPr>
                <w:rStyle w:val="afff0"/>
                <w:rFonts w:hint="eastAsia"/>
                <w:noProof/>
              </w:rPr>
              <w:t xml:space="preserve"> </w:t>
            </w:r>
            <w:r w:rsidRPr="001938F9">
              <w:rPr>
                <w:rStyle w:val="afff0"/>
                <w:rFonts w:hint="eastAsia"/>
                <w:noProof/>
              </w:rPr>
              <w:t>自适应学习率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_Toc180788490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12</w:t>
            </w:r>
            <w:r>
              <w:rPr>
                <w:rFonts w:hint="eastAsia"/>
                <w:noProof/>
                <w:webHidden/>
              </w:rPr>
              <w:fldChar w:fldCharType="end"/>
            </w:r>
          </w:hyperlink>
        </w:p>
        <w:p w14:paraId="4532DDC2" w14:textId="58C5D643" w:rsidR="00CA7ED2" w:rsidRDefault="00CA7ED2">
          <w:pPr>
            <w:pStyle w:val="TOC1"/>
            <w:ind w:left="840" w:hanging="840"/>
            <w:rPr>
              <w:rFonts w:asciiTheme="minorHAnsi" w:eastAsiaTheme="minorEastAsia" w:hAnsiTheme="minorHAnsi" w:hint="eastAsia"/>
              <w:noProof/>
              <w:sz w:val="22"/>
              <w14:ligatures w14:val="standardContextual"/>
            </w:rPr>
          </w:pPr>
          <w:hyperlink w:anchor="_Toc180788491" w:history="1">
            <w:r w:rsidRPr="001938F9">
              <w:rPr>
                <w:rStyle w:val="afff0"/>
                <w:rFonts w:ascii="黑体" w:hAnsi="黑体" w:hint="eastAsia"/>
                <w:noProof/>
              </w:rPr>
              <w:t>第四章</w:t>
            </w:r>
            <w:r w:rsidRPr="001938F9">
              <w:rPr>
                <w:rStyle w:val="afff0"/>
                <w:rFonts w:hint="eastAsia"/>
                <w:noProof/>
              </w:rPr>
              <w:t xml:space="preserve"> </w:t>
            </w:r>
            <w:r w:rsidRPr="001938F9">
              <w:rPr>
                <w:rStyle w:val="afff0"/>
                <w:rFonts w:hint="eastAsia"/>
                <w:noProof/>
              </w:rPr>
              <w:t>支持向量机（</w:t>
            </w:r>
            <w:r w:rsidRPr="001938F9">
              <w:rPr>
                <w:rStyle w:val="afff0"/>
                <w:rFonts w:hint="eastAsia"/>
                <w:noProof/>
              </w:rPr>
              <w:t>SVM</w:t>
            </w:r>
            <w:r w:rsidRPr="001938F9">
              <w:rPr>
                <w:rStyle w:val="afff0"/>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_Toc180788491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15</w:t>
            </w:r>
            <w:r>
              <w:rPr>
                <w:rFonts w:hint="eastAsia"/>
                <w:noProof/>
                <w:webHidden/>
              </w:rPr>
              <w:fldChar w:fldCharType="end"/>
            </w:r>
          </w:hyperlink>
        </w:p>
        <w:p w14:paraId="4B72316B" w14:textId="4621FE47" w:rsidR="00CA7ED2" w:rsidRDefault="00CA7ED2">
          <w:pPr>
            <w:pStyle w:val="TOC2"/>
            <w:ind w:left="840" w:hanging="432"/>
            <w:rPr>
              <w:rFonts w:asciiTheme="minorHAnsi" w:eastAsiaTheme="minorEastAsia" w:hAnsiTheme="minorHAnsi" w:hint="eastAsia"/>
              <w:noProof/>
              <w:sz w:val="22"/>
              <w14:ligatures w14:val="standardContextual"/>
            </w:rPr>
          </w:pPr>
          <w:hyperlink w:anchor="_Toc180788492" w:history="1">
            <w:r w:rsidRPr="001938F9">
              <w:rPr>
                <w:rStyle w:val="afff0"/>
                <w:rFonts w:hint="eastAsia"/>
                <w:b/>
                <w:noProof/>
              </w:rPr>
              <w:t>4.1</w:t>
            </w:r>
            <w:r w:rsidRPr="001938F9">
              <w:rPr>
                <w:rStyle w:val="afff0"/>
                <w:rFonts w:hint="eastAsia"/>
                <w:noProof/>
              </w:rPr>
              <w:t xml:space="preserve"> </w:t>
            </w:r>
            <w:r w:rsidRPr="001938F9">
              <w:rPr>
                <w:rStyle w:val="afff0"/>
                <w:rFonts w:hint="eastAsia"/>
                <w:noProof/>
              </w:rPr>
              <w:t>模型预处理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_Toc180788492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15</w:t>
            </w:r>
            <w:r>
              <w:rPr>
                <w:rFonts w:hint="eastAsia"/>
                <w:noProof/>
                <w:webHidden/>
              </w:rPr>
              <w:fldChar w:fldCharType="end"/>
            </w:r>
          </w:hyperlink>
        </w:p>
        <w:p w14:paraId="76DEBCD2" w14:textId="1A2732E3" w:rsidR="00CA7ED2" w:rsidRDefault="00CA7ED2">
          <w:pPr>
            <w:pStyle w:val="TOC3"/>
            <w:rPr>
              <w:rFonts w:asciiTheme="minorHAnsi" w:eastAsiaTheme="minorEastAsia" w:hAnsiTheme="minorHAnsi" w:hint="eastAsia"/>
              <w:noProof/>
              <w:sz w:val="22"/>
              <w14:ligatures w14:val="standardContextual"/>
            </w:rPr>
          </w:pPr>
          <w:hyperlink w:anchor="_Toc180788493" w:history="1">
            <w:r w:rsidRPr="001938F9">
              <w:rPr>
                <w:rStyle w:val="afff0"/>
                <w:rFonts w:hint="eastAsia"/>
                <w:b/>
                <w:noProof/>
              </w:rPr>
              <w:t>4.1.1</w:t>
            </w:r>
            <w:r w:rsidRPr="001938F9">
              <w:rPr>
                <w:rStyle w:val="afff0"/>
                <w:rFonts w:hint="eastAsia"/>
                <w:noProof/>
              </w:rPr>
              <w:t xml:space="preserve"> </w:t>
            </w:r>
            <w:r w:rsidRPr="001938F9">
              <w:rPr>
                <w:rStyle w:val="afff0"/>
                <w:rFonts w:hint="eastAsia"/>
                <w:noProof/>
              </w:rPr>
              <w:t>数据标准化处理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_Toc180788493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15</w:t>
            </w:r>
            <w:r>
              <w:rPr>
                <w:rFonts w:hint="eastAsia"/>
                <w:noProof/>
                <w:webHidden/>
              </w:rPr>
              <w:fldChar w:fldCharType="end"/>
            </w:r>
          </w:hyperlink>
        </w:p>
        <w:p w14:paraId="59FEB428" w14:textId="3581787E" w:rsidR="00CA7ED2" w:rsidRDefault="00CA7ED2">
          <w:pPr>
            <w:pStyle w:val="TOC3"/>
            <w:rPr>
              <w:rFonts w:asciiTheme="minorHAnsi" w:eastAsiaTheme="minorEastAsia" w:hAnsiTheme="minorHAnsi" w:hint="eastAsia"/>
              <w:noProof/>
              <w:sz w:val="22"/>
              <w14:ligatures w14:val="standardContextual"/>
            </w:rPr>
          </w:pPr>
          <w:hyperlink w:anchor="_Toc180788494" w:history="1">
            <w:r w:rsidRPr="001938F9">
              <w:rPr>
                <w:rStyle w:val="afff0"/>
                <w:rFonts w:hint="eastAsia"/>
                <w:b/>
                <w:noProof/>
              </w:rPr>
              <w:t>4.1.2</w:t>
            </w:r>
            <w:r w:rsidRPr="001938F9">
              <w:rPr>
                <w:rStyle w:val="afff0"/>
                <w:rFonts w:hint="eastAsia"/>
                <w:noProof/>
              </w:rPr>
              <w:t xml:space="preserve"> 5</w:t>
            </w:r>
            <w:r w:rsidRPr="001938F9">
              <w:rPr>
                <w:rStyle w:val="afff0"/>
                <w:rFonts w:hint="eastAsia"/>
                <w:noProof/>
              </w:rPr>
              <w:t>折交叉验证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_Toc180788494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15</w:t>
            </w:r>
            <w:r>
              <w:rPr>
                <w:rFonts w:hint="eastAsia"/>
                <w:noProof/>
                <w:webHidden/>
              </w:rPr>
              <w:fldChar w:fldCharType="end"/>
            </w:r>
          </w:hyperlink>
        </w:p>
        <w:p w14:paraId="1B5243B7" w14:textId="4BCEFE28" w:rsidR="00CA7ED2" w:rsidRDefault="00CA7ED2">
          <w:pPr>
            <w:pStyle w:val="TOC2"/>
            <w:ind w:left="840" w:hanging="432"/>
            <w:rPr>
              <w:rFonts w:asciiTheme="minorHAnsi" w:eastAsiaTheme="minorEastAsia" w:hAnsiTheme="minorHAnsi" w:hint="eastAsia"/>
              <w:noProof/>
              <w:sz w:val="22"/>
              <w14:ligatures w14:val="standardContextual"/>
            </w:rPr>
          </w:pPr>
          <w:hyperlink w:anchor="_Toc180788495" w:history="1">
            <w:r w:rsidRPr="001938F9">
              <w:rPr>
                <w:rStyle w:val="afff0"/>
                <w:rFonts w:hint="eastAsia"/>
                <w:b/>
                <w:noProof/>
              </w:rPr>
              <w:t>4.2</w:t>
            </w:r>
            <w:r w:rsidRPr="001938F9">
              <w:rPr>
                <w:rStyle w:val="afff0"/>
                <w:rFonts w:hint="eastAsia"/>
                <w:noProof/>
              </w:rPr>
              <w:t xml:space="preserve"> SVM</w:t>
            </w:r>
            <w:r w:rsidRPr="001938F9">
              <w:rPr>
                <w:rStyle w:val="afff0"/>
                <w:rFonts w:hint="eastAsia"/>
                <w:noProof/>
              </w:rPr>
              <w:t>的性能指标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_Toc180788495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15</w:t>
            </w:r>
            <w:r>
              <w:rPr>
                <w:rFonts w:hint="eastAsia"/>
                <w:noProof/>
                <w:webHidden/>
              </w:rPr>
              <w:fldChar w:fldCharType="end"/>
            </w:r>
          </w:hyperlink>
        </w:p>
        <w:p w14:paraId="3DFC8D83" w14:textId="1454481A" w:rsidR="00CA7ED2" w:rsidRDefault="00CA7ED2">
          <w:pPr>
            <w:pStyle w:val="TOC2"/>
            <w:ind w:left="840" w:hanging="432"/>
            <w:rPr>
              <w:rFonts w:asciiTheme="minorHAnsi" w:eastAsiaTheme="minorEastAsia" w:hAnsiTheme="minorHAnsi" w:hint="eastAsia"/>
              <w:noProof/>
              <w:sz w:val="22"/>
              <w14:ligatures w14:val="standardContextual"/>
            </w:rPr>
          </w:pPr>
          <w:hyperlink w:anchor="_Toc180788496" w:history="1">
            <w:r w:rsidRPr="001938F9">
              <w:rPr>
                <w:rStyle w:val="afff0"/>
                <w:rFonts w:hint="eastAsia"/>
                <w:b/>
                <w:noProof/>
              </w:rPr>
              <w:t>4.3</w:t>
            </w:r>
            <w:r w:rsidRPr="001938F9">
              <w:rPr>
                <w:rStyle w:val="afff0"/>
                <w:rFonts w:hint="eastAsia"/>
                <w:noProof/>
              </w:rPr>
              <w:t xml:space="preserve"> </w:t>
            </w:r>
            <w:r w:rsidRPr="001938F9">
              <w:rPr>
                <w:rStyle w:val="afff0"/>
                <w:rFonts w:hint="eastAsia"/>
                <w:noProof/>
              </w:rPr>
              <w:t>不同核函数的</w:t>
            </w:r>
            <w:r w:rsidRPr="001938F9">
              <w:rPr>
                <w:rStyle w:val="afff0"/>
                <w:rFonts w:hint="eastAsia"/>
                <w:noProof/>
              </w:rPr>
              <w:t>SVM</w:t>
            </w:r>
            <w:r w:rsidRPr="001938F9">
              <w:rPr>
                <w:rStyle w:val="afff0"/>
                <w:rFonts w:hint="eastAsia"/>
                <w:noProof/>
              </w:rPr>
              <w:t>对比分析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_Toc180788496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17</w:t>
            </w:r>
            <w:r>
              <w:rPr>
                <w:rFonts w:hint="eastAsia"/>
                <w:noProof/>
                <w:webHidden/>
              </w:rPr>
              <w:fldChar w:fldCharType="end"/>
            </w:r>
          </w:hyperlink>
        </w:p>
        <w:p w14:paraId="1CCD9FC0" w14:textId="5129CC3B" w:rsidR="00CA7ED2" w:rsidRDefault="00CA7ED2">
          <w:pPr>
            <w:pStyle w:val="TOC2"/>
            <w:ind w:left="840" w:hanging="432"/>
            <w:rPr>
              <w:rFonts w:asciiTheme="minorHAnsi" w:eastAsiaTheme="minorEastAsia" w:hAnsiTheme="minorHAnsi" w:hint="eastAsia"/>
              <w:noProof/>
              <w:sz w:val="22"/>
              <w14:ligatures w14:val="standardContextual"/>
            </w:rPr>
          </w:pPr>
          <w:hyperlink w:anchor="_Toc180788497" w:history="1">
            <w:r w:rsidRPr="001938F9">
              <w:rPr>
                <w:rStyle w:val="afff0"/>
                <w:rFonts w:hint="eastAsia"/>
                <w:b/>
                <w:noProof/>
              </w:rPr>
              <w:t>4.4</w:t>
            </w:r>
            <w:r w:rsidRPr="001938F9">
              <w:rPr>
                <w:rStyle w:val="afff0"/>
                <w:rFonts w:hint="eastAsia"/>
                <w:noProof/>
              </w:rPr>
              <w:t xml:space="preserve"> </w:t>
            </w:r>
            <w:r w:rsidRPr="001938F9">
              <w:rPr>
                <w:rStyle w:val="afff0"/>
                <w:rFonts w:hint="eastAsia"/>
                <w:noProof/>
              </w:rPr>
              <w:t>特征组合分析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_Toc180788497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18</w:t>
            </w:r>
            <w:r>
              <w:rPr>
                <w:rFonts w:hint="eastAsia"/>
                <w:noProof/>
                <w:webHidden/>
              </w:rPr>
              <w:fldChar w:fldCharType="end"/>
            </w:r>
          </w:hyperlink>
        </w:p>
        <w:p w14:paraId="17765554" w14:textId="7258A5BF" w:rsidR="00CA7ED2" w:rsidRDefault="00CA7ED2">
          <w:pPr>
            <w:pStyle w:val="TOC1"/>
            <w:ind w:left="840" w:hanging="840"/>
            <w:rPr>
              <w:rFonts w:asciiTheme="minorHAnsi" w:eastAsiaTheme="minorEastAsia" w:hAnsiTheme="minorHAnsi" w:hint="eastAsia"/>
              <w:noProof/>
              <w:sz w:val="22"/>
              <w14:ligatures w14:val="standardContextual"/>
            </w:rPr>
          </w:pPr>
          <w:hyperlink w:anchor="_Toc180788498" w:history="1">
            <w:r w:rsidRPr="001938F9">
              <w:rPr>
                <w:rStyle w:val="afff0"/>
                <w:rFonts w:ascii="黑体" w:hAnsi="黑体" w:hint="eastAsia"/>
                <w:noProof/>
              </w:rPr>
              <w:t>第五章</w:t>
            </w:r>
            <w:r w:rsidRPr="001938F9">
              <w:rPr>
                <w:rStyle w:val="afff0"/>
                <w:rFonts w:hint="eastAsia"/>
                <w:noProof/>
              </w:rPr>
              <w:t xml:space="preserve"> </w:t>
            </w:r>
            <w:r w:rsidRPr="001938F9">
              <w:rPr>
                <w:rStyle w:val="afff0"/>
                <w:rFonts w:hint="eastAsia"/>
                <w:noProof/>
              </w:rPr>
              <w:t>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_Toc180788498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21</w:t>
            </w:r>
            <w:r>
              <w:rPr>
                <w:rFonts w:hint="eastAsia"/>
                <w:noProof/>
                <w:webHidden/>
              </w:rPr>
              <w:fldChar w:fldCharType="end"/>
            </w:r>
          </w:hyperlink>
        </w:p>
        <w:p w14:paraId="31B4436B" w14:textId="78A0611F" w:rsidR="00CA7ED2" w:rsidRDefault="00CA7ED2">
          <w:pPr>
            <w:pStyle w:val="TOC2"/>
            <w:ind w:left="840" w:hanging="432"/>
            <w:rPr>
              <w:rFonts w:asciiTheme="minorHAnsi" w:eastAsiaTheme="minorEastAsia" w:hAnsiTheme="minorHAnsi" w:hint="eastAsia"/>
              <w:noProof/>
              <w:sz w:val="22"/>
              <w14:ligatures w14:val="standardContextual"/>
            </w:rPr>
          </w:pPr>
          <w:hyperlink w:anchor="_Toc180788499" w:history="1">
            <w:r w:rsidRPr="001938F9">
              <w:rPr>
                <w:rStyle w:val="afff0"/>
                <w:rFonts w:hint="eastAsia"/>
                <w:b/>
                <w:noProof/>
              </w:rPr>
              <w:t>5.1</w:t>
            </w:r>
            <w:r w:rsidRPr="001938F9">
              <w:rPr>
                <w:rStyle w:val="afff0"/>
                <w:rFonts w:hint="eastAsia"/>
                <w:noProof/>
              </w:rPr>
              <w:t xml:space="preserve"> BP</w:t>
            </w:r>
            <w:r w:rsidRPr="001938F9">
              <w:rPr>
                <w:rStyle w:val="afff0"/>
                <w:rFonts w:hint="eastAsia"/>
                <w:noProof/>
              </w:rPr>
              <w:t>与</w:t>
            </w:r>
            <w:r w:rsidRPr="001938F9">
              <w:rPr>
                <w:rStyle w:val="afff0"/>
                <w:rFonts w:hint="eastAsia"/>
                <w:noProof/>
              </w:rPr>
              <w:t>SVM</w:t>
            </w:r>
            <w:r w:rsidRPr="001938F9">
              <w:rPr>
                <w:rStyle w:val="afff0"/>
                <w:rFonts w:hint="eastAsia"/>
                <w:noProof/>
              </w:rPr>
              <w:t>对比分析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_Toc180788499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21</w:t>
            </w:r>
            <w:r>
              <w:rPr>
                <w:rFonts w:hint="eastAsia"/>
                <w:noProof/>
                <w:webHidden/>
              </w:rPr>
              <w:fldChar w:fldCharType="end"/>
            </w:r>
          </w:hyperlink>
        </w:p>
        <w:p w14:paraId="6B8B39C8" w14:textId="08CE80BE" w:rsidR="00CA7ED2" w:rsidRDefault="00CA7ED2">
          <w:pPr>
            <w:pStyle w:val="TOC2"/>
            <w:ind w:left="840" w:hanging="432"/>
            <w:rPr>
              <w:rFonts w:asciiTheme="minorHAnsi" w:eastAsiaTheme="minorEastAsia" w:hAnsiTheme="minorHAnsi" w:hint="eastAsia"/>
              <w:noProof/>
              <w:sz w:val="22"/>
              <w14:ligatures w14:val="standardContextual"/>
            </w:rPr>
          </w:pPr>
          <w:hyperlink w:anchor="_Toc180788500" w:history="1">
            <w:r w:rsidRPr="001938F9">
              <w:rPr>
                <w:rStyle w:val="afff0"/>
                <w:rFonts w:hint="eastAsia"/>
                <w:noProof/>
              </w:rPr>
              <w:t>5.2</w:t>
            </w:r>
            <w:r w:rsidRPr="001938F9">
              <w:rPr>
                <w:rStyle w:val="afff0"/>
                <w:rFonts w:hint="eastAsia"/>
                <w:noProof/>
              </w:rPr>
              <w:t>调整与改进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_Toc180788500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22</w:t>
            </w:r>
            <w:r>
              <w:rPr>
                <w:rFonts w:hint="eastAsia"/>
                <w:noProof/>
                <w:webHidden/>
              </w:rPr>
              <w:fldChar w:fldCharType="end"/>
            </w:r>
          </w:hyperlink>
        </w:p>
        <w:p w14:paraId="5734ACA9" w14:textId="7259B206" w:rsidR="00CA7ED2" w:rsidRDefault="00CA7ED2">
          <w:pPr>
            <w:pStyle w:val="TOC1"/>
            <w:ind w:left="840" w:hanging="840"/>
            <w:rPr>
              <w:rFonts w:asciiTheme="minorHAnsi" w:eastAsiaTheme="minorEastAsia" w:hAnsiTheme="minorHAnsi" w:hint="eastAsia"/>
              <w:noProof/>
              <w:sz w:val="22"/>
              <w14:ligatures w14:val="standardContextual"/>
            </w:rPr>
          </w:pPr>
          <w:hyperlink w:anchor="_Toc180788501" w:history="1">
            <w:r w:rsidRPr="001938F9">
              <w:rPr>
                <w:rStyle w:val="afff0"/>
                <w:rFonts w:hint="eastAsia"/>
                <w:noProof/>
              </w:rPr>
              <w:t>附录：代码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_Toc180788501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23</w:t>
            </w:r>
            <w:r>
              <w:rPr>
                <w:rFonts w:hint="eastAsia"/>
                <w:noProof/>
                <w:webHidden/>
              </w:rPr>
              <w:fldChar w:fldCharType="end"/>
            </w:r>
          </w:hyperlink>
        </w:p>
        <w:p w14:paraId="1AD0A4BE" w14:textId="4EF787C7" w:rsidR="00CA7ED2" w:rsidRDefault="00CA7ED2">
          <w:pPr>
            <w:pStyle w:val="TOC2"/>
            <w:ind w:left="840" w:hanging="432"/>
            <w:rPr>
              <w:rFonts w:asciiTheme="minorHAnsi" w:eastAsiaTheme="minorEastAsia" w:hAnsiTheme="minorHAnsi" w:hint="eastAsia"/>
              <w:noProof/>
              <w:sz w:val="22"/>
              <w14:ligatures w14:val="standardContextual"/>
            </w:rPr>
          </w:pPr>
          <w:hyperlink w:anchor="_Toc180788502" w:history="1">
            <w:r w:rsidRPr="001938F9">
              <w:rPr>
                <w:rStyle w:val="afff0"/>
                <w:rFonts w:hint="eastAsia"/>
                <w:noProof/>
              </w:rPr>
              <w:t>BP</w:t>
            </w:r>
            <w:r w:rsidRPr="001938F9">
              <w:rPr>
                <w:rStyle w:val="afff0"/>
                <w:rFonts w:hint="eastAsia"/>
                <w:noProof/>
              </w:rPr>
              <w:t>神经网络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_Toc180788502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23</w:t>
            </w:r>
            <w:r>
              <w:rPr>
                <w:rFonts w:hint="eastAsia"/>
                <w:noProof/>
                <w:webHidden/>
              </w:rPr>
              <w:fldChar w:fldCharType="end"/>
            </w:r>
          </w:hyperlink>
        </w:p>
        <w:p w14:paraId="514CBC3A" w14:textId="48661648" w:rsidR="00CA7ED2" w:rsidRDefault="00CA7ED2">
          <w:pPr>
            <w:pStyle w:val="TOC3"/>
            <w:rPr>
              <w:rFonts w:asciiTheme="minorHAnsi" w:eastAsiaTheme="minorEastAsia" w:hAnsiTheme="minorHAnsi" w:hint="eastAsia"/>
              <w:noProof/>
              <w:sz w:val="22"/>
              <w14:ligatures w14:val="standardContextual"/>
            </w:rPr>
          </w:pPr>
          <w:hyperlink w:anchor="_Toc180788503" w:history="1">
            <w:r w:rsidRPr="001938F9">
              <w:rPr>
                <w:rStyle w:val="afff0"/>
                <w:rFonts w:hint="eastAsia"/>
                <w:noProof/>
              </w:rPr>
              <w:t>①</w:t>
            </w:r>
            <w:r w:rsidRPr="001938F9">
              <w:rPr>
                <w:rStyle w:val="afff0"/>
                <w:rFonts w:hint="eastAsia"/>
                <w:noProof/>
              </w:rPr>
              <w:t>xto.py</w:t>
            </w:r>
            <w:r w:rsidRPr="001938F9">
              <w:rPr>
                <w:rStyle w:val="afff0"/>
                <w:rFonts w:hint="eastAsia"/>
                <w:noProof/>
              </w:rPr>
              <w:t>（数据预处理）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_Toc180788503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23</w:t>
            </w:r>
            <w:r>
              <w:rPr>
                <w:rFonts w:hint="eastAsia"/>
                <w:noProof/>
                <w:webHidden/>
              </w:rPr>
              <w:fldChar w:fldCharType="end"/>
            </w:r>
          </w:hyperlink>
        </w:p>
        <w:p w14:paraId="07DDE78C" w14:textId="13E51662" w:rsidR="00CA7ED2" w:rsidRDefault="00CA7ED2">
          <w:pPr>
            <w:pStyle w:val="TOC3"/>
            <w:rPr>
              <w:rFonts w:asciiTheme="minorHAnsi" w:eastAsiaTheme="minorEastAsia" w:hAnsiTheme="minorHAnsi" w:hint="eastAsia"/>
              <w:noProof/>
              <w:sz w:val="22"/>
              <w14:ligatures w14:val="standardContextual"/>
            </w:rPr>
          </w:pPr>
          <w:hyperlink w:anchor="_Toc180788504" w:history="1">
            <w:r w:rsidRPr="001938F9">
              <w:rPr>
                <w:rStyle w:val="afff0"/>
                <w:rFonts w:hint="eastAsia"/>
                <w:noProof/>
              </w:rPr>
              <w:t>②</w:t>
            </w:r>
            <w:r w:rsidRPr="001938F9">
              <w:rPr>
                <w:rStyle w:val="afff0"/>
                <w:rFonts w:hint="eastAsia"/>
                <w:noProof/>
              </w:rPr>
              <w:t>main.cpp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_Toc180788504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23</w:t>
            </w:r>
            <w:r>
              <w:rPr>
                <w:rFonts w:hint="eastAsia"/>
                <w:noProof/>
                <w:webHidden/>
              </w:rPr>
              <w:fldChar w:fldCharType="end"/>
            </w:r>
          </w:hyperlink>
        </w:p>
        <w:p w14:paraId="67089D9B" w14:textId="2FC842D1" w:rsidR="00CA7ED2" w:rsidRDefault="00CA7ED2">
          <w:pPr>
            <w:pStyle w:val="TOC3"/>
            <w:rPr>
              <w:rFonts w:asciiTheme="minorHAnsi" w:eastAsiaTheme="minorEastAsia" w:hAnsiTheme="minorHAnsi" w:hint="eastAsia"/>
              <w:noProof/>
              <w:sz w:val="22"/>
              <w14:ligatures w14:val="standardContextual"/>
            </w:rPr>
          </w:pPr>
          <w:hyperlink w:anchor="_Toc180788505" w:history="1">
            <w:r w:rsidRPr="001938F9">
              <w:rPr>
                <w:rStyle w:val="afff0"/>
                <w:rFonts w:hint="eastAsia"/>
                <w:noProof/>
              </w:rPr>
              <w:t>③</w:t>
            </w:r>
            <w:r w:rsidRPr="001938F9">
              <w:rPr>
                <w:rStyle w:val="afff0"/>
                <w:rFonts w:hint="eastAsia"/>
                <w:noProof/>
              </w:rPr>
              <w:t>bp.cpp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_Toc180788505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36</w:t>
            </w:r>
            <w:r>
              <w:rPr>
                <w:rFonts w:hint="eastAsia"/>
                <w:noProof/>
                <w:webHidden/>
              </w:rPr>
              <w:fldChar w:fldCharType="end"/>
            </w:r>
          </w:hyperlink>
        </w:p>
        <w:p w14:paraId="5093228B" w14:textId="221DB26E" w:rsidR="00CA7ED2" w:rsidRDefault="00CA7ED2">
          <w:pPr>
            <w:pStyle w:val="TOC2"/>
            <w:ind w:left="840" w:hanging="432"/>
            <w:rPr>
              <w:rFonts w:asciiTheme="minorHAnsi" w:eastAsiaTheme="minorEastAsia" w:hAnsiTheme="minorHAnsi" w:hint="eastAsia"/>
              <w:noProof/>
              <w:sz w:val="22"/>
              <w14:ligatures w14:val="standardContextual"/>
            </w:rPr>
          </w:pPr>
          <w:hyperlink w:anchor="_Toc180788506" w:history="1">
            <w:r w:rsidRPr="001938F9">
              <w:rPr>
                <w:rStyle w:val="afff0"/>
                <w:rFonts w:hint="eastAsia"/>
                <w:noProof/>
              </w:rPr>
              <w:t>SVM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_Toc180788506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40</w:t>
            </w:r>
            <w:r>
              <w:rPr>
                <w:rFonts w:hint="eastAsia"/>
                <w:noProof/>
                <w:webHidden/>
              </w:rPr>
              <w:fldChar w:fldCharType="end"/>
            </w:r>
          </w:hyperlink>
        </w:p>
        <w:p w14:paraId="37A1032A" w14:textId="51AAFE79" w:rsidR="00CA7ED2" w:rsidRDefault="00CA7ED2">
          <w:pPr>
            <w:pStyle w:val="TOC3"/>
            <w:rPr>
              <w:rFonts w:asciiTheme="minorHAnsi" w:eastAsiaTheme="minorEastAsia" w:hAnsiTheme="minorHAnsi" w:hint="eastAsia"/>
              <w:noProof/>
              <w:sz w:val="22"/>
              <w14:ligatures w14:val="standardContextual"/>
            </w:rPr>
          </w:pPr>
          <w:hyperlink w:anchor="_Toc180788507" w:history="1">
            <w:r w:rsidRPr="001938F9">
              <w:rPr>
                <w:rStyle w:val="afff0"/>
                <w:rFonts w:hint="eastAsia"/>
                <w:noProof/>
              </w:rPr>
              <w:t>①</w:t>
            </w:r>
            <w:r w:rsidRPr="001938F9">
              <w:rPr>
                <w:rStyle w:val="afff0"/>
                <w:rFonts w:hint="eastAsia"/>
                <w:noProof/>
              </w:rPr>
              <w:t>main.cpp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_Toc180788507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40</w:t>
            </w:r>
            <w:r>
              <w:rPr>
                <w:rFonts w:hint="eastAsia"/>
                <w:noProof/>
                <w:webHidden/>
              </w:rPr>
              <w:fldChar w:fldCharType="end"/>
            </w:r>
          </w:hyperlink>
        </w:p>
        <w:p w14:paraId="370345D7" w14:textId="6FA9676E" w:rsidR="00CA7ED2" w:rsidRDefault="00CA7ED2">
          <w:pPr>
            <w:pStyle w:val="TOC2"/>
            <w:ind w:left="840" w:hanging="432"/>
            <w:rPr>
              <w:rFonts w:asciiTheme="minorHAnsi" w:eastAsiaTheme="minorEastAsia" w:hAnsiTheme="minorHAnsi" w:hint="eastAsia"/>
              <w:noProof/>
              <w:sz w:val="22"/>
              <w14:ligatures w14:val="standardContextual"/>
            </w:rPr>
          </w:pPr>
          <w:hyperlink w:anchor="_Toc180788508" w:history="1">
            <w:r w:rsidRPr="001938F9">
              <w:rPr>
                <w:rStyle w:val="afff0"/>
                <w:rFonts w:hint="eastAsia"/>
                <w:noProof/>
              </w:rPr>
              <w:t>曲线绘制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_Toc180788508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55</w:t>
            </w:r>
            <w:r>
              <w:rPr>
                <w:rFonts w:hint="eastAsia"/>
                <w:noProof/>
                <w:webHidden/>
              </w:rPr>
              <w:fldChar w:fldCharType="end"/>
            </w:r>
          </w:hyperlink>
        </w:p>
        <w:p w14:paraId="139B0BF2" w14:textId="6ADC4C66" w:rsidR="00CA7ED2" w:rsidRDefault="00CA7ED2">
          <w:pPr>
            <w:pStyle w:val="TOC3"/>
            <w:rPr>
              <w:rFonts w:asciiTheme="minorHAnsi" w:eastAsiaTheme="minorEastAsia" w:hAnsiTheme="minorHAnsi" w:hint="eastAsia"/>
              <w:noProof/>
              <w:sz w:val="22"/>
              <w14:ligatures w14:val="standardContextual"/>
            </w:rPr>
          </w:pPr>
          <w:hyperlink w:anchor="_Toc180788509" w:history="1">
            <w:r w:rsidRPr="001938F9">
              <w:rPr>
                <w:rStyle w:val="afff0"/>
                <w:rFonts w:hint="eastAsia"/>
                <w:noProof/>
              </w:rPr>
              <w:t>①</w:t>
            </w:r>
            <w:r w:rsidRPr="001938F9">
              <w:rPr>
                <w:rStyle w:val="afff0"/>
                <w:rFonts w:hint="eastAsia"/>
                <w:noProof/>
              </w:rPr>
              <w:t>main.py</w:t>
            </w:r>
            <w:r w:rsidRPr="001938F9">
              <w:rPr>
                <w:rStyle w:val="afff0"/>
                <w:rFonts w:hint="eastAsia"/>
                <w:noProof/>
              </w:rPr>
              <w:t>（</w:t>
            </w:r>
            <w:r w:rsidRPr="001938F9">
              <w:rPr>
                <w:rStyle w:val="afff0"/>
                <w:rFonts w:hint="eastAsia"/>
                <w:noProof/>
              </w:rPr>
              <w:t>ROC</w:t>
            </w:r>
            <w:r w:rsidRPr="001938F9">
              <w:rPr>
                <w:rStyle w:val="afff0"/>
                <w:rFonts w:hint="eastAsia"/>
                <w:noProof/>
              </w:rPr>
              <w:t>曲线绘制）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_Toc180788509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55</w:t>
            </w:r>
            <w:r>
              <w:rPr>
                <w:rFonts w:hint="eastAsia"/>
                <w:noProof/>
                <w:webHidden/>
              </w:rPr>
              <w:fldChar w:fldCharType="end"/>
            </w:r>
          </w:hyperlink>
        </w:p>
        <w:p w14:paraId="3E25F74A" w14:textId="6541526A" w:rsidR="00CA7ED2" w:rsidRDefault="00CA7ED2">
          <w:pPr>
            <w:pStyle w:val="TOC3"/>
            <w:rPr>
              <w:rFonts w:asciiTheme="minorHAnsi" w:eastAsiaTheme="minorEastAsia" w:hAnsiTheme="minorHAnsi" w:hint="eastAsia"/>
              <w:noProof/>
              <w:sz w:val="22"/>
              <w14:ligatures w14:val="standardContextual"/>
            </w:rPr>
          </w:pPr>
          <w:hyperlink w:anchor="_Toc180788510" w:history="1">
            <w:r w:rsidRPr="001938F9">
              <w:rPr>
                <w:rStyle w:val="afff0"/>
                <w:rFonts w:hint="eastAsia"/>
                <w:noProof/>
              </w:rPr>
              <w:t>②</w:t>
            </w:r>
            <w:r w:rsidRPr="001938F9">
              <w:rPr>
                <w:rStyle w:val="afff0"/>
                <w:rFonts w:hint="eastAsia"/>
                <w:noProof/>
              </w:rPr>
              <w:t>main.py</w:t>
            </w:r>
            <w:r w:rsidRPr="001938F9">
              <w:rPr>
                <w:rStyle w:val="afff0"/>
                <w:rFonts w:hint="eastAsia"/>
                <w:noProof/>
              </w:rPr>
              <w:t>（数据可视化）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_Toc180788510 \h</w:instrText>
            </w:r>
            <w:r>
              <w:rPr>
                <w:rFonts w:hint="eastAsia"/>
                <w:noProof/>
                <w:webHidden/>
              </w:rPr>
              <w:instrText xml:space="preserve"> </w:instrText>
            </w:r>
            <w:r>
              <w:rPr>
                <w:rFonts w:hint="eastAsia"/>
                <w:noProof/>
                <w:webHidden/>
              </w:rPr>
            </w:r>
            <w:r>
              <w:rPr>
                <w:noProof/>
                <w:webHidden/>
              </w:rPr>
              <w:fldChar w:fldCharType="separate"/>
            </w:r>
            <w:r w:rsidR="009B48DF">
              <w:rPr>
                <w:noProof/>
                <w:webHidden/>
              </w:rPr>
              <w:t>57</w:t>
            </w:r>
            <w:r>
              <w:rPr>
                <w:rFonts w:hint="eastAsia"/>
                <w:noProof/>
                <w:webHidden/>
              </w:rPr>
              <w:fldChar w:fldCharType="end"/>
            </w:r>
          </w:hyperlink>
        </w:p>
        <w:p w14:paraId="44EC87C9" w14:textId="518CAA73" w:rsidR="0050697F" w:rsidRPr="0050697F" w:rsidRDefault="0050697F" w:rsidP="0050697F">
          <w:pPr>
            <w:ind w:firstLine="480"/>
          </w:pPr>
          <w:r w:rsidRPr="0050697F">
            <w:fldChar w:fldCharType="end"/>
          </w:r>
        </w:p>
      </w:sdtContent>
    </w:sdt>
    <w:p w14:paraId="1EF692FE" w14:textId="77777777" w:rsidR="004636D2" w:rsidRDefault="004636D2" w:rsidP="0050697F">
      <w:pPr>
        <w:ind w:firstLine="480"/>
        <w:sectPr w:rsidR="004636D2" w:rsidSect="004636D2">
          <w:headerReference w:type="default" r:id="rId11"/>
          <w:footerReference w:type="default" r:id="rId12"/>
          <w:pgSz w:w="11906" w:h="16838"/>
          <w:pgMar w:top="1440" w:right="1800" w:bottom="1440" w:left="1800" w:header="851" w:footer="992" w:gutter="0"/>
          <w:pgNumType w:start="1"/>
          <w:cols w:space="425"/>
          <w:docGrid w:type="lines" w:linePitch="312"/>
        </w:sectPr>
      </w:pPr>
    </w:p>
    <w:p w14:paraId="46D7CAA8" w14:textId="77777777" w:rsidR="0050697F" w:rsidRPr="008450FA" w:rsidRDefault="0050697F" w:rsidP="008450FA">
      <w:pPr>
        <w:pStyle w:val="1"/>
      </w:pPr>
      <w:bookmarkStart w:id="0" w:name="_Toc180613768"/>
      <w:bookmarkStart w:id="1" w:name="_Toc180788472"/>
      <w:r w:rsidRPr="008450FA">
        <w:rPr>
          <w:rFonts w:hint="eastAsia"/>
        </w:rPr>
        <w:lastRenderedPageBreak/>
        <w:t>实验内容</w:t>
      </w:r>
      <w:bookmarkEnd w:id="0"/>
      <w:bookmarkEnd w:id="1"/>
    </w:p>
    <w:p w14:paraId="5F8674A2" w14:textId="77777777" w:rsidR="0050697F" w:rsidRDefault="0050697F" w:rsidP="0050697F">
      <w:pPr>
        <w:pStyle w:val="2"/>
      </w:pPr>
      <w:bookmarkStart w:id="2" w:name="_Toc180613771"/>
      <w:bookmarkStart w:id="3" w:name="_Toc180788473"/>
      <w:r>
        <w:rPr>
          <w:rFonts w:hint="eastAsia"/>
        </w:rPr>
        <w:t>作业内容</w:t>
      </w:r>
      <w:bookmarkEnd w:id="2"/>
      <w:bookmarkEnd w:id="3"/>
    </w:p>
    <w:p w14:paraId="44355061" w14:textId="77777777" w:rsidR="0050697F" w:rsidRPr="009543EA" w:rsidRDefault="0050697F" w:rsidP="0050697F">
      <w:pPr>
        <w:pStyle w:val="afff8"/>
        <w:ind w:firstLine="480"/>
      </w:pPr>
      <w:r>
        <w:rPr>
          <w:rFonts w:hint="eastAsia"/>
        </w:rPr>
        <w:t>①</w:t>
      </w:r>
      <w:r w:rsidRPr="009543EA">
        <w:rPr>
          <w:rFonts w:hint="eastAsia"/>
        </w:rPr>
        <w:t>采用</w:t>
      </w:r>
      <w:r w:rsidRPr="009543EA">
        <w:rPr>
          <w:rFonts w:hint="eastAsia"/>
        </w:rPr>
        <w:t>BP</w:t>
      </w:r>
      <w:r w:rsidRPr="009543EA">
        <w:rPr>
          <w:rFonts w:hint="eastAsia"/>
        </w:rPr>
        <w:t>神经网络设计男女生分类器。采用的特征包括身高、体重、鞋码、</w:t>
      </w:r>
      <w:r w:rsidRPr="009543EA">
        <w:rPr>
          <w:rFonts w:hint="eastAsia"/>
        </w:rPr>
        <w:t>50m</w:t>
      </w:r>
      <w:r w:rsidRPr="009543EA">
        <w:rPr>
          <w:rFonts w:hint="eastAsia"/>
        </w:rPr>
        <w:t>成绩共</w:t>
      </w:r>
      <w:r w:rsidRPr="009543EA">
        <w:rPr>
          <w:rFonts w:hint="eastAsia"/>
        </w:rPr>
        <w:t>4</w:t>
      </w:r>
      <w:r w:rsidRPr="009543EA">
        <w:rPr>
          <w:rFonts w:hint="eastAsia"/>
        </w:rPr>
        <w:t>个特征，</w:t>
      </w:r>
      <w:r w:rsidRPr="009543EA">
        <w:rPr>
          <w:rFonts w:hint="eastAsia"/>
        </w:rPr>
        <w:t>BP</w:t>
      </w:r>
      <w:r w:rsidRPr="009543EA">
        <w:rPr>
          <w:rFonts w:hint="eastAsia"/>
        </w:rPr>
        <w:t>神经网络包含一个隐层，隐层结点数为</w:t>
      </w:r>
      <w:r w:rsidRPr="009543EA">
        <w:rPr>
          <w:rFonts w:hint="eastAsia"/>
        </w:rPr>
        <w:t>4</w:t>
      </w:r>
      <w:r w:rsidRPr="009543EA">
        <w:rPr>
          <w:rFonts w:hint="eastAsia"/>
        </w:rPr>
        <w:t>。要求：自行编写代码完成后向传播算法，采用交叉验证的方式实现对于性能指标的评判（包含</w:t>
      </w:r>
      <w:r w:rsidRPr="009543EA">
        <w:rPr>
          <w:rFonts w:hint="eastAsia"/>
        </w:rPr>
        <w:t>SE,SP,ACC</w:t>
      </w:r>
      <w:r w:rsidRPr="009543EA">
        <w:rPr>
          <w:rFonts w:hint="eastAsia"/>
        </w:rPr>
        <w:t>和</w:t>
      </w:r>
      <w:r w:rsidRPr="009543EA">
        <w:rPr>
          <w:rFonts w:hint="eastAsia"/>
        </w:rPr>
        <w:t>AUC</w:t>
      </w:r>
      <w:r w:rsidRPr="009543EA">
        <w:rPr>
          <w:rFonts w:hint="eastAsia"/>
        </w:rPr>
        <w:t>，</w:t>
      </w:r>
      <w:r w:rsidRPr="009543EA">
        <w:rPr>
          <w:rFonts w:hint="eastAsia"/>
        </w:rPr>
        <w:t>AUC</w:t>
      </w:r>
      <w:r w:rsidRPr="009543EA">
        <w:rPr>
          <w:rFonts w:hint="eastAsia"/>
        </w:rPr>
        <w:t>的计算可以基于平台的软件包）。</w:t>
      </w:r>
    </w:p>
    <w:p w14:paraId="4C5977CC" w14:textId="77777777" w:rsidR="0050697F" w:rsidRPr="0057119C" w:rsidRDefault="0050697F" w:rsidP="0050697F">
      <w:pPr>
        <w:pStyle w:val="afff8"/>
        <w:ind w:firstLine="480"/>
      </w:pPr>
      <w:r>
        <w:rPr>
          <w:rFonts w:hint="eastAsia"/>
        </w:rPr>
        <w:t>②</w:t>
      </w:r>
      <w:r w:rsidRPr="009543EA">
        <w:rPr>
          <w:rFonts w:hint="eastAsia"/>
        </w:rPr>
        <w:t>采用</w:t>
      </w:r>
      <w:r w:rsidRPr="009543EA">
        <w:rPr>
          <w:rFonts w:hint="eastAsia"/>
        </w:rPr>
        <w:t>SVM</w:t>
      </w:r>
      <w:r w:rsidRPr="009543EA">
        <w:rPr>
          <w:rFonts w:hint="eastAsia"/>
        </w:rPr>
        <w:t>设计男女生分类器。采用的特征包含身高、体重、鞋码、</w:t>
      </w:r>
      <w:r w:rsidRPr="009543EA">
        <w:rPr>
          <w:rFonts w:hint="eastAsia"/>
        </w:rPr>
        <w:t>50m</w:t>
      </w:r>
      <w:r w:rsidRPr="009543EA">
        <w:rPr>
          <w:rFonts w:hint="eastAsia"/>
        </w:rPr>
        <w:t>成绩共</w:t>
      </w:r>
      <w:r w:rsidRPr="009543EA">
        <w:rPr>
          <w:rFonts w:hint="eastAsia"/>
        </w:rPr>
        <w:t>4</w:t>
      </w:r>
      <w:r w:rsidRPr="009543EA">
        <w:rPr>
          <w:rFonts w:hint="eastAsia"/>
        </w:rPr>
        <w:t>个特征。要求：采用平台提供的软件包进行分类器的设计以及测试，尝试不同的核函数设计分类器，采用交叉验证的方式实现对于性能指标的评判（包含</w:t>
      </w:r>
      <w:r w:rsidRPr="009543EA">
        <w:rPr>
          <w:rFonts w:hint="eastAsia"/>
        </w:rPr>
        <w:t>SE,SP,ACC</w:t>
      </w:r>
      <w:r w:rsidRPr="009543EA">
        <w:rPr>
          <w:rFonts w:hint="eastAsia"/>
        </w:rPr>
        <w:t>和</w:t>
      </w:r>
      <w:r w:rsidRPr="009543EA">
        <w:rPr>
          <w:rFonts w:hint="eastAsia"/>
        </w:rPr>
        <w:t>AUC</w:t>
      </w:r>
      <w:r w:rsidRPr="009543EA">
        <w:rPr>
          <w:rFonts w:hint="eastAsia"/>
        </w:rPr>
        <w:t>，</w:t>
      </w:r>
      <w:r w:rsidRPr="009543EA">
        <w:rPr>
          <w:rFonts w:hint="eastAsia"/>
        </w:rPr>
        <w:t>AUC</w:t>
      </w:r>
      <w:r w:rsidRPr="009543EA">
        <w:rPr>
          <w:rFonts w:hint="eastAsia"/>
        </w:rPr>
        <w:t>的计算基于平台的软件包）</w:t>
      </w:r>
      <w:r w:rsidRPr="0057119C">
        <w:rPr>
          <w:rFonts w:hint="eastAsia"/>
        </w:rPr>
        <w:t>。</w:t>
      </w:r>
    </w:p>
    <w:p w14:paraId="1F55AFCB" w14:textId="77777777" w:rsidR="0050697F" w:rsidRPr="0057119C" w:rsidRDefault="0050697F" w:rsidP="0050697F">
      <w:pPr>
        <w:pStyle w:val="afff8"/>
        <w:ind w:firstLine="480"/>
      </w:pPr>
      <w:bookmarkStart w:id="4" w:name="_Toc180613772"/>
      <w:r>
        <w:rPr>
          <w:rFonts w:hint="eastAsia"/>
        </w:rPr>
        <w:t>③对比分析二种方法的分类结果。</w:t>
      </w:r>
    </w:p>
    <w:p w14:paraId="3545BAB1" w14:textId="77777777" w:rsidR="0050697F" w:rsidRPr="00D9700D" w:rsidRDefault="0050697F" w:rsidP="0050697F">
      <w:pPr>
        <w:pStyle w:val="2"/>
      </w:pPr>
      <w:bookmarkStart w:id="5" w:name="_Toc180788474"/>
      <w:r>
        <w:t>实验目的</w:t>
      </w:r>
      <w:bookmarkEnd w:id="4"/>
      <w:bookmarkEnd w:id="5"/>
    </w:p>
    <w:p w14:paraId="4F17D7C4" w14:textId="77777777" w:rsidR="0050697F" w:rsidRDefault="0050697F" w:rsidP="0050697F">
      <w:pPr>
        <w:pStyle w:val="afff8"/>
        <w:ind w:firstLine="480"/>
      </w:pPr>
      <w:r>
        <w:rPr>
          <w:rFonts w:hint="eastAsia"/>
        </w:rPr>
        <w:t>①学习</w:t>
      </w:r>
      <w:r>
        <w:rPr>
          <w:rFonts w:hint="eastAsia"/>
        </w:rPr>
        <w:t>BP</w:t>
      </w:r>
      <w:r>
        <w:rPr>
          <w:rFonts w:hint="eastAsia"/>
        </w:rPr>
        <w:t>神经网络的原理、结构；</w:t>
      </w:r>
    </w:p>
    <w:p w14:paraId="60BD4E45" w14:textId="1B5B771E" w:rsidR="0050697F" w:rsidRDefault="0050697F" w:rsidP="0050697F">
      <w:pPr>
        <w:pStyle w:val="afff8"/>
        <w:ind w:firstLine="480"/>
      </w:pPr>
      <w:r>
        <w:rPr>
          <w:rFonts w:hint="eastAsia"/>
        </w:rPr>
        <w:t>②学习</w:t>
      </w:r>
      <w:r>
        <w:rPr>
          <w:rFonts w:hint="eastAsia"/>
        </w:rPr>
        <w:t>SVM</w:t>
      </w:r>
      <w:r>
        <w:rPr>
          <w:rFonts w:hint="eastAsia"/>
        </w:rPr>
        <w:t>分类器的设计</w:t>
      </w:r>
      <w:r w:rsidR="003351DC">
        <w:rPr>
          <w:rFonts w:hint="eastAsia"/>
        </w:rPr>
        <w:t>（包含采用不同的三种核函数）</w:t>
      </w:r>
      <w:r>
        <w:rPr>
          <w:rFonts w:hint="eastAsia"/>
        </w:rPr>
        <w:t>；</w:t>
      </w:r>
    </w:p>
    <w:p w14:paraId="5970A5A0" w14:textId="77777777" w:rsidR="0050697F" w:rsidRDefault="0050697F" w:rsidP="0050697F">
      <w:pPr>
        <w:pStyle w:val="afff8"/>
        <w:ind w:firstLine="480"/>
      </w:pPr>
      <w:r>
        <w:rPr>
          <w:rFonts w:hint="eastAsia"/>
        </w:rPr>
        <w:t>③学习交叉验证的应用和各项性能指标的具体含义。</w:t>
      </w:r>
    </w:p>
    <w:p w14:paraId="518ECEEE" w14:textId="77777777" w:rsidR="0050697F" w:rsidRDefault="0050697F" w:rsidP="0050697F">
      <w:pPr>
        <w:pStyle w:val="2"/>
      </w:pPr>
      <w:bookmarkStart w:id="6" w:name="_Toc180613774"/>
      <w:bookmarkStart w:id="7" w:name="_Toc180788475"/>
      <w:r>
        <w:t>实验</w:t>
      </w:r>
      <w:bookmarkEnd w:id="6"/>
      <w:r>
        <w:rPr>
          <w:rFonts w:hint="eastAsia"/>
        </w:rPr>
        <w:t>原理</w:t>
      </w:r>
      <w:bookmarkEnd w:id="7"/>
    </w:p>
    <w:p w14:paraId="6EA55833" w14:textId="77777777" w:rsidR="0050697F" w:rsidRDefault="0050697F" w:rsidP="0050697F">
      <w:pPr>
        <w:pStyle w:val="3"/>
      </w:pPr>
      <w:bookmarkStart w:id="8" w:name="_Toc180788476"/>
      <w:r>
        <w:rPr>
          <w:rFonts w:hint="eastAsia"/>
        </w:rPr>
        <w:t>BP</w:t>
      </w:r>
      <w:r>
        <w:rPr>
          <w:rFonts w:hint="eastAsia"/>
        </w:rPr>
        <w:t>神经网络</w:t>
      </w:r>
      <w:bookmarkEnd w:id="8"/>
    </w:p>
    <w:p w14:paraId="58359144" w14:textId="6EA75695" w:rsidR="0050697F" w:rsidRDefault="00C6642A" w:rsidP="0057447D">
      <w:pPr>
        <w:pStyle w:val="4"/>
        <w:numPr>
          <w:ilvl w:val="0"/>
          <w:numId w:val="0"/>
        </w:numPr>
      </w:pPr>
      <w:r>
        <w:rPr>
          <w:rFonts w:hint="eastAsia"/>
        </w:rPr>
        <w:t>Ⅰ</w:t>
      </w:r>
      <w:r w:rsidR="0057447D">
        <w:rPr>
          <w:rFonts w:hint="eastAsia"/>
        </w:rPr>
        <w:t>.</w:t>
      </w:r>
      <w:r w:rsidR="0050697F">
        <w:rPr>
          <w:rFonts w:hint="eastAsia"/>
        </w:rPr>
        <w:t>原理介绍</w:t>
      </w:r>
    </w:p>
    <w:p w14:paraId="78476998" w14:textId="5BDA2AB4" w:rsidR="00B31699" w:rsidRPr="00B31699" w:rsidRDefault="00B31699" w:rsidP="00B31699">
      <w:pPr>
        <w:pStyle w:val="afff8"/>
        <w:ind w:firstLine="480"/>
        <w:rPr>
          <w:rFonts w:hint="eastAsia"/>
        </w:rPr>
      </w:pPr>
      <w:r>
        <w:rPr>
          <w:rFonts w:hint="eastAsia"/>
        </w:rPr>
        <w:t>生物网络和人工网络是神经网络的两大基本组成单元。生物神经网络一般指帮助生物进行思考和行动，用于产生生物意识的大脑神经元，细胞，突触等组成的网络。人工神经网络是一种通过模仿动物的行为活动特征，进行分布式并行信息处理的数学算法模型，由大量处理单元互联组成。</w:t>
      </w:r>
    </w:p>
    <w:p w14:paraId="3CD8B7D3" w14:textId="3521A460" w:rsidR="00B31699" w:rsidRPr="00B31699" w:rsidRDefault="00B31699" w:rsidP="00B31699">
      <w:pPr>
        <w:ind w:firstLine="480"/>
        <w:rPr>
          <w:rFonts w:hint="eastAsia"/>
        </w:rPr>
      </w:pPr>
      <w:r w:rsidRPr="00B31699">
        <w:t>BP</w:t>
      </w:r>
      <w:r w:rsidRPr="00B31699">
        <w:t>神经网络（</w:t>
      </w:r>
      <w:r w:rsidRPr="00B31699">
        <w:t xml:space="preserve">Back Propagation Neural Network, </w:t>
      </w:r>
      <w:r w:rsidRPr="00B31699">
        <w:t>反向传播神经网络）是一种多层前馈神经网络，使用反向传播算法进行权重和阈值的调整，是人工神经网络中最常用的一种。它广泛应用于模式识别、分类、预测和数据分析等领域。</w:t>
      </w:r>
      <w:r w:rsidRPr="00B31699">
        <w:t>BP</w:t>
      </w:r>
      <w:r w:rsidRPr="00B31699">
        <w:t>神经网络的核心思想是通过不断调整网络参数，使得网络的输出更接近于期望的目标输出。</w:t>
      </w:r>
    </w:p>
    <w:p w14:paraId="43806951" w14:textId="47ACB904" w:rsidR="0050697F" w:rsidRDefault="00C6642A" w:rsidP="00C6642A">
      <w:pPr>
        <w:pStyle w:val="4"/>
        <w:numPr>
          <w:ilvl w:val="0"/>
          <w:numId w:val="0"/>
        </w:numPr>
      </w:pPr>
      <w:r>
        <w:rPr>
          <w:rFonts w:hint="eastAsia"/>
        </w:rPr>
        <w:lastRenderedPageBreak/>
        <w:t>Ⅱ</w:t>
      </w:r>
      <w:r w:rsidR="0057447D">
        <w:rPr>
          <w:rFonts w:hint="eastAsia"/>
        </w:rPr>
        <w:t>.</w:t>
      </w:r>
      <w:r w:rsidR="0050697F">
        <w:rPr>
          <w:rFonts w:hint="eastAsia"/>
        </w:rPr>
        <w:t>BP</w:t>
      </w:r>
      <w:r w:rsidR="0050697F">
        <w:rPr>
          <w:rFonts w:hint="eastAsia"/>
        </w:rPr>
        <w:t>算法的具体步骤</w:t>
      </w:r>
    </w:p>
    <w:p w14:paraId="3055142E" w14:textId="033CB5A4" w:rsidR="0050697F" w:rsidRDefault="00B31699" w:rsidP="00B31699">
      <w:pPr>
        <w:pStyle w:val="afff8"/>
        <w:numPr>
          <w:ilvl w:val="0"/>
          <w:numId w:val="4"/>
        </w:numPr>
        <w:ind w:firstLineChars="0"/>
      </w:pPr>
      <w:r w:rsidRPr="00B31699">
        <w:rPr>
          <w:b/>
          <w:bCs/>
        </w:rPr>
        <w:t>输入样例</w:t>
      </w:r>
      <w:r>
        <w:t>：</w:t>
      </w:r>
      <w:r w:rsidR="0050697F">
        <w:rPr>
          <w:rFonts w:hint="eastAsia"/>
        </w:rPr>
        <w:t>从训练样例集中取一样例，把输入信息输入到网络中；</w:t>
      </w:r>
    </w:p>
    <w:p w14:paraId="4AF3F4B0" w14:textId="54EABDAF" w:rsidR="0050697F" w:rsidRDefault="00B31699" w:rsidP="00B31699">
      <w:pPr>
        <w:pStyle w:val="afff8"/>
        <w:numPr>
          <w:ilvl w:val="0"/>
          <w:numId w:val="4"/>
        </w:numPr>
        <w:ind w:firstLineChars="0"/>
      </w:pPr>
      <w:r w:rsidRPr="00B31699">
        <w:rPr>
          <w:b/>
          <w:bCs/>
        </w:rPr>
        <w:t>前向传播</w:t>
      </w:r>
      <w:r w:rsidRPr="00B31699">
        <w:rPr>
          <w:rFonts w:hint="eastAsia"/>
          <w:b/>
          <w:bCs/>
        </w:rPr>
        <w:t>：</w:t>
      </w:r>
      <w:r w:rsidR="0050697F">
        <w:rPr>
          <w:rFonts w:hint="eastAsia"/>
        </w:rPr>
        <w:t>由网络分别计算各层节点的输出；</w:t>
      </w:r>
    </w:p>
    <w:p w14:paraId="0BFEE4D3" w14:textId="5613F6A3" w:rsidR="0050697F" w:rsidRDefault="00B31699" w:rsidP="00B31699">
      <w:pPr>
        <w:pStyle w:val="afff8"/>
        <w:numPr>
          <w:ilvl w:val="0"/>
          <w:numId w:val="4"/>
        </w:numPr>
        <w:ind w:firstLineChars="0"/>
      </w:pPr>
      <w:r w:rsidRPr="00B31699">
        <w:rPr>
          <w:b/>
          <w:bCs/>
        </w:rPr>
        <w:t>误差计算</w:t>
      </w:r>
      <w:r w:rsidRPr="00B31699">
        <w:rPr>
          <w:rFonts w:hint="eastAsia"/>
          <w:b/>
          <w:bCs/>
        </w:rPr>
        <w:t>：</w:t>
      </w:r>
      <w:r w:rsidR="0050697F">
        <w:rPr>
          <w:rFonts w:hint="eastAsia"/>
        </w:rPr>
        <w:t>计算网络的实际输出与期望输出的误差。</w:t>
      </w:r>
    </w:p>
    <w:p w14:paraId="4C9D20CF" w14:textId="3CAE544D" w:rsidR="0050697F" w:rsidRDefault="00B31699" w:rsidP="00B31699">
      <w:pPr>
        <w:pStyle w:val="afff8"/>
        <w:numPr>
          <w:ilvl w:val="0"/>
          <w:numId w:val="4"/>
        </w:numPr>
        <w:ind w:firstLineChars="0"/>
      </w:pPr>
      <w:r>
        <w:rPr>
          <w:rStyle w:val="afffa"/>
        </w:rPr>
        <w:t>反向传播</w:t>
      </w:r>
      <w:r>
        <w:rPr>
          <w:rFonts w:hint="eastAsia"/>
        </w:rPr>
        <w:t>：</w:t>
      </w:r>
      <w:r w:rsidR="0050697F">
        <w:rPr>
          <w:rFonts w:hint="eastAsia"/>
        </w:rPr>
        <w:t>从输出层反向计算到第一个隐层，按一定原则向减小误差方向调整网络的各个连接权值</w:t>
      </w:r>
      <w:r w:rsidR="0014059A">
        <w:rPr>
          <w:rFonts w:hint="eastAsia"/>
        </w:rPr>
        <w:t>，即</w:t>
      </w:r>
      <w:r w:rsidR="0050697F">
        <w:rPr>
          <w:rFonts w:hint="eastAsia"/>
        </w:rPr>
        <w:t>反向传播。</w:t>
      </w:r>
    </w:p>
    <w:p w14:paraId="43007AD8" w14:textId="213C3A59" w:rsidR="0050697F" w:rsidRDefault="00B31699" w:rsidP="00B31699">
      <w:pPr>
        <w:pStyle w:val="afff8"/>
        <w:numPr>
          <w:ilvl w:val="0"/>
          <w:numId w:val="4"/>
        </w:numPr>
        <w:ind w:firstLineChars="0"/>
      </w:pPr>
      <w:r>
        <w:rPr>
          <w:rStyle w:val="afffa"/>
        </w:rPr>
        <w:t>重复训练</w:t>
      </w:r>
      <w:r>
        <w:t>：</w:t>
      </w:r>
      <w:r w:rsidR="0050697F">
        <w:rPr>
          <w:rFonts w:hint="eastAsia"/>
        </w:rPr>
        <w:t>对训练样例集中的每一个样例重复以上步骤，直到对整个训练样例集的误差达到要求时为止；</w:t>
      </w:r>
    </w:p>
    <w:p w14:paraId="04757B8D" w14:textId="72708EB2" w:rsidR="0050697F" w:rsidRDefault="00B31699" w:rsidP="00B31699">
      <w:pPr>
        <w:pStyle w:val="afff8"/>
        <w:numPr>
          <w:ilvl w:val="0"/>
          <w:numId w:val="4"/>
        </w:numPr>
        <w:ind w:firstLineChars="0"/>
      </w:pPr>
      <w:r>
        <w:rPr>
          <w:rStyle w:val="afffa"/>
        </w:rPr>
        <w:t>求解应用问题</w:t>
      </w:r>
      <w:r>
        <w:t>：</w:t>
      </w:r>
      <w:r w:rsidR="0050697F">
        <w:rPr>
          <w:rFonts w:hint="eastAsia"/>
        </w:rPr>
        <w:t>在训练时，需要反向传播，而一旦训练结束，求解实阿问题时，则只需正向传播。</w:t>
      </w:r>
    </w:p>
    <w:p w14:paraId="2A1183DA" w14:textId="6D5DAB5C" w:rsidR="0050697F" w:rsidRDefault="00C6642A" w:rsidP="0057447D">
      <w:pPr>
        <w:pStyle w:val="4"/>
        <w:numPr>
          <w:ilvl w:val="0"/>
          <w:numId w:val="0"/>
        </w:numPr>
      </w:pPr>
      <w:r>
        <w:rPr>
          <w:rFonts w:hint="eastAsia"/>
        </w:rPr>
        <w:t>Ⅲ</w:t>
      </w:r>
      <w:r w:rsidR="0057447D">
        <w:rPr>
          <w:rFonts w:hint="eastAsia"/>
        </w:rPr>
        <w:t>.</w:t>
      </w:r>
      <w:r w:rsidR="0050697F">
        <w:rPr>
          <w:rFonts w:hint="eastAsia"/>
        </w:rPr>
        <w:t>具体算法</w:t>
      </w:r>
    </w:p>
    <w:p w14:paraId="7CFBFB70" w14:textId="77777777" w:rsidR="0050697F" w:rsidRDefault="0050697F" w:rsidP="0050697F">
      <w:pPr>
        <w:pStyle w:val="afff8"/>
        <w:ind w:firstLine="480"/>
      </w:pPr>
      <w:r>
        <w:rPr>
          <w:rFonts w:hint="eastAsia"/>
        </w:rPr>
        <w:t>①参数介绍</w:t>
      </w:r>
    </w:p>
    <w:p w14:paraId="69E9EF32" w14:textId="77777777" w:rsidR="0050697F" w:rsidRDefault="0050697F" w:rsidP="0050697F">
      <w:pPr>
        <w:pStyle w:val="afff8"/>
        <w:ind w:firstLine="480"/>
      </w:pPr>
      <w:r w:rsidRPr="00E87342">
        <w:rPr>
          <w:position w:val="-12"/>
        </w:rPr>
        <w:object w:dxaOrig="279" w:dyaOrig="360" w14:anchorId="1BAFCA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5pt;height:17.85pt" o:ole="">
            <v:imagedata r:id="rId13" o:title=""/>
          </v:shape>
          <o:OLEObject Type="Embed" ProgID="Equation.DSMT4" ShapeID="_x0000_i1025" DrawAspect="Content" ObjectID="_1791401531" r:id="rId14"/>
        </w:object>
      </w:r>
      <w:r>
        <w:rPr>
          <w:rFonts w:hint="eastAsia"/>
        </w:rPr>
        <w:t>：节点</w:t>
      </w:r>
      <w:r>
        <w:rPr>
          <w:rFonts w:hint="eastAsia"/>
        </w:rPr>
        <w:t>i</w:t>
      </w:r>
      <w:r>
        <w:rPr>
          <w:rFonts w:hint="eastAsia"/>
        </w:rPr>
        <w:t>的输出；</w:t>
      </w:r>
    </w:p>
    <w:p w14:paraId="4E8A4693" w14:textId="77777777" w:rsidR="0050697F" w:rsidRDefault="0050697F" w:rsidP="0050697F">
      <w:pPr>
        <w:pStyle w:val="afff8"/>
        <w:ind w:firstLine="480"/>
      </w:pPr>
      <w:r w:rsidRPr="00E87342">
        <w:rPr>
          <w:position w:val="-14"/>
        </w:rPr>
        <w:object w:dxaOrig="480" w:dyaOrig="380" w14:anchorId="41E938D0">
          <v:shape id="_x0000_i1026" type="#_x0000_t75" style="width:24.2pt;height:19pt" o:ole="">
            <v:imagedata r:id="rId15" o:title=""/>
          </v:shape>
          <o:OLEObject Type="Embed" ProgID="Equation.DSMT4" ShapeID="_x0000_i1026" DrawAspect="Content" ObjectID="_1791401532" r:id="rId16"/>
        </w:object>
      </w:r>
      <w:r>
        <w:rPr>
          <w:rFonts w:hint="eastAsia"/>
        </w:rPr>
        <w:t>：节点</w:t>
      </w:r>
      <w:r>
        <w:rPr>
          <w:rFonts w:hint="eastAsia"/>
        </w:rPr>
        <w:t>j</w:t>
      </w:r>
      <w:r>
        <w:rPr>
          <w:rFonts w:hint="eastAsia"/>
        </w:rPr>
        <w:t>的输入；</w:t>
      </w:r>
    </w:p>
    <w:p w14:paraId="44EBF96E" w14:textId="77777777" w:rsidR="00D653B8" w:rsidRDefault="0050697F" w:rsidP="00D653B8">
      <w:pPr>
        <w:pStyle w:val="afff8"/>
        <w:ind w:firstLine="480"/>
      </w:pPr>
      <w:r w:rsidRPr="00E87342">
        <w:rPr>
          <w:position w:val="-14"/>
        </w:rPr>
        <w:object w:dxaOrig="320" w:dyaOrig="380" w14:anchorId="2B355696">
          <v:shape id="_x0000_i1027" type="#_x0000_t75" style="width:16.7pt;height:19pt" o:ole="">
            <v:imagedata r:id="rId17" o:title=""/>
          </v:shape>
          <o:OLEObject Type="Embed" ProgID="Equation.DSMT4" ShapeID="_x0000_i1027" DrawAspect="Content" ObjectID="_1791401533" r:id="rId18"/>
        </w:object>
      </w:r>
      <w:r>
        <w:rPr>
          <w:rFonts w:hint="eastAsia"/>
        </w:rPr>
        <w:t>：从节点</w:t>
      </w:r>
      <w:r>
        <w:rPr>
          <w:rFonts w:hint="eastAsia"/>
        </w:rPr>
        <w:t>i</w:t>
      </w:r>
      <w:r>
        <w:rPr>
          <w:rFonts w:hint="eastAsia"/>
        </w:rPr>
        <w:t>到节点</w:t>
      </w:r>
      <w:r>
        <w:rPr>
          <w:rFonts w:hint="eastAsia"/>
        </w:rPr>
        <w:t>j</w:t>
      </w:r>
      <w:r>
        <w:rPr>
          <w:rFonts w:hint="eastAsia"/>
        </w:rPr>
        <w:t>的连接权值。</w:t>
      </w:r>
      <w:r>
        <w:rPr>
          <w:rFonts w:hint="eastAsia"/>
        </w:rPr>
        <w:t xml:space="preserve"> </w:t>
      </w:r>
    </w:p>
    <w:p w14:paraId="2207456D" w14:textId="347212F6" w:rsidR="0050697F" w:rsidRPr="00D653B8" w:rsidRDefault="00D653B8" w:rsidP="00D653B8">
      <w:pPr>
        <w:pStyle w:val="aff2"/>
      </w:pPr>
      <w:r>
        <w:tab/>
      </w:r>
      <m:oMath>
        <m:r>
          <m:rPr>
            <m:nor/>
          </m:rPr>
          <m:t>ne</m:t>
        </m:r>
        <m:sSub>
          <m:sSubPr>
            <m:ctrlPr>
              <w:rPr>
                <w:rFonts w:ascii="Cambria Math" w:hAnsi="Cambria Math"/>
              </w:rPr>
            </m:ctrlPr>
          </m:sSubPr>
          <m:e>
            <m:r>
              <m:rPr>
                <m:nor/>
              </m:rPr>
              <m:t>t</m:t>
            </m:r>
          </m:e>
          <m:sub>
            <m:r>
              <w:rPr>
                <w:rFonts w:ascii="Cambria Math" w:hAnsi="Cambria Math"/>
              </w:rPr>
              <m:t>j</m:t>
            </m:r>
          </m:sub>
        </m:sSub>
        <m:r>
          <m:rPr>
            <m:sty m:val="p"/>
          </m:rPr>
          <w:rPr>
            <w:rFonts w:ascii="Cambria Math" w:hAnsi="Cambria Math"/>
          </w:rPr>
          <m:t>=</m:t>
        </m:r>
        <m:limLow>
          <m:limLowPr>
            <m:ctrlPr>
              <w:rPr>
                <w:rFonts w:ascii="Cambria Math" w:hAnsi="Cambria Math"/>
              </w:rPr>
            </m:ctrlPr>
          </m:limLowPr>
          <m:e>
            <m:r>
              <m:rPr>
                <m:sty m:val="p"/>
              </m:rPr>
              <w:rPr>
                <w:rFonts w:ascii="Cambria Math" w:hAnsi="Cambria Math"/>
              </w:rPr>
              <m:t>∑</m:t>
            </m:r>
          </m:e>
          <m:lim>
            <m:r>
              <w:rPr>
                <w:rFonts w:ascii="Cambria Math" w:hAnsi="Cambria Math"/>
              </w:rPr>
              <m:t>i</m:t>
            </m:r>
          </m:lim>
        </m:limLow>
        <m:sSub>
          <m:sSubPr>
            <m:ctrlPr>
              <w:rPr>
                <w:rFonts w:ascii="Cambria Math" w:hAnsi="Cambria Math"/>
              </w:rPr>
            </m:ctrlPr>
          </m:sSubPr>
          <m:e>
            <m:r>
              <w:rPr>
                <w:rFonts w:ascii="Cambria Math" w:hAnsi="Cambria Math"/>
              </w:rPr>
              <m:t>ω</m:t>
            </m:r>
          </m:e>
          <m:sub>
            <m:r>
              <w:rPr>
                <w:rFonts w:ascii="Cambria Math" w:hAnsi="Cambria Math"/>
              </w:rPr>
              <m:t>ij</m:t>
            </m:r>
          </m:sub>
        </m:sSub>
        <m:sSub>
          <m:sSubPr>
            <m:ctrlPr>
              <w:rPr>
                <w:rFonts w:ascii="Cambria Math" w:hAnsi="Cambria Math"/>
              </w:rPr>
            </m:ctrlPr>
          </m:sSubPr>
          <m:e>
            <m:r>
              <w:rPr>
                <w:rFonts w:ascii="Cambria Math" w:hAnsi="Cambria Math"/>
              </w:rPr>
              <m:t>O</m:t>
            </m:r>
          </m:e>
          <m:sub>
            <m:r>
              <w:rPr>
                <w:rFonts w:ascii="Cambria Math" w:hAnsi="Cambria Math"/>
              </w:rPr>
              <m:t>i</m:t>
            </m:r>
          </m:sub>
        </m:sSub>
      </m:oMath>
      <w:r w:rsidR="0057447D" w:rsidRPr="00D653B8">
        <w:t xml:space="preserve"> </w:t>
      </w:r>
      <w:bookmarkStart w:id="9" w:name="_Ref92307733"/>
      <w:r w:rsidRPr="00D653B8">
        <w:tab/>
      </w:r>
      <w:r w:rsidR="0057447D" w:rsidRPr="00D653B8">
        <w:t>(</w:t>
      </w:r>
      <w:r w:rsidRPr="00D653B8">
        <w:rPr>
          <w:rFonts w:hint="eastAsia"/>
        </w:rPr>
        <w:t>1</w:t>
      </w:r>
      <w:r w:rsidR="0057447D" w:rsidRPr="00D653B8">
        <w:t>-</w:t>
      </w:r>
      <w:r w:rsidR="00E61F2E">
        <w:fldChar w:fldCharType="begin"/>
      </w:r>
      <w:r w:rsidR="00E61F2E">
        <w:instrText xml:space="preserve"> SEQ (2- \* ARABIC </w:instrText>
      </w:r>
      <w:r w:rsidR="00E61F2E">
        <w:fldChar w:fldCharType="separate"/>
      </w:r>
      <w:r w:rsidR="009B48DF">
        <w:rPr>
          <w:noProof/>
        </w:rPr>
        <w:t>1</w:t>
      </w:r>
      <w:r w:rsidR="00E61F2E">
        <w:rPr>
          <w:noProof/>
        </w:rPr>
        <w:fldChar w:fldCharType="end"/>
      </w:r>
      <w:r w:rsidR="0057447D" w:rsidRPr="00D653B8">
        <w:t>)</w:t>
      </w:r>
      <w:bookmarkEnd w:id="9"/>
    </w:p>
    <w:p w14:paraId="0BFF253E" w14:textId="77777777" w:rsidR="0050697F" w:rsidRDefault="0050697F" w:rsidP="0050697F">
      <w:pPr>
        <w:pStyle w:val="afff8"/>
        <w:ind w:firstLine="480"/>
      </w:pPr>
      <w:r>
        <w:rPr>
          <w:rFonts w:hint="eastAsia"/>
        </w:rPr>
        <w:t>②误差函数</w:t>
      </w:r>
    </w:p>
    <w:p w14:paraId="5644694E" w14:textId="3B73E679" w:rsidR="0050697F" w:rsidRPr="00D653B8" w:rsidRDefault="00D653B8" w:rsidP="00D653B8">
      <w:pPr>
        <w:pStyle w:val="aff2"/>
      </w:pPr>
      <w:r w:rsidRPr="00D653B8">
        <w:tab/>
      </w:r>
      <m:oMath>
        <m:r>
          <w:rPr>
            <w:rFonts w:ascii="Cambria Math" w:hAnsi="Cambria Math"/>
          </w:rPr>
          <m:t>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limLow>
          <m:limLowPr>
            <m:ctrlPr>
              <w:rPr>
                <w:rFonts w:ascii="Cambria Math" w:hAnsi="Cambria Math"/>
              </w:rPr>
            </m:ctrlPr>
          </m:limLowPr>
          <m:e>
            <m:r>
              <m:rPr>
                <m:sty m:val="p"/>
              </m:rPr>
              <w:rPr>
                <w:rFonts w:ascii="Cambria Math" w:hAnsi="Cambria Math"/>
              </w:rPr>
              <m:t>∑</m:t>
            </m:r>
          </m:e>
          <m:lim>
            <m:r>
              <w:rPr>
                <w:rFonts w:ascii="Cambria Math" w:hAnsi="Cambria Math"/>
              </w:rPr>
              <m:t>k</m:t>
            </m:r>
          </m:lim>
        </m:limLow>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w:r w:rsidRPr="00D653B8">
        <w:t xml:space="preserve"> </w:t>
      </w:r>
      <w:r w:rsidRPr="00D653B8">
        <w:tab/>
        <w:t>(</w:t>
      </w:r>
      <w:r w:rsidRPr="00D653B8">
        <w:rPr>
          <w:rFonts w:hint="eastAsia"/>
        </w:rPr>
        <w:t>1</w:t>
      </w:r>
      <w:r w:rsidRPr="00D653B8">
        <w:t>-</w:t>
      </w:r>
      <w:r w:rsidRPr="00D653B8">
        <w:rPr>
          <w:rFonts w:hint="eastAsia"/>
        </w:rPr>
        <w:t>2</w:t>
      </w:r>
      <w:r w:rsidRPr="00D653B8">
        <w:t xml:space="preserve">) </w:t>
      </w:r>
    </w:p>
    <w:p w14:paraId="1988AE81" w14:textId="77777777" w:rsidR="0050697F" w:rsidRDefault="0050697F" w:rsidP="0050697F">
      <w:pPr>
        <w:pStyle w:val="afff8"/>
        <w:ind w:firstLine="480"/>
      </w:pPr>
      <w:r>
        <w:rPr>
          <w:rFonts w:hint="eastAsia"/>
        </w:rPr>
        <w:t>分别表示输出层上</w:t>
      </w:r>
      <w:r w:rsidRPr="00E87342">
        <w:rPr>
          <w:rFonts w:hint="eastAsia"/>
        </w:rPr>
        <w:t>第</w:t>
      </w:r>
      <w:r w:rsidRPr="00E87342">
        <w:rPr>
          <w:rFonts w:hint="eastAsia"/>
        </w:rPr>
        <w:t>k</w:t>
      </w:r>
      <w:r w:rsidRPr="00E87342">
        <w:rPr>
          <w:rFonts w:hint="eastAsia"/>
        </w:rPr>
        <w:t>个节点的期望输出与实际输出</w:t>
      </w:r>
      <w:r w:rsidRPr="00E87342">
        <w:rPr>
          <w:position w:val="-10"/>
        </w:rPr>
        <w:object w:dxaOrig="220" w:dyaOrig="320" w14:anchorId="02F5042A">
          <v:shape id="_x0000_i1028" type="#_x0000_t75" style="width:11.5pt;height:16.7pt" o:ole="">
            <v:imagedata r:id="rId19" o:title=""/>
          </v:shape>
          <o:OLEObject Type="Embed" ProgID="Equation.DSMT4" ShapeID="_x0000_i1028" DrawAspect="Content" ObjectID="_1791401534" r:id="rId20"/>
        </w:object>
      </w:r>
      <w:r>
        <w:rPr>
          <w:rFonts w:hint="eastAsia"/>
        </w:rPr>
        <w:t>，</w:t>
      </w:r>
      <w:r w:rsidRPr="00360F0A">
        <w:rPr>
          <w:rFonts w:hint="eastAsia"/>
          <w:position w:val="-10"/>
        </w:rPr>
        <w:object w:dxaOrig="220" w:dyaOrig="260" w14:anchorId="0CAD7236">
          <v:shape id="_x0000_i1029" type="#_x0000_t75" style="width:11.5pt;height:12.1pt" o:ole="">
            <v:imagedata r:id="rId21" o:title=""/>
          </v:shape>
          <o:OLEObject Type="Embed" ProgID="Equation.DSMT4" ShapeID="_x0000_i1029" DrawAspect="Content" ObjectID="_1791401535" r:id="rId22"/>
        </w:object>
      </w:r>
    </w:p>
    <w:p w14:paraId="2B9B442F" w14:textId="77777777" w:rsidR="0050697F" w:rsidRDefault="0050697F" w:rsidP="0050697F">
      <w:pPr>
        <w:pStyle w:val="afff8"/>
        <w:ind w:firstLine="480"/>
      </w:pPr>
      <w:r>
        <w:rPr>
          <w:rFonts w:hint="eastAsia"/>
        </w:rPr>
        <w:t>③连接权值的修正</w:t>
      </w:r>
    </w:p>
    <w:p w14:paraId="7E939730" w14:textId="2DFB9CB7" w:rsidR="0050697F" w:rsidRPr="00D653B8" w:rsidRDefault="00D653B8" w:rsidP="00D653B8">
      <w:pPr>
        <w:pStyle w:val="aff2"/>
      </w:pPr>
      <w:r>
        <w:tab/>
      </w:r>
      <m:oMath>
        <m:sSub>
          <m:sSubPr>
            <m:ctrlPr>
              <w:rPr>
                <w:rFonts w:ascii="Cambria Math" w:hAnsi="Cambria Math"/>
              </w:rPr>
            </m:ctrlPr>
          </m:sSubPr>
          <m:e>
            <m:r>
              <w:rPr>
                <w:rFonts w:ascii="Cambria Math" w:hAnsi="Cambria Math"/>
              </w:rPr>
              <m:t>ω</m:t>
            </m:r>
          </m:e>
          <m:sub>
            <m:r>
              <m:rPr>
                <m:nor/>
              </m:rPr>
              <m:t>jk</m:t>
            </m:r>
          </m:sub>
        </m:sSub>
        <m:r>
          <m:rPr>
            <m:sty m:val="p"/>
          </m:rPr>
          <w:rPr>
            <w:rFonts w:ascii="Cambria Math" w:hAnsi="Cambria Math"/>
          </w:rPr>
          <m:t>(</m:t>
        </m:r>
        <m:r>
          <w:rPr>
            <w:rFonts w:ascii="Cambria Math" w:hAnsi="Cambria Math"/>
          </w:rPr>
          <m:t>t</m:t>
        </m:r>
        <m:r>
          <m:rPr>
            <m:sty m:val="p"/>
          </m:rPr>
          <w:rPr>
            <w:rFonts w:ascii="Cambria Math" w:hAnsi="Cambria Math"/>
          </w:rPr>
          <m:t>+1)=</m:t>
        </m:r>
        <m:sSub>
          <m:sSubPr>
            <m:ctrlPr>
              <w:rPr>
                <w:rFonts w:ascii="Cambria Math" w:hAnsi="Cambria Math"/>
              </w:rPr>
            </m:ctrlPr>
          </m:sSubPr>
          <m:e>
            <m:r>
              <w:rPr>
                <w:rFonts w:ascii="Cambria Math" w:hAnsi="Cambria Math"/>
              </w:rPr>
              <m:t>ω</m:t>
            </m:r>
          </m:e>
          <m:sub>
            <m:r>
              <m:rPr>
                <m:nor/>
              </m:rPr>
              <m:t>jk</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ω</m:t>
            </m:r>
          </m:e>
          <m:sub>
            <m:r>
              <m:rPr>
                <m:nor/>
              </m:rPr>
              <m:t>jk</m:t>
            </m:r>
          </m:sub>
        </m:sSub>
      </m:oMath>
      <w:r>
        <w:tab/>
      </w:r>
      <w:r w:rsidRPr="00D653B8">
        <w:t>(</w:t>
      </w:r>
      <w:r w:rsidRPr="00D653B8">
        <w:rPr>
          <w:rFonts w:hint="eastAsia"/>
        </w:rPr>
        <w:t>1</w:t>
      </w:r>
      <w:r w:rsidRPr="00D653B8">
        <w:t>-</w:t>
      </w:r>
      <w:r>
        <w:rPr>
          <w:rFonts w:hint="eastAsia"/>
        </w:rPr>
        <w:t>3</w:t>
      </w:r>
      <w:r w:rsidRPr="00D653B8">
        <w:t>)</w:t>
      </w:r>
    </w:p>
    <w:p w14:paraId="7F1BFDA7" w14:textId="2F370656" w:rsidR="0050697F" w:rsidRDefault="00000000" w:rsidP="00D653B8">
      <w:pPr>
        <w:pStyle w:val="afff8"/>
        <w:ind w:firstLine="480"/>
      </w:pPr>
      <m:oMath>
        <m:sSub>
          <m:sSubPr>
            <m:ctrlPr>
              <w:rPr>
                <w:rFonts w:ascii="Cambria Math" w:hAnsi="Cambria Math"/>
                <w:i/>
              </w:rPr>
            </m:ctrlPr>
          </m:sSubPr>
          <m:e>
            <m:r>
              <w:rPr>
                <w:rFonts w:ascii="Cambria Math"/>
              </w:rPr>
              <m:t>ω</m:t>
            </m:r>
          </m:e>
          <m:sub>
            <m:r>
              <m:rPr>
                <m:nor/>
              </m:rPr>
              <w:rPr>
                <w:rFonts w:ascii="Cambria Math"/>
              </w:rPr>
              <m:t>jk</m:t>
            </m:r>
            <m:ctrlPr>
              <w:rPr>
                <w:rFonts w:ascii="Cambria Math" w:hAnsi="Cambria Math"/>
              </w:rPr>
            </m:ctrlPr>
          </m:sub>
        </m:sSub>
        <m:r>
          <w:rPr>
            <w:rFonts w:ascii="Cambria Math"/>
          </w:rPr>
          <m:t>(t+1)</m:t>
        </m:r>
      </m:oMath>
      <w:r w:rsidR="0050697F" w:rsidRPr="001933CA">
        <w:rPr>
          <w:rFonts w:hint="eastAsia"/>
        </w:rPr>
        <w:t>和</w:t>
      </w:r>
      <m:oMath>
        <m:sSub>
          <m:sSubPr>
            <m:ctrlPr>
              <w:rPr>
                <w:rFonts w:ascii="Cambria Math" w:hAnsi="Cambria Math"/>
                <w:i/>
              </w:rPr>
            </m:ctrlPr>
          </m:sSubPr>
          <m:e>
            <m:r>
              <w:rPr>
                <w:rFonts w:ascii="Cambria Math"/>
              </w:rPr>
              <m:t>ω</m:t>
            </m:r>
          </m:e>
          <m:sub>
            <m:r>
              <m:rPr>
                <m:nor/>
              </m:rPr>
              <w:rPr>
                <w:rFonts w:ascii="Cambria Math"/>
              </w:rPr>
              <m:t>jk</m:t>
            </m:r>
            <m:ctrlPr>
              <w:rPr>
                <w:rFonts w:ascii="Cambria Math" w:hAnsi="Cambria Math"/>
              </w:rPr>
            </m:ctrlPr>
          </m:sub>
        </m:sSub>
        <m:r>
          <w:rPr>
            <w:rFonts w:ascii="Cambria Math"/>
          </w:rPr>
          <m:t>(t)</m:t>
        </m:r>
      </m:oMath>
      <w:r w:rsidR="0050697F" w:rsidRPr="001933CA">
        <w:rPr>
          <w:rFonts w:hint="eastAsia"/>
        </w:rPr>
        <w:t>分别表示</w:t>
      </w:r>
      <w:r w:rsidR="0050697F" w:rsidRPr="001933CA">
        <w:rPr>
          <w:rFonts w:hint="eastAsia"/>
        </w:rPr>
        <w:t>t+1</w:t>
      </w:r>
      <w:r w:rsidR="0050697F" w:rsidRPr="001933CA">
        <w:rPr>
          <w:rFonts w:hint="eastAsia"/>
        </w:rPr>
        <w:t>和</w:t>
      </w:r>
      <w:r w:rsidR="0050697F" w:rsidRPr="001933CA">
        <w:rPr>
          <w:rFonts w:hint="eastAsia"/>
        </w:rPr>
        <w:t>t</w:t>
      </w:r>
      <w:r w:rsidR="0050697F" w:rsidRPr="001933CA">
        <w:rPr>
          <w:rFonts w:hint="eastAsia"/>
        </w:rPr>
        <w:t>时刻上从节点</w:t>
      </w:r>
      <w:r w:rsidR="0050697F" w:rsidRPr="001933CA">
        <w:rPr>
          <w:rFonts w:hint="eastAsia"/>
        </w:rPr>
        <w:t>j</w:t>
      </w:r>
      <w:r w:rsidR="0050697F" w:rsidRPr="001933CA">
        <w:rPr>
          <w:rFonts w:hint="eastAsia"/>
        </w:rPr>
        <w:t>到节点</w:t>
      </w:r>
      <w:r w:rsidR="0050697F" w:rsidRPr="001933CA">
        <w:rPr>
          <w:rFonts w:hint="eastAsia"/>
        </w:rPr>
        <w:t>k</w:t>
      </w:r>
      <w:r w:rsidR="0050697F" w:rsidRPr="001933CA">
        <w:rPr>
          <w:rFonts w:hint="eastAsia"/>
        </w:rPr>
        <w:t>的连接权值，</w:t>
      </w:r>
      <w:r w:rsidR="0050697F" w:rsidRPr="001933CA">
        <w:rPr>
          <w:rFonts w:hint="eastAsia"/>
        </w:rPr>
        <w:t xml:space="preserve"> </w:t>
      </w:r>
      <m:oMath>
        <m:r>
          <w:rPr>
            <w:rFonts w:ascii="Cambria Math"/>
          </w:rPr>
          <m:t>Δ</m:t>
        </m:r>
        <m:sSub>
          <m:sSubPr>
            <m:ctrlPr>
              <w:rPr>
                <w:rFonts w:ascii="Cambria Math" w:hAnsi="Cambria Math"/>
                <w:i/>
              </w:rPr>
            </m:ctrlPr>
          </m:sSubPr>
          <m:e>
            <m:r>
              <w:rPr>
                <w:rFonts w:ascii="Cambria Math"/>
              </w:rPr>
              <m:t>ω</m:t>
            </m:r>
          </m:e>
          <m:sub>
            <m:r>
              <m:rPr>
                <m:nor/>
              </m:rPr>
              <w:rPr>
                <w:rFonts w:ascii="Cambria Math"/>
              </w:rPr>
              <m:t>jk</m:t>
            </m:r>
            <m:ctrlPr>
              <w:rPr>
                <w:rFonts w:ascii="Cambria Math" w:hAnsi="Cambria Math"/>
              </w:rPr>
            </m:ctrlPr>
          </m:sub>
        </m:sSub>
      </m:oMath>
      <w:r w:rsidR="0050697F" w:rsidRPr="001933CA">
        <w:rPr>
          <w:rFonts w:hint="eastAsia"/>
        </w:rPr>
        <w:t>为修正量。</w:t>
      </w:r>
    </w:p>
    <w:p w14:paraId="6FDEDB30" w14:textId="4887BE9A" w:rsidR="0050697F" w:rsidRDefault="0050697F" w:rsidP="00D653B8">
      <w:pPr>
        <w:pStyle w:val="afff8"/>
        <w:ind w:firstLine="480"/>
      </w:pPr>
      <w:r w:rsidRPr="001933CA">
        <w:rPr>
          <w:rFonts w:hint="eastAsia"/>
        </w:rPr>
        <w:t>为了使连接权值沿着</w:t>
      </w:r>
      <m:oMath>
        <m:r>
          <w:rPr>
            <w:rFonts w:ascii="Cambria Math"/>
          </w:rPr>
          <m:t>e</m:t>
        </m:r>
      </m:oMath>
      <w:r w:rsidRPr="001933CA">
        <w:rPr>
          <w:rFonts w:hint="eastAsia"/>
        </w:rPr>
        <w:t>的梯度变化方向得以改善网络逐渐收敛，取</w:t>
      </w:r>
    </w:p>
    <w:p w14:paraId="538BB374" w14:textId="0937577B" w:rsidR="0050697F" w:rsidRDefault="00D653B8" w:rsidP="00D653B8">
      <w:pPr>
        <w:pStyle w:val="aff2"/>
      </w:pPr>
      <w:r>
        <w:rPr>
          <w:iCs/>
        </w:rPr>
        <w:tab/>
      </w:r>
      <m:oMath>
        <m:r>
          <w:rPr>
            <w:rFonts w:ascii="Cambria Math" w:hAnsi="Cambria Math"/>
          </w:rPr>
          <m:t>Δ</m:t>
        </m:r>
        <m:sSub>
          <m:sSubPr>
            <m:ctrlPr>
              <w:rPr>
                <w:rFonts w:ascii="Cambria Math" w:hAnsi="Cambria Math"/>
              </w:rPr>
            </m:ctrlPr>
          </m:sSubPr>
          <m:e>
            <m:r>
              <w:rPr>
                <w:rFonts w:ascii="Cambria Math" w:hAnsi="Cambria Math"/>
              </w:rPr>
              <m:t>ω</m:t>
            </m:r>
          </m:e>
          <m:sub>
            <m:r>
              <w:rPr>
                <w:rFonts w:ascii="Cambria Math" w:hAnsi="Cambria Math"/>
              </w:rPr>
              <m:t>jk</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jk</m:t>
                </m:r>
              </m:sub>
            </m:sSub>
          </m:den>
        </m:f>
      </m:oMath>
      <w:r>
        <w:tab/>
      </w:r>
      <w:r w:rsidRPr="00D653B8">
        <w:t>(</w:t>
      </w:r>
      <w:r w:rsidRPr="00D653B8">
        <w:rPr>
          <w:rFonts w:hint="eastAsia"/>
        </w:rPr>
        <w:t>1</w:t>
      </w:r>
      <w:r w:rsidRPr="00D653B8">
        <w:t>-</w:t>
      </w:r>
      <w:r>
        <w:rPr>
          <w:rFonts w:hint="eastAsia"/>
        </w:rPr>
        <w:t>4</w:t>
      </w:r>
      <w:r w:rsidRPr="00D653B8">
        <w:t>)</w:t>
      </w:r>
    </w:p>
    <w:p w14:paraId="31703C16" w14:textId="7EB6ABCE" w:rsidR="0050697F" w:rsidRPr="00D653B8" w:rsidRDefault="0050697F" w:rsidP="00D653B8">
      <w:pPr>
        <w:pStyle w:val="afff8"/>
        <w:ind w:firstLine="480"/>
      </w:pPr>
      <w:r w:rsidRPr="00D653B8">
        <w:tab/>
      </w:r>
      <w:r w:rsidRPr="00D653B8">
        <w:rPr>
          <w:rFonts w:hint="eastAsia"/>
        </w:rPr>
        <w:t>其中，</w:t>
      </w:r>
      <m:oMath>
        <m:r>
          <w:rPr>
            <w:rFonts w:ascii="Cambria Math"/>
          </w:rPr>
          <m:t>η</m:t>
        </m:r>
      </m:oMath>
      <w:r w:rsidRPr="00D653B8">
        <w:rPr>
          <w:rFonts w:hint="eastAsia"/>
        </w:rPr>
        <w:t>为增益因子。</w:t>
      </w:r>
    </w:p>
    <w:p w14:paraId="39BDF4C1" w14:textId="781E6BFF" w:rsidR="0050697F" w:rsidRPr="00631FC1" w:rsidRDefault="00D653B8" w:rsidP="00D653B8">
      <w:pPr>
        <w:pStyle w:val="aff2"/>
      </w:pPr>
      <w:r>
        <w:tab/>
      </w:r>
      <m:oMath>
        <m:f>
          <m:fPr>
            <m:ctrlPr>
              <w:rPr>
                <w:rFonts w:ascii="Cambria Math" w:hAnsi="Cambria Math"/>
              </w:rPr>
            </m:ctrlPr>
          </m:fPr>
          <m:num>
            <m:r>
              <w:rPr>
                <w:rFonts w:ascii="Cambria Math"/>
              </w:rPr>
              <m:t>∂e</m:t>
            </m:r>
          </m:num>
          <m:den>
            <m:r>
              <w:rPr>
                <w:rFonts w:ascii="Cambria Math"/>
              </w:rPr>
              <m:t>∂</m:t>
            </m:r>
            <m:sSub>
              <m:sSubPr>
                <m:ctrlPr>
                  <w:rPr>
                    <w:rFonts w:ascii="Cambria Math" w:hAnsi="Cambria Math"/>
                  </w:rPr>
                </m:ctrlPr>
              </m:sSubPr>
              <m:e>
                <m:r>
                  <w:rPr>
                    <w:rFonts w:ascii="Cambria Math"/>
                  </w:rPr>
                  <m:t>ω</m:t>
                </m:r>
              </m:e>
              <m:sub>
                <m:r>
                  <w:rPr>
                    <w:rFonts w:ascii="Cambria Math"/>
                  </w:rPr>
                  <m:t>jk</m:t>
                </m:r>
              </m:sub>
            </m:sSub>
          </m:den>
        </m:f>
        <m:r>
          <m:rPr>
            <m:sty m:val="p"/>
          </m:rPr>
          <w:rPr>
            <w:rFonts w:ascii="Cambria Math"/>
          </w:rPr>
          <m:t>=</m:t>
        </m:r>
        <m:f>
          <m:fPr>
            <m:ctrlPr>
              <w:rPr>
                <w:rFonts w:ascii="Cambria Math" w:hAnsi="Cambria Math"/>
              </w:rPr>
            </m:ctrlPr>
          </m:fPr>
          <m:num>
            <m:r>
              <w:rPr>
                <w:rFonts w:ascii="Cambria Math"/>
              </w:rPr>
              <m:t>∂e</m:t>
            </m:r>
          </m:num>
          <m:den>
            <m:r>
              <w:rPr>
                <w:rFonts w:ascii="Cambria Math"/>
              </w:rPr>
              <m:t>∂ne</m:t>
            </m:r>
            <m:sSub>
              <m:sSubPr>
                <m:ctrlPr>
                  <w:rPr>
                    <w:rFonts w:ascii="Cambria Math" w:hAnsi="Cambria Math"/>
                  </w:rPr>
                </m:ctrlPr>
              </m:sSubPr>
              <m:e>
                <m:r>
                  <w:rPr>
                    <w:rFonts w:ascii="Cambria Math"/>
                  </w:rPr>
                  <m:t>t</m:t>
                </m:r>
              </m:e>
              <m:sub>
                <m:r>
                  <w:rPr>
                    <w:rFonts w:ascii="Cambria Math"/>
                  </w:rPr>
                  <m:t>k</m:t>
                </m:r>
              </m:sub>
            </m:sSub>
          </m:den>
        </m:f>
        <m:r>
          <m:rPr>
            <m:sty m:val="p"/>
          </m:rPr>
          <w:rPr>
            <w:rFonts w:ascii="MS Gothic" w:eastAsia="MS Gothic" w:hAnsi="MS Gothic" w:cs="MS Gothic" w:hint="eastAsia"/>
          </w:rPr>
          <m:t>⋅</m:t>
        </m:r>
        <m:f>
          <m:fPr>
            <m:ctrlPr>
              <w:rPr>
                <w:rFonts w:ascii="Cambria Math" w:hAnsi="Cambria Math"/>
              </w:rPr>
            </m:ctrlPr>
          </m:fPr>
          <m:num>
            <m:r>
              <w:rPr>
                <w:rFonts w:ascii="Cambria Math"/>
              </w:rPr>
              <m:t>∂ne</m:t>
            </m:r>
            <m:sSub>
              <m:sSubPr>
                <m:ctrlPr>
                  <w:rPr>
                    <w:rFonts w:ascii="Cambria Math" w:hAnsi="Cambria Math"/>
                  </w:rPr>
                </m:ctrlPr>
              </m:sSubPr>
              <m:e>
                <m:r>
                  <w:rPr>
                    <w:rFonts w:ascii="Cambria Math"/>
                  </w:rPr>
                  <m:t>t</m:t>
                </m:r>
              </m:e>
              <m:sub>
                <m:r>
                  <w:rPr>
                    <w:rFonts w:ascii="Cambria Math"/>
                  </w:rPr>
                  <m:t>k</m:t>
                </m:r>
              </m:sub>
            </m:sSub>
          </m:num>
          <m:den>
            <m:r>
              <w:rPr>
                <w:rFonts w:ascii="Cambria Math"/>
              </w:rPr>
              <m:t>∂</m:t>
            </m:r>
            <m:sSub>
              <m:sSubPr>
                <m:ctrlPr>
                  <w:rPr>
                    <w:rFonts w:ascii="Cambria Math" w:hAnsi="Cambria Math"/>
                  </w:rPr>
                </m:ctrlPr>
              </m:sSubPr>
              <m:e>
                <m:r>
                  <w:rPr>
                    <w:rFonts w:ascii="Cambria Math"/>
                  </w:rPr>
                  <m:t>ω</m:t>
                </m:r>
              </m:e>
              <m:sub>
                <m:r>
                  <w:rPr>
                    <w:rFonts w:ascii="Cambria Math"/>
                  </w:rPr>
                  <m:t>jk</m:t>
                </m:r>
              </m:sub>
            </m:sSub>
          </m:den>
        </m:f>
      </m:oMath>
      <w:r>
        <w:tab/>
      </w:r>
      <w:r w:rsidRPr="00D653B8">
        <w:t>(</w:t>
      </w:r>
      <w:r w:rsidRPr="00D653B8">
        <w:rPr>
          <w:rFonts w:hint="eastAsia"/>
        </w:rPr>
        <w:t>1</w:t>
      </w:r>
      <w:r w:rsidRPr="00D653B8">
        <w:t>-</w:t>
      </w:r>
      <w:r>
        <w:rPr>
          <w:rFonts w:hint="eastAsia"/>
        </w:rPr>
        <w:t>5</w:t>
      </w:r>
      <w:r w:rsidRPr="00D653B8">
        <w:t>)</w:t>
      </w:r>
    </w:p>
    <w:p w14:paraId="47636502" w14:textId="47C4F32A" w:rsidR="0050697F" w:rsidRDefault="00D653B8" w:rsidP="00D653B8">
      <w:pPr>
        <w:pStyle w:val="aff2"/>
      </w:pPr>
      <w:r>
        <w:lastRenderedPageBreak/>
        <w:tab/>
      </w:r>
      <m:oMath>
        <m:r>
          <m:rPr>
            <m:sty m:val="p"/>
          </m:rPr>
          <w:rPr>
            <w:rFonts w:ascii="Cambria Math" w:hAnsi="Cambria Math"/>
          </w:rPr>
          <m:t>∵</m:t>
        </m:r>
        <m:r>
          <w:rPr>
            <w:rFonts w:ascii="Cambria Math" w:hAnsi="Cambria Math"/>
          </w:rPr>
          <m:t>ne</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limLow>
          <m:limLowPr>
            <m:ctrlPr>
              <w:rPr>
                <w:rFonts w:ascii="Cambria Math" w:hAnsi="Cambria Math"/>
              </w:rPr>
            </m:ctrlPr>
          </m:limLowPr>
          <m:e>
            <m:r>
              <m:rPr>
                <m:sty m:val="p"/>
              </m:rPr>
              <w:rPr>
                <w:rFonts w:ascii="Cambria Math" w:hAnsi="Cambria Math"/>
              </w:rPr>
              <m:t>∑</m:t>
            </m:r>
          </m:e>
          <m:lim>
            <m:r>
              <w:rPr>
                <w:rFonts w:ascii="Cambria Math" w:hAnsi="Cambria Math"/>
              </w:rPr>
              <m:t>j</m:t>
            </m:r>
          </m:lim>
        </m:limLow>
        <m:sSub>
          <m:sSubPr>
            <m:ctrlPr>
              <w:rPr>
                <w:rFonts w:ascii="Cambria Math" w:hAnsi="Cambria Math"/>
              </w:rPr>
            </m:ctrlPr>
          </m:sSubPr>
          <m:e>
            <m:r>
              <w:rPr>
                <w:rFonts w:ascii="Cambria Math" w:hAnsi="Cambria Math"/>
              </w:rPr>
              <m:t>ω</m:t>
            </m:r>
          </m:e>
          <m:sub>
            <m:r>
              <w:rPr>
                <w:rFonts w:ascii="Cambria Math" w:hAnsi="Cambria Math"/>
              </w:rPr>
              <m:t>jk</m:t>
            </m:r>
          </m:sub>
        </m:sSub>
        <m:sSub>
          <m:sSubPr>
            <m:ctrlPr>
              <w:rPr>
                <w:rFonts w:ascii="Cambria Math" w:hAnsi="Cambria Math"/>
              </w:rPr>
            </m:ctrlPr>
          </m:sSubPr>
          <m:e>
            <m:r>
              <w:rPr>
                <w:rFonts w:ascii="Cambria Math" w:hAnsi="Cambria Math"/>
              </w:rPr>
              <m:t>O</m:t>
            </m:r>
          </m:e>
          <m:sub>
            <m:r>
              <w:rPr>
                <w:rFonts w:ascii="Cambria Math" w:hAnsi="Cambria Math"/>
              </w:rPr>
              <m:t>j</m:t>
            </m:r>
          </m:sub>
        </m:sSub>
        <m:r>
          <m:rPr>
            <m:sty m:val="p"/>
          </m:rPr>
          <w:rPr>
            <w:rFonts w:ascii="Cambria Math" w:hAnsi="Cambria Math"/>
          </w:rPr>
          <m:t>→</m:t>
        </m:r>
        <m:f>
          <m:fPr>
            <m:ctrlPr>
              <w:rPr>
                <w:rFonts w:ascii="Cambria Math" w:hAnsi="Cambria Math"/>
              </w:rPr>
            </m:ctrlPr>
          </m:fPr>
          <m:num>
            <m:r>
              <w:rPr>
                <w:rFonts w:ascii="Cambria Math" w:hAnsi="Cambria Math"/>
              </w:rPr>
              <m:t>∂ne</m:t>
            </m:r>
            <m:sSub>
              <m:sSubPr>
                <m:ctrlPr>
                  <w:rPr>
                    <w:rFonts w:ascii="Cambria Math" w:hAnsi="Cambria Math"/>
                  </w:rPr>
                </m:ctrlPr>
              </m:sSubPr>
              <m:e>
                <m:r>
                  <w:rPr>
                    <w:rFonts w:ascii="Cambria Math" w:hAnsi="Cambria Math"/>
                  </w:rPr>
                  <m:t>t</m:t>
                </m:r>
              </m:e>
              <m:sub>
                <m:r>
                  <w:rPr>
                    <w:rFonts w:ascii="Cambria Math" w:hAnsi="Cambria Math"/>
                  </w:rPr>
                  <m:t>k</m:t>
                </m:r>
              </m:sub>
            </m:sSub>
          </m:num>
          <m:den>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jk</m:t>
                </m:r>
              </m:sub>
            </m:sSub>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jk</m:t>
                </m:r>
              </m:sub>
            </m:sSub>
          </m:den>
        </m:f>
        <m:limLow>
          <m:limLowPr>
            <m:ctrlPr>
              <w:rPr>
                <w:rFonts w:ascii="Cambria Math" w:hAnsi="Cambria Math"/>
              </w:rPr>
            </m:ctrlPr>
          </m:limLowPr>
          <m:e>
            <m:r>
              <m:rPr>
                <m:sty m:val="p"/>
              </m:rPr>
              <w:rPr>
                <w:rFonts w:ascii="Cambria Math" w:hAnsi="Cambria Math"/>
              </w:rPr>
              <m:t>∑</m:t>
            </m:r>
          </m:e>
          <m:lim>
            <m:r>
              <w:rPr>
                <w:rFonts w:ascii="Cambria Math" w:hAnsi="Cambria Math"/>
              </w:rPr>
              <m:t>j</m:t>
            </m:r>
          </m:lim>
        </m:limLow>
        <m:sSub>
          <m:sSubPr>
            <m:ctrlPr>
              <w:rPr>
                <w:rFonts w:ascii="Cambria Math" w:hAnsi="Cambria Math"/>
              </w:rPr>
            </m:ctrlPr>
          </m:sSubPr>
          <m:e>
            <m:r>
              <w:rPr>
                <w:rFonts w:ascii="Cambria Math" w:hAnsi="Cambria Math"/>
              </w:rPr>
              <m:t>ω</m:t>
            </m:r>
          </m:e>
          <m:sub>
            <m:r>
              <w:rPr>
                <w:rFonts w:ascii="Cambria Math" w:hAnsi="Cambria Math"/>
              </w:rPr>
              <m:t>jk</m:t>
            </m:r>
          </m:sub>
        </m:sSub>
        <m:sSub>
          <m:sSubPr>
            <m:ctrlPr>
              <w:rPr>
                <w:rFonts w:ascii="Cambria Math" w:hAnsi="Cambria Math"/>
              </w:rPr>
            </m:ctrlPr>
          </m:sSubPr>
          <m:e>
            <m:r>
              <w:rPr>
                <w:rFonts w:ascii="Cambria Math" w:hAnsi="Cambria Math"/>
              </w:rPr>
              <m:t>O</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j</m:t>
            </m:r>
          </m:sub>
        </m:sSub>
      </m:oMath>
      <w:r>
        <w:tab/>
      </w:r>
      <w:r w:rsidRPr="00D653B8">
        <w:t>(</w:t>
      </w:r>
      <w:r w:rsidRPr="00D653B8">
        <w:rPr>
          <w:rFonts w:hint="eastAsia"/>
        </w:rPr>
        <w:t>1</w:t>
      </w:r>
      <w:r w:rsidRPr="00D653B8">
        <w:t>-</w:t>
      </w:r>
      <w:r>
        <w:rPr>
          <w:rFonts w:hint="eastAsia"/>
        </w:rPr>
        <w:t>6</w:t>
      </w:r>
      <w:r w:rsidRPr="00D653B8">
        <w:t>)</w:t>
      </w:r>
    </w:p>
    <w:p w14:paraId="4B26CFD9" w14:textId="728B03D9" w:rsidR="0050697F" w:rsidRDefault="0050697F" w:rsidP="00D653B8">
      <w:pPr>
        <w:pStyle w:val="aff2"/>
      </w:pPr>
      <w:r>
        <w:rPr>
          <w:rFonts w:hint="eastAsia"/>
        </w:rPr>
        <w:t>令</w:t>
      </w:r>
      <m:oMath>
        <m:sSub>
          <m:sSubPr>
            <m:ctrlPr>
              <w:rPr>
                <w:rFonts w:ascii="Cambria Math" w:hAnsi="Cambria Math"/>
              </w:rPr>
            </m:ctrlPr>
          </m:sSubPr>
          <m:e>
            <m:r>
              <w:rPr>
                <w:rFonts w:ascii="Cambria Math" w:hAnsi="Cambria Math"/>
              </w:rPr>
              <m:t>δ</m:t>
            </m:r>
          </m:e>
          <m:sub>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∂ne</m:t>
            </m:r>
            <m:sSub>
              <m:sSubPr>
                <m:ctrlPr>
                  <w:rPr>
                    <w:rFonts w:ascii="Cambria Math" w:hAnsi="Cambria Math"/>
                  </w:rPr>
                </m:ctrlPr>
              </m:sSubPr>
              <m:e>
                <m:r>
                  <w:rPr>
                    <w:rFonts w:ascii="Cambria Math" w:hAnsi="Cambria Math"/>
                  </w:rPr>
                  <m:t>t</m:t>
                </m:r>
              </m:e>
              <m:sub>
                <m:r>
                  <w:rPr>
                    <w:rFonts w:ascii="Cambria Math" w:hAnsi="Cambria Math"/>
                  </w:rPr>
                  <m:t>k</m:t>
                </m:r>
              </m:sub>
            </m:sSub>
          </m:den>
        </m:f>
      </m:oMath>
    </w:p>
    <w:p w14:paraId="05C0E457" w14:textId="60D86F7E" w:rsidR="00D653B8" w:rsidRDefault="00D653B8" w:rsidP="00D653B8">
      <w:pPr>
        <w:pStyle w:val="aff2"/>
      </w:pPr>
      <w:r>
        <w:tab/>
      </w:r>
      <m:oMath>
        <m:r>
          <m:rPr>
            <m:sty m:val="p"/>
          </m:rP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ω</m:t>
            </m:r>
          </m:e>
          <m:sub>
            <m:r>
              <w:rPr>
                <w:rFonts w:ascii="Cambria Math" w:hAnsi="Cambria Math"/>
              </w:rPr>
              <m:t>jk</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jk</m:t>
                </m:r>
              </m:sub>
            </m:sSub>
          </m:den>
        </m:f>
        <m:r>
          <m:rPr>
            <m:sty m:val="p"/>
          </m:rPr>
          <w:rPr>
            <w:rFonts w:ascii="Cambria Math" w:hAnsi="Cambria Math"/>
          </w:rPr>
          <m:t>=-</m:t>
        </m:r>
        <m:r>
          <w:rPr>
            <w:rFonts w:ascii="Cambria Math" w:hAnsi="Cambria Math"/>
          </w:rPr>
          <m:t>η</m:t>
        </m:r>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j</m:t>
            </m:r>
          </m:sub>
        </m:sSub>
      </m:oMath>
      <w:r>
        <w:tab/>
      </w:r>
      <w:r w:rsidRPr="00D653B8">
        <w:t>(</w:t>
      </w:r>
      <w:r w:rsidRPr="00D653B8">
        <w:rPr>
          <w:rFonts w:hint="eastAsia"/>
        </w:rPr>
        <w:t>1</w:t>
      </w:r>
      <w:r w:rsidRPr="00D653B8">
        <w:t>-</w:t>
      </w:r>
      <w:r>
        <w:rPr>
          <w:rFonts w:hint="eastAsia"/>
        </w:rPr>
        <w:t>7</w:t>
      </w:r>
      <w:r w:rsidRPr="00D653B8">
        <w:t>)</w:t>
      </w:r>
    </w:p>
    <w:p w14:paraId="4C7B589B" w14:textId="77777777" w:rsidR="00D653B8" w:rsidRPr="00D653B8" w:rsidRDefault="0050697F" w:rsidP="00D653B8">
      <w:pPr>
        <w:pStyle w:val="afff8"/>
        <w:ind w:firstLine="480"/>
      </w:pPr>
      <w:r w:rsidRPr="00D653B8">
        <w:rPr>
          <w:rFonts w:hint="eastAsia"/>
        </w:rPr>
        <w:t>当节点</w:t>
      </w:r>
      <w:r w:rsidRPr="00D653B8">
        <w:object w:dxaOrig="200" w:dyaOrig="260" w14:anchorId="55D55522">
          <v:shape id="_x0000_i1030" type="#_x0000_t75" style="width:10.35pt;height:12.1pt" o:ole="">
            <v:imagedata r:id="rId23" o:title=""/>
          </v:shape>
          <o:OLEObject Type="Embed" ProgID="Equation.DSMT4" ShapeID="_x0000_i1030" DrawAspect="Content" ObjectID="_1791401536" r:id="rId24"/>
        </w:object>
      </w:r>
      <w:r w:rsidRPr="00D653B8">
        <w:rPr>
          <w:rFonts w:hint="eastAsia"/>
        </w:rPr>
        <w:t>是输出层上的节点时：</w:t>
      </w:r>
      <w:r w:rsidRPr="00C51D80">
        <w:rPr>
          <w:rFonts w:hint="eastAsia"/>
        </w:rPr>
        <w:t xml:space="preserve"> </w:t>
      </w:r>
    </w:p>
    <w:p w14:paraId="50543FFC" w14:textId="004001B8" w:rsidR="0050697F" w:rsidRPr="00C51D80" w:rsidRDefault="00D653B8" w:rsidP="00D653B8">
      <w:pPr>
        <w:pStyle w:val="aff2"/>
      </w:pPr>
      <w:r>
        <w:tab/>
      </w:r>
      <m:oMath>
        <m:sSub>
          <m:sSubPr>
            <m:ctrlPr>
              <w:rPr>
                <w:rFonts w:ascii="Cambria Math" w:hAnsi="Cambria Math"/>
              </w:rPr>
            </m:ctrlPr>
          </m:sSubPr>
          <m:e>
            <m:r>
              <w:rPr>
                <w:rFonts w:ascii="Cambria Math" w:hAnsi="Cambria Math"/>
              </w:rPr>
              <m:t>δ</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ne</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sidRPr="00D653B8">
        <w:t xml:space="preserve"> </w:t>
      </w:r>
      <w:r>
        <w:tab/>
      </w:r>
      <w:r w:rsidRPr="00D653B8">
        <w:t>(</w:t>
      </w:r>
      <w:r w:rsidRPr="00D653B8">
        <w:rPr>
          <w:rFonts w:hint="eastAsia"/>
        </w:rPr>
        <w:t>1</w:t>
      </w:r>
      <w:r w:rsidRPr="00D653B8">
        <w:t>-</w:t>
      </w:r>
      <w:r>
        <w:rPr>
          <w:rFonts w:hint="eastAsia"/>
        </w:rPr>
        <w:t>8</w:t>
      </w:r>
      <w:r w:rsidRPr="00D653B8">
        <w:t>)</w:t>
      </w:r>
    </w:p>
    <w:p w14:paraId="161E492E" w14:textId="77777777" w:rsidR="00D653B8" w:rsidRPr="00D653B8" w:rsidRDefault="0050697F" w:rsidP="00D653B8">
      <w:pPr>
        <w:pStyle w:val="afff8"/>
        <w:ind w:firstLine="480"/>
      </w:pPr>
      <w:r>
        <w:rPr>
          <w:rFonts w:hint="eastAsia"/>
        </w:rPr>
        <w:t>当节点</w:t>
      </w:r>
      <w:r w:rsidRPr="00C51D80">
        <w:object w:dxaOrig="200" w:dyaOrig="260" w14:anchorId="6D2FA928">
          <v:shape id="_x0000_i1031" type="#_x0000_t75" style="width:10.35pt;height:12.1pt" o:ole="">
            <v:imagedata r:id="rId23" o:title=""/>
          </v:shape>
          <o:OLEObject Type="Embed" ProgID="Equation.DSMT4" ShapeID="_x0000_i1031" DrawAspect="Content" ObjectID="_1791401537" r:id="rId25"/>
        </w:object>
      </w:r>
      <w:r>
        <w:rPr>
          <w:rFonts w:hint="eastAsia"/>
        </w:rPr>
        <w:t>不是输出层上的节点时：</w:t>
      </w:r>
      <w:r w:rsidRPr="00C51D80">
        <w:rPr>
          <w:rFonts w:hint="eastAsia"/>
        </w:rPr>
        <w:t xml:space="preserve"> </w:t>
      </w:r>
    </w:p>
    <w:p w14:paraId="4B27748C" w14:textId="16CC6DDB" w:rsidR="0050697F" w:rsidRPr="00C51D80" w:rsidRDefault="00D653B8" w:rsidP="00D653B8">
      <w:pPr>
        <w:pStyle w:val="aff2"/>
      </w:pPr>
      <w:r>
        <w:tab/>
      </w:r>
      <m:oMath>
        <m:sSub>
          <m:sSubPr>
            <m:ctrlPr>
              <w:rPr>
                <w:rFonts w:ascii="Cambria Math" w:hAnsi="Cambria Math"/>
              </w:rPr>
            </m:ctrlPr>
          </m:sSubPr>
          <m:e>
            <m:r>
              <w:rPr>
                <w:rFonts w:ascii="Cambria Math"/>
              </w:rPr>
              <m:t>δ</m:t>
            </m:r>
          </m:e>
          <m:sub>
            <m:r>
              <w:rPr>
                <w:rFonts w:ascii="Cambria Math"/>
              </w:rPr>
              <m:t>k</m:t>
            </m:r>
          </m:sub>
        </m:sSub>
        <m:r>
          <m:rPr>
            <m:sty m:val="p"/>
          </m:rPr>
          <w:rPr>
            <w:rFonts w:ascii="Cambria Math"/>
          </w:rPr>
          <m:t>=</m:t>
        </m:r>
        <m:sSup>
          <m:sSupPr>
            <m:ctrlPr>
              <w:rPr>
                <w:rFonts w:ascii="Cambria Math" w:hAnsi="Cambria Math"/>
              </w:rPr>
            </m:ctrlPr>
          </m:sSupPr>
          <m:e>
            <m:r>
              <w:rPr>
                <w:rFonts w:ascii="Cambria Math"/>
              </w:rPr>
              <m:t>f</m:t>
            </m:r>
          </m:e>
          <m:sup>
            <m:r>
              <m:rPr>
                <m:sty m:val="p"/>
              </m:rPr>
              <w:rPr>
                <w:rFonts w:ascii="Cambria Math"/>
              </w:rPr>
              <m:t>'</m:t>
            </m:r>
          </m:sup>
        </m:sSup>
        <m:r>
          <m:rPr>
            <m:sty m:val="p"/>
          </m:rPr>
          <w:rPr>
            <w:rFonts w:ascii="Cambria Math"/>
          </w:rPr>
          <m:t>(</m:t>
        </m:r>
        <m:r>
          <w:rPr>
            <w:rFonts w:ascii="Cambria Math"/>
          </w:rPr>
          <m:t>ne</m:t>
        </m:r>
        <m:sSub>
          <m:sSubPr>
            <m:ctrlPr>
              <w:rPr>
                <w:rFonts w:ascii="Cambria Math" w:hAnsi="Cambria Math"/>
              </w:rPr>
            </m:ctrlPr>
          </m:sSubPr>
          <m:e>
            <m:r>
              <w:rPr>
                <w:rFonts w:ascii="Cambria Math"/>
              </w:rPr>
              <m:t>t</m:t>
            </m:r>
          </m:e>
          <m:sub>
            <m:r>
              <w:rPr>
                <w:rFonts w:ascii="Cambria Math"/>
              </w:rPr>
              <m:t>k</m:t>
            </m:r>
          </m:sub>
        </m:sSub>
        <m:r>
          <m:rPr>
            <m:sty m:val="p"/>
          </m:rPr>
          <w:rPr>
            <w:rFonts w:ascii="Cambria Math"/>
          </w:rPr>
          <m:t>)</m:t>
        </m:r>
        <m:r>
          <m:rPr>
            <m:sty m:val="p"/>
          </m:rPr>
          <w:rPr>
            <w:rFonts w:ascii="MS Gothic" w:eastAsia="MS Gothic" w:hAnsi="MS Gothic" w:cs="MS Gothic" w:hint="eastAsia"/>
          </w:rPr>
          <m:t>⋅</m:t>
        </m:r>
        <m:limLow>
          <m:limLowPr>
            <m:ctrlPr>
              <w:rPr>
                <w:rFonts w:ascii="Cambria Math" w:hAnsi="Cambria Math"/>
              </w:rPr>
            </m:ctrlPr>
          </m:limLowPr>
          <m:e>
            <m:r>
              <m:rPr>
                <m:sty m:val="p"/>
              </m:rPr>
              <w:rPr>
                <w:rFonts w:ascii="Cambria Math"/>
              </w:rPr>
              <m:t>∑</m:t>
            </m:r>
          </m:e>
          <m:lim>
            <m:r>
              <w:rPr>
                <w:rFonts w:ascii="Cambria Math"/>
              </w:rPr>
              <m:t>m</m:t>
            </m:r>
          </m:lim>
        </m:limLow>
        <m:sSub>
          <m:sSubPr>
            <m:ctrlPr>
              <w:rPr>
                <w:rFonts w:ascii="Cambria Math" w:hAnsi="Cambria Math"/>
              </w:rPr>
            </m:ctrlPr>
          </m:sSubPr>
          <m:e>
            <m:r>
              <w:rPr>
                <w:rFonts w:ascii="Cambria Math"/>
              </w:rPr>
              <m:t>δ</m:t>
            </m:r>
          </m:e>
          <m:sub>
            <m:r>
              <w:rPr>
                <w:rFonts w:ascii="Cambria Math"/>
              </w:rPr>
              <m:t>m</m:t>
            </m:r>
          </m:sub>
        </m:sSub>
        <m:sSub>
          <m:sSubPr>
            <m:ctrlPr>
              <w:rPr>
                <w:rFonts w:ascii="Cambria Math" w:hAnsi="Cambria Math"/>
              </w:rPr>
            </m:ctrlPr>
          </m:sSubPr>
          <m:e>
            <m:r>
              <w:rPr>
                <w:rFonts w:ascii="Cambria Math"/>
              </w:rPr>
              <m:t>w</m:t>
            </m:r>
          </m:e>
          <m:sub>
            <m:r>
              <w:rPr>
                <w:rFonts w:ascii="Cambria Math"/>
              </w:rPr>
              <m:t>km</m:t>
            </m:r>
          </m:sub>
        </m:sSub>
      </m:oMath>
      <w:r>
        <w:tab/>
      </w:r>
      <w:r w:rsidRPr="00D653B8">
        <w:t>(</w:t>
      </w:r>
      <w:r w:rsidRPr="00D653B8">
        <w:rPr>
          <w:rFonts w:hint="eastAsia"/>
        </w:rPr>
        <w:t>1</w:t>
      </w:r>
      <w:r w:rsidRPr="00D653B8">
        <w:t>-</w:t>
      </w:r>
      <w:r>
        <w:rPr>
          <w:rFonts w:hint="eastAsia"/>
        </w:rPr>
        <w:t>9</w:t>
      </w:r>
      <w:r w:rsidRPr="00D653B8">
        <w:t>)</w:t>
      </w:r>
    </w:p>
    <w:p w14:paraId="38E26C72" w14:textId="1047BA11" w:rsidR="00D653B8" w:rsidRDefault="0050697F" w:rsidP="00D653B8">
      <w:pPr>
        <w:pStyle w:val="afff8"/>
        <w:ind w:firstLine="480"/>
      </w:pPr>
      <w:r>
        <w:rPr>
          <w:rFonts w:hint="eastAsia"/>
        </w:rPr>
        <w:t>对于输出层节点</w:t>
      </w:r>
      <w:r w:rsidR="00D653B8">
        <w:rPr>
          <w:rFonts w:hint="eastAsia"/>
        </w:rPr>
        <w:t>：</w:t>
      </w:r>
    </w:p>
    <w:p w14:paraId="43AEFC12" w14:textId="77DB0963" w:rsidR="0050697F" w:rsidRDefault="00D653B8" w:rsidP="00D653B8">
      <w:pPr>
        <w:pStyle w:val="aff2"/>
      </w:pPr>
      <w:r>
        <w:tab/>
      </w:r>
      <w:r w:rsidR="0050697F">
        <w:rPr>
          <w:rFonts w:hint="eastAsia"/>
        </w:rPr>
        <w:t xml:space="preserve"> </w:t>
      </w:r>
      <m:oMath>
        <m:sSup>
          <m:sSupPr>
            <m:ctrlPr>
              <w:rPr>
                <w:rFonts w:ascii="Cambria Math" w:hAnsi="Cambria Math"/>
              </w:rPr>
            </m:ctrlPr>
          </m:sSupPr>
          <m:e>
            <m:r>
              <w:rPr>
                <w:rFonts w:ascii="Cambria Math"/>
              </w:rPr>
              <m:t>f</m:t>
            </m:r>
          </m:e>
          <m:sup>
            <m:r>
              <m:rPr>
                <m:sty m:val="p"/>
              </m:rPr>
              <w:rPr>
                <w:rFonts w:ascii="Cambria Math"/>
              </w:rPr>
              <m:t>'</m:t>
            </m:r>
          </m:sup>
        </m:sSup>
        <m:r>
          <m:rPr>
            <m:sty m:val="p"/>
          </m:rPr>
          <w:rPr>
            <w:rFonts w:ascii="Cambria Math"/>
          </w:rPr>
          <m:t>(</m:t>
        </m:r>
        <m:r>
          <w:rPr>
            <w:rFonts w:ascii="Cambria Math"/>
          </w:rPr>
          <m:t>ne</m:t>
        </m:r>
        <m:sSub>
          <m:sSubPr>
            <m:ctrlPr>
              <w:rPr>
                <w:rFonts w:ascii="Cambria Math" w:hAnsi="Cambria Math"/>
              </w:rPr>
            </m:ctrlPr>
          </m:sSubPr>
          <m:e>
            <m:r>
              <w:rPr>
                <w:rFonts w:ascii="Cambria Math"/>
              </w:rPr>
              <m:t>t</m:t>
            </m:r>
          </m:e>
          <m:sub>
            <m:r>
              <w:rPr>
                <w:rFonts w:ascii="Cambria Math"/>
              </w:rPr>
              <m:t>k</m:t>
            </m:r>
          </m:sub>
        </m:sSub>
        <m:r>
          <m:rPr>
            <m:sty m:val="p"/>
          </m:rPr>
          <w:rPr>
            <w:rFonts w:ascii="Cambria Math"/>
          </w:rPr>
          <m:t>)=</m:t>
        </m:r>
        <m:r>
          <w:rPr>
            <w:rFonts w:ascii="Cambria Math"/>
          </w:rPr>
          <m:t>f</m:t>
        </m:r>
        <m:r>
          <m:rPr>
            <m:sty m:val="p"/>
          </m:rPr>
          <w:rPr>
            <w:rFonts w:ascii="Cambria Math"/>
          </w:rPr>
          <m:t>(</m:t>
        </m:r>
        <m:r>
          <w:rPr>
            <w:rFonts w:ascii="Cambria Math"/>
          </w:rPr>
          <m:t>ne</m:t>
        </m:r>
        <m:sSub>
          <m:sSubPr>
            <m:ctrlPr>
              <w:rPr>
                <w:rFonts w:ascii="Cambria Math" w:hAnsi="Cambria Math"/>
              </w:rPr>
            </m:ctrlPr>
          </m:sSubPr>
          <m:e>
            <m:r>
              <w:rPr>
                <w:rFonts w:ascii="Cambria Math"/>
              </w:rPr>
              <m:t>t</m:t>
            </m:r>
          </m:e>
          <m:sub>
            <m:r>
              <w:rPr>
                <w:rFonts w:ascii="Cambria Math"/>
              </w:rPr>
              <m:t>k</m:t>
            </m:r>
          </m:sub>
        </m:sSub>
        <m:r>
          <m:rPr>
            <m:sty m:val="p"/>
          </m:rPr>
          <w:rPr>
            <w:rFonts w:ascii="Cambria Math"/>
          </w:rPr>
          <m:t>)[1</m:t>
        </m:r>
        <m:r>
          <m:rPr>
            <m:sty m:val="p"/>
          </m:rPr>
          <w:rPr>
            <w:rFonts w:ascii="Cambria Math"/>
          </w:rPr>
          <m:t>-</m:t>
        </m:r>
        <m:r>
          <w:rPr>
            <w:rFonts w:ascii="Cambria Math"/>
          </w:rPr>
          <m:t>f</m:t>
        </m:r>
        <m:r>
          <m:rPr>
            <m:sty m:val="p"/>
          </m:rPr>
          <w:rPr>
            <w:rFonts w:ascii="Cambria Math"/>
          </w:rPr>
          <m:t>(</m:t>
        </m:r>
        <m:r>
          <w:rPr>
            <w:rFonts w:ascii="Cambria Math"/>
          </w:rPr>
          <m:t>ne</m:t>
        </m:r>
        <m:sSub>
          <m:sSubPr>
            <m:ctrlPr>
              <w:rPr>
                <w:rFonts w:ascii="Cambria Math" w:hAnsi="Cambria Math"/>
              </w:rPr>
            </m:ctrlPr>
          </m:sSubPr>
          <m:e>
            <m:r>
              <w:rPr>
                <w:rFonts w:ascii="Cambria Math"/>
              </w:rPr>
              <m:t>t</m:t>
            </m:r>
          </m:e>
          <m:sub>
            <m:r>
              <w:rPr>
                <w:rFonts w:ascii="Cambria Math"/>
              </w:rPr>
              <m:t>k</m:t>
            </m:r>
          </m:sub>
        </m:sSub>
        <m:r>
          <m:rPr>
            <m:sty m:val="p"/>
          </m:rPr>
          <w:rPr>
            <w:rFonts w:ascii="Cambria Math"/>
          </w:rPr>
          <m:t>)]=</m:t>
        </m:r>
        <m:sSub>
          <m:sSubPr>
            <m:ctrlPr>
              <w:rPr>
                <w:rFonts w:ascii="Cambria Math" w:hAnsi="Cambria Math"/>
              </w:rPr>
            </m:ctrlPr>
          </m:sSubPr>
          <m:e>
            <m:r>
              <w:rPr>
                <w:rFonts w:ascii="Cambria Math"/>
              </w:rPr>
              <m:t>y</m:t>
            </m:r>
          </m:e>
          <m:sub>
            <m:r>
              <w:rPr>
                <w:rFonts w:ascii="Cambria Math"/>
              </w:rPr>
              <m:t>k</m:t>
            </m:r>
          </m:sub>
        </m:sSub>
        <m:r>
          <m:rPr>
            <m:sty m:val="p"/>
          </m:rPr>
          <w:rPr>
            <w:rFonts w:ascii="Cambria Math"/>
          </w:rPr>
          <m:t>(1</m:t>
        </m:r>
        <m:r>
          <m:rPr>
            <m:sty m:val="p"/>
          </m:rPr>
          <w:rPr>
            <w:rFonts w:ascii="Cambria Math"/>
          </w:rPr>
          <m:t>-</m:t>
        </m:r>
        <m:sSub>
          <m:sSubPr>
            <m:ctrlPr>
              <w:rPr>
                <w:rFonts w:ascii="Cambria Math" w:hAnsi="Cambria Math"/>
              </w:rPr>
            </m:ctrlPr>
          </m:sSubPr>
          <m:e>
            <m:r>
              <w:rPr>
                <w:rFonts w:ascii="Cambria Math"/>
              </w:rPr>
              <m:t>y</m:t>
            </m:r>
          </m:e>
          <m:sub>
            <m:r>
              <w:rPr>
                <w:rFonts w:ascii="Cambria Math"/>
              </w:rPr>
              <m:t>k</m:t>
            </m:r>
          </m:sub>
        </m:sSub>
        <m:r>
          <m:rPr>
            <m:sty m:val="p"/>
          </m:rPr>
          <w:rPr>
            <w:rFonts w:ascii="Cambria Math"/>
          </w:rPr>
          <m:t>)</m:t>
        </m:r>
      </m:oMath>
      <w:r w:rsidRPr="00D653B8">
        <w:t xml:space="preserve"> </w:t>
      </w:r>
      <w:r>
        <w:tab/>
      </w:r>
      <w:r w:rsidRPr="00D653B8">
        <w:t>(</w:t>
      </w:r>
      <w:r w:rsidRPr="00D653B8">
        <w:rPr>
          <w:rFonts w:hint="eastAsia"/>
        </w:rPr>
        <w:t>1</w:t>
      </w:r>
      <w:r w:rsidRPr="00D653B8">
        <w:t>-</w:t>
      </w:r>
      <w:r>
        <w:rPr>
          <w:rFonts w:hint="eastAsia"/>
        </w:rPr>
        <w:t>10</w:t>
      </w:r>
      <w:r w:rsidRPr="00D653B8">
        <w:t>)</w:t>
      </w:r>
    </w:p>
    <w:p w14:paraId="4CD3BB38" w14:textId="667D2A79" w:rsidR="00D653B8" w:rsidRDefault="0050697F" w:rsidP="00D653B8">
      <w:pPr>
        <w:pStyle w:val="afff8"/>
        <w:ind w:firstLine="480"/>
      </w:pPr>
      <w:r>
        <w:rPr>
          <w:rFonts w:hint="eastAsia"/>
        </w:rPr>
        <w:t>对于非输出层节点</w:t>
      </w:r>
      <w:r w:rsidR="00D653B8">
        <w:rPr>
          <w:rFonts w:hint="eastAsia"/>
        </w:rPr>
        <w:t>：</w:t>
      </w:r>
    </w:p>
    <w:p w14:paraId="2B0916E2" w14:textId="356114FE" w:rsidR="0050697F" w:rsidRDefault="00D653B8" w:rsidP="00D653B8">
      <w:pPr>
        <w:pStyle w:val="aff2"/>
      </w:pPr>
      <w:r>
        <w:tab/>
      </w:r>
      <m:oMath>
        <m:sSup>
          <m:sSupPr>
            <m:ctrlPr>
              <w:rPr>
                <w:rFonts w:ascii="Cambria Math" w:hAnsi="Cambria Math"/>
              </w:rPr>
            </m:ctrlPr>
          </m:sSupPr>
          <m:e>
            <m:r>
              <w:rPr>
                <w:rFonts w:ascii="Cambria Math"/>
              </w:rPr>
              <m:t>f</m:t>
            </m:r>
          </m:e>
          <m:sup>
            <m:r>
              <m:rPr>
                <m:sty m:val="p"/>
              </m:rPr>
              <w:rPr>
                <w:rFonts w:ascii="Cambria Math"/>
              </w:rPr>
              <m:t>'</m:t>
            </m:r>
          </m:sup>
        </m:sSup>
        <m:r>
          <m:rPr>
            <m:sty m:val="p"/>
          </m:rPr>
          <w:rPr>
            <w:rFonts w:ascii="Cambria Math"/>
          </w:rPr>
          <m:t>(</m:t>
        </m:r>
        <m:r>
          <w:rPr>
            <w:rFonts w:ascii="Cambria Math"/>
          </w:rPr>
          <m:t>ne</m:t>
        </m:r>
        <m:sSub>
          <m:sSubPr>
            <m:ctrlPr>
              <w:rPr>
                <w:rFonts w:ascii="Cambria Math" w:hAnsi="Cambria Math"/>
              </w:rPr>
            </m:ctrlPr>
          </m:sSubPr>
          <m:e>
            <m:r>
              <w:rPr>
                <w:rFonts w:ascii="Cambria Math"/>
              </w:rPr>
              <m:t>t</m:t>
            </m:r>
          </m:e>
          <m:sub>
            <m:r>
              <w:rPr>
                <w:rFonts w:ascii="Cambria Math"/>
              </w:rPr>
              <m:t>k</m:t>
            </m:r>
          </m:sub>
        </m:sSub>
        <m:r>
          <m:rPr>
            <m:sty m:val="p"/>
          </m:rPr>
          <w:rPr>
            <w:rFonts w:ascii="Cambria Math"/>
          </w:rPr>
          <m:t>)=</m:t>
        </m:r>
        <m:sSub>
          <m:sSubPr>
            <m:ctrlPr>
              <w:rPr>
                <w:rFonts w:ascii="Cambria Math" w:hAnsi="Cambria Math"/>
              </w:rPr>
            </m:ctrlPr>
          </m:sSubPr>
          <m:e>
            <m:r>
              <w:rPr>
                <w:rFonts w:ascii="Cambria Math"/>
              </w:rPr>
              <m:t>O</m:t>
            </m:r>
          </m:e>
          <m:sub>
            <m:r>
              <w:rPr>
                <w:rFonts w:ascii="Cambria Math"/>
              </w:rPr>
              <m:t>k</m:t>
            </m:r>
          </m:sub>
        </m:sSub>
        <m:r>
          <m:rPr>
            <m:sty m:val="p"/>
          </m:rPr>
          <w:rPr>
            <w:rFonts w:ascii="Cambria Math"/>
          </w:rPr>
          <m:t>(1</m:t>
        </m:r>
        <m:r>
          <m:rPr>
            <m:sty m:val="p"/>
          </m:rPr>
          <w:rPr>
            <w:rFonts w:ascii="Cambria Math"/>
          </w:rPr>
          <m:t>-</m:t>
        </m:r>
        <m:sSub>
          <m:sSubPr>
            <m:ctrlPr>
              <w:rPr>
                <w:rFonts w:ascii="Cambria Math" w:hAnsi="Cambria Math"/>
              </w:rPr>
            </m:ctrlPr>
          </m:sSubPr>
          <m:e>
            <m:r>
              <w:rPr>
                <w:rFonts w:ascii="Cambria Math"/>
              </w:rPr>
              <m:t>O</m:t>
            </m:r>
          </m:e>
          <m:sub>
            <m:r>
              <w:rPr>
                <w:rFonts w:ascii="Cambria Math"/>
              </w:rPr>
              <m:t>k</m:t>
            </m:r>
          </m:sub>
        </m:sSub>
        <m:r>
          <m:rPr>
            <m:sty m:val="p"/>
          </m:rPr>
          <w:rPr>
            <w:rFonts w:ascii="Cambria Math"/>
          </w:rPr>
          <m:t>)</m:t>
        </m:r>
      </m:oMath>
      <w:r w:rsidR="0050697F">
        <w:rPr>
          <w:rFonts w:hint="eastAsia"/>
        </w:rPr>
        <w:t xml:space="preserve"> </w:t>
      </w:r>
      <w:r>
        <w:tab/>
      </w:r>
      <w:r w:rsidRPr="00D653B8">
        <w:t>(</w:t>
      </w:r>
      <w:r w:rsidRPr="00D653B8">
        <w:rPr>
          <w:rFonts w:hint="eastAsia"/>
        </w:rPr>
        <w:t>1</w:t>
      </w:r>
      <w:r w:rsidRPr="00D653B8">
        <w:t>-</w:t>
      </w:r>
      <w:r>
        <w:rPr>
          <w:rFonts w:hint="eastAsia"/>
        </w:rPr>
        <w:t>11</w:t>
      </w:r>
      <w:r w:rsidRPr="00D653B8">
        <w:t>)</w:t>
      </w:r>
    </w:p>
    <w:p w14:paraId="16BF9580" w14:textId="77777777" w:rsidR="0050697F" w:rsidRDefault="0050697F" w:rsidP="0050697F">
      <w:pPr>
        <w:pStyle w:val="3"/>
      </w:pPr>
      <w:bookmarkStart w:id="10" w:name="_Toc180788477"/>
      <w:r>
        <w:rPr>
          <w:rFonts w:hint="eastAsia"/>
        </w:rPr>
        <w:t>支持向量机（</w:t>
      </w:r>
      <w:r>
        <w:rPr>
          <w:rFonts w:hint="eastAsia"/>
        </w:rPr>
        <w:t>SVM</w:t>
      </w:r>
      <w:r>
        <w:rPr>
          <w:rFonts w:hint="eastAsia"/>
        </w:rPr>
        <w:t>）</w:t>
      </w:r>
      <w:bookmarkEnd w:id="10"/>
    </w:p>
    <w:p w14:paraId="4ED70838" w14:textId="77777777" w:rsidR="0050697F" w:rsidRDefault="0050697F" w:rsidP="0050697F">
      <w:pPr>
        <w:pStyle w:val="afff8"/>
        <w:ind w:firstLine="480"/>
      </w:pPr>
      <w:r w:rsidRPr="001B5650">
        <w:rPr>
          <w:rFonts w:hint="eastAsia"/>
        </w:rPr>
        <w:t>给定训练样本集</w:t>
      </w:r>
      <w:bookmarkStart w:id="11" w:name="MTBlankEqn"/>
      <w:r w:rsidRPr="008D0D6E">
        <w:rPr>
          <w:position w:val="-12"/>
        </w:rPr>
        <w:object w:dxaOrig="4459" w:dyaOrig="360" w14:anchorId="7756F338">
          <v:shape id="_x0000_i1032" type="#_x0000_t75" style="width:223.5pt;height:17.85pt" o:ole="">
            <v:imagedata r:id="rId26" o:title=""/>
          </v:shape>
          <o:OLEObject Type="Embed" ProgID="Equation.DSMT4" ShapeID="_x0000_i1032" DrawAspect="Content" ObjectID="_1791401538" r:id="rId27"/>
        </w:object>
      </w:r>
      <w:bookmarkEnd w:id="11"/>
      <w:r w:rsidRPr="001B5650">
        <w:rPr>
          <w:rFonts w:hint="eastAsia"/>
        </w:rPr>
        <w:t>，分类学习最基本的想法就是基于训练集</w:t>
      </w:r>
      <w:r w:rsidRPr="001B5650">
        <w:rPr>
          <w:rFonts w:hint="eastAsia"/>
        </w:rPr>
        <w:t>D</w:t>
      </w:r>
      <w:r w:rsidRPr="001B5650">
        <w:rPr>
          <w:rFonts w:hint="eastAsia"/>
        </w:rPr>
        <w:t>在样本空间中找到一个划分超平面，将不同类别的样本分开。但能将训练样本分开的划分超平面可能有很多，如何寻找划分超平面是个需要思考的问题。</w:t>
      </w:r>
    </w:p>
    <w:p w14:paraId="2A633971" w14:textId="77777777" w:rsidR="0050697F" w:rsidRDefault="0050697F" w:rsidP="0050697F">
      <w:pPr>
        <w:pStyle w:val="afff8"/>
        <w:ind w:firstLine="480"/>
      </w:pPr>
      <w:r w:rsidRPr="001D0CAA">
        <w:rPr>
          <w:rFonts w:hint="eastAsia"/>
        </w:rPr>
        <w:t>线性分类器的分类性能毕竟有限，而对于非线性问题一味放宽约束只能导致大量样本的错分</w:t>
      </w:r>
      <w:r>
        <w:rPr>
          <w:rFonts w:hint="eastAsia"/>
        </w:rPr>
        <w:t>。</w:t>
      </w:r>
    </w:p>
    <w:p w14:paraId="3B9F6983" w14:textId="77777777" w:rsidR="0050697F" w:rsidRDefault="0050697F" w:rsidP="0050697F">
      <w:pPr>
        <w:pStyle w:val="afff8"/>
        <w:ind w:firstLine="480"/>
      </w:pPr>
      <w:r w:rsidRPr="001D0CAA">
        <w:rPr>
          <w:rFonts w:hint="eastAsia"/>
        </w:rPr>
        <w:t>这时可以通过非线性变换将其转化为某个高维空间中的线性问题，在变换空间求得最佳分类超平面</w:t>
      </w:r>
      <w:r>
        <w:rPr>
          <w:rFonts w:hint="eastAsia"/>
        </w:rPr>
        <w:t>。</w:t>
      </w:r>
    </w:p>
    <w:p w14:paraId="6D9F88AD" w14:textId="77777777" w:rsidR="0050697F" w:rsidRDefault="0050697F" w:rsidP="0050697F">
      <w:pPr>
        <w:pStyle w:val="afff8"/>
        <w:ind w:firstLine="480"/>
      </w:pPr>
      <w:r>
        <w:rPr>
          <w:rFonts w:hint="eastAsia"/>
        </w:rPr>
        <w:t>对不同的核函数，对应不同的</w:t>
      </w:r>
      <w:r>
        <w:rPr>
          <w:rFonts w:hint="eastAsia"/>
        </w:rPr>
        <w:t>SVM</w:t>
      </w:r>
      <w:r>
        <w:rPr>
          <w:rFonts w:hint="eastAsia"/>
        </w:rPr>
        <w:t>，常用的几种有：</w:t>
      </w:r>
    </w:p>
    <w:p w14:paraId="1C4B36A2" w14:textId="50F83E92" w:rsidR="0050697F" w:rsidRPr="001D0CAA" w:rsidRDefault="007B2231" w:rsidP="0050697F">
      <w:pPr>
        <w:pStyle w:val="afff8"/>
        <w:ind w:firstLine="480"/>
      </w:pPr>
      <w:r>
        <w:rPr>
          <w:rFonts w:hint="eastAsia"/>
        </w:rPr>
        <w:t>Ⅰ</w:t>
      </w:r>
      <w:r w:rsidR="0050697F" w:rsidRPr="001D0CAA">
        <w:rPr>
          <w:rFonts w:hint="eastAsia"/>
        </w:rPr>
        <w:t>.</w:t>
      </w:r>
      <w:r w:rsidR="0050697F" w:rsidRPr="001D0CAA">
        <w:rPr>
          <w:rFonts w:hint="eastAsia"/>
        </w:rPr>
        <w:t>线性</w:t>
      </w:r>
      <w:r w:rsidR="0050697F" w:rsidRPr="001D0CAA">
        <w:rPr>
          <w:rFonts w:hint="eastAsia"/>
        </w:rPr>
        <w:t>SVM</w:t>
      </w:r>
    </w:p>
    <w:p w14:paraId="0C7B99FB" w14:textId="431CD633" w:rsidR="0050697F" w:rsidRPr="009114EB" w:rsidRDefault="009114EB" w:rsidP="009114EB">
      <w:pPr>
        <w:pStyle w:val="aff2"/>
      </w:pPr>
      <w:r w:rsidRPr="009114EB">
        <w:tab/>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oMath>
      <w:r w:rsidR="0050697F" w:rsidRPr="009114EB">
        <w:rPr>
          <w:rFonts w:hint="eastAsia"/>
        </w:rPr>
        <w:t xml:space="preserve"> </w:t>
      </w:r>
      <w:r w:rsidRPr="009114EB">
        <w:tab/>
        <w:t>(</w:t>
      </w:r>
      <w:r w:rsidRPr="009114EB">
        <w:rPr>
          <w:rFonts w:hint="eastAsia"/>
        </w:rPr>
        <w:t>1</w:t>
      </w:r>
      <w:r w:rsidRPr="009114EB">
        <w:t>-</w:t>
      </w:r>
      <w:r w:rsidRPr="009114EB">
        <w:rPr>
          <w:rFonts w:hint="eastAsia"/>
        </w:rPr>
        <w:t>12</w:t>
      </w:r>
      <w:r w:rsidRPr="009114EB">
        <w:t>)</w:t>
      </w:r>
    </w:p>
    <w:p w14:paraId="7CCEDD57" w14:textId="68AC91B5" w:rsidR="0050697F" w:rsidRPr="001D0CAA" w:rsidRDefault="007B2231" w:rsidP="0050697F">
      <w:pPr>
        <w:pStyle w:val="afff8"/>
        <w:ind w:firstLine="480"/>
      </w:pPr>
      <w:r>
        <w:rPr>
          <w:rFonts w:hint="eastAsia"/>
        </w:rPr>
        <w:t>Ⅱ</w:t>
      </w:r>
      <w:r w:rsidR="0050697F" w:rsidRPr="001D0CAA">
        <w:rPr>
          <w:rFonts w:hint="eastAsia"/>
        </w:rPr>
        <w:t>.</w:t>
      </w:r>
      <w:r w:rsidR="0050697F" w:rsidRPr="001D0CAA">
        <w:rPr>
          <w:rFonts w:hint="eastAsia"/>
        </w:rPr>
        <w:t>多项式</w:t>
      </w:r>
      <w:r w:rsidR="0050697F" w:rsidRPr="001D0CAA">
        <w:rPr>
          <w:rFonts w:hint="eastAsia"/>
        </w:rPr>
        <w:t>SVM</w:t>
      </w:r>
    </w:p>
    <w:p w14:paraId="270E446C" w14:textId="40156B07" w:rsidR="0050697F" w:rsidRPr="009114EB" w:rsidRDefault="009114EB" w:rsidP="009114EB">
      <w:pPr>
        <w:pStyle w:val="aff2"/>
      </w:pPr>
      <w:r>
        <w:rPr>
          <w:iCs/>
        </w:rPr>
        <w:tab/>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+1</m:t>
                </m:r>
              </m:e>
            </m:d>
          </m:e>
          <m:sup>
            <m:r>
              <m:rPr>
                <m:sty m:val="p"/>
              </m:rPr>
              <w:rPr>
                <w:rFonts w:ascii="Cambria Math" w:hAnsi="Cambria Math"/>
              </w:rPr>
              <m:t>d</m:t>
            </m:r>
          </m:sup>
        </m:sSup>
        <m:r>
          <m:rPr>
            <m:sty m:val="p"/>
          </m:rPr>
          <w:rPr>
            <w:rFonts w:ascii="Cambria Math" w:hAnsi="Cambria Math"/>
          </w:rPr>
          <m:t> (d</m:t>
        </m:r>
        <m:r>
          <m:rPr>
            <m:sty m:val="p"/>
          </m:rPr>
          <w:rPr>
            <w:rFonts w:ascii="Cambria Math" w:hAnsi="Cambria Math"/>
          </w:rPr>
          <m:t>为多项式的阶数</m:t>
        </m:r>
        <m:r>
          <m:rPr>
            <m:sty m:val="p"/>
          </m:rPr>
          <w:rPr>
            <w:rFonts w:ascii="Cambria Math" w:hAnsi="Cambria Math"/>
          </w:rPr>
          <m:t>)</m:t>
        </m:r>
      </m:oMath>
      <w:r w:rsidR="0050697F" w:rsidRPr="009114EB">
        <w:rPr>
          <w:rFonts w:hint="eastAsia"/>
        </w:rPr>
        <w:t xml:space="preserve"> </w:t>
      </w:r>
      <w:r w:rsidRPr="009114EB">
        <w:tab/>
        <w:t>(</w:t>
      </w:r>
      <w:r w:rsidRPr="009114EB">
        <w:rPr>
          <w:rFonts w:hint="eastAsia"/>
        </w:rPr>
        <w:t>1</w:t>
      </w:r>
      <w:r w:rsidRPr="009114EB">
        <w:t>-</w:t>
      </w:r>
      <w:r w:rsidRPr="009114EB">
        <w:rPr>
          <w:rFonts w:hint="eastAsia"/>
        </w:rPr>
        <w:t>13</w:t>
      </w:r>
      <w:r w:rsidRPr="009114EB">
        <w:t>)</w:t>
      </w:r>
    </w:p>
    <w:p w14:paraId="6963B9C6" w14:textId="1C7DFE40" w:rsidR="0050697F" w:rsidRPr="001D0CAA" w:rsidRDefault="007B2231" w:rsidP="0050697F">
      <w:pPr>
        <w:pStyle w:val="afff8"/>
        <w:ind w:firstLine="480"/>
      </w:pPr>
      <w:r>
        <w:rPr>
          <w:rFonts w:hint="eastAsia"/>
        </w:rPr>
        <w:t>Ⅲ</w:t>
      </w:r>
      <w:r w:rsidR="0050697F" w:rsidRPr="001D0CAA">
        <w:rPr>
          <w:rFonts w:hint="eastAsia"/>
        </w:rPr>
        <w:t>.</w:t>
      </w:r>
      <w:r w:rsidR="0050697F" w:rsidRPr="001D0CAA">
        <w:rPr>
          <w:rFonts w:hint="eastAsia"/>
        </w:rPr>
        <w:t>高斯核函数</w:t>
      </w:r>
      <w:r w:rsidR="0050697F" w:rsidRPr="001D0CAA">
        <w:rPr>
          <w:rFonts w:hint="eastAsia"/>
        </w:rPr>
        <w:t>SVM</w:t>
      </w:r>
    </w:p>
    <w:p w14:paraId="31DAD944" w14:textId="6706DA4C" w:rsidR="0050697F" w:rsidRPr="009114EB" w:rsidRDefault="009114EB" w:rsidP="009114EB">
      <w:pPr>
        <w:pStyle w:val="aff2"/>
        <w:rPr>
          <w:rFonts w:ascii="Cambria Math"/>
        </w:rPr>
      </w:pPr>
      <w:r>
        <w:rPr>
          <w:iCs/>
        </w:rPr>
        <w:lastRenderedPageBreak/>
        <w:tab/>
      </w:r>
      <m:oMath>
        <m:r>
          <m:rPr>
            <m:sty m:val="p"/>
          </m:rPr>
          <w:rPr>
            <w:rFonts w:ascii="Cambria Math"/>
          </w:rPr>
          <m:t>K</m:t>
        </m:r>
        <m:d>
          <m:dPr>
            <m:ctrlPr>
              <w:rPr>
                <w:rFonts w:ascii="Cambria Math" w:hAnsi="Cambria Math"/>
              </w:rPr>
            </m:ctrlPr>
          </m:dPr>
          <m:e>
            <m:sSub>
              <m:sSubPr>
                <m:ctrlPr>
                  <w:rPr>
                    <w:rFonts w:ascii="Cambria Math" w:hAnsi="Cambria Math"/>
                  </w:rPr>
                </m:ctrlPr>
              </m:sSubPr>
              <m:e>
                <m:r>
                  <m:rPr>
                    <m:sty m:val="p"/>
                  </m:rPr>
                  <w:rPr>
                    <w:rFonts w:ascii="Cambria Math"/>
                  </w:rPr>
                  <m:t>x</m:t>
                </m:r>
              </m:e>
              <m:sub>
                <m:r>
                  <m:rPr>
                    <m:sty m:val="p"/>
                  </m:rPr>
                  <w:rPr>
                    <w:rFonts w:ascii="Cambria Math"/>
                  </w:rPr>
                  <m:t>i</m:t>
                </m:r>
              </m:sub>
            </m:sSub>
            <m:r>
              <m:rPr>
                <m:sty m:val="p"/>
              </m:rPr>
              <w:rPr>
                <w:rFonts w:ascii="Cambria Math"/>
              </w:rPr>
              <m:t>,</m:t>
            </m:r>
            <m:sSub>
              <m:sSubPr>
                <m:ctrlPr>
                  <w:rPr>
                    <w:rFonts w:ascii="Cambria Math" w:hAnsi="Cambria Math"/>
                  </w:rPr>
                </m:ctrlPr>
              </m:sSubPr>
              <m:e>
                <m:r>
                  <m:rPr>
                    <m:sty m:val="p"/>
                  </m:rPr>
                  <w:rPr>
                    <w:rFonts w:ascii="Cambria Math"/>
                  </w:rPr>
                  <m:t>x</m:t>
                </m:r>
              </m:e>
              <m:sub>
                <m:r>
                  <m:rPr>
                    <m:sty m:val="p"/>
                  </m:rPr>
                  <w:rPr>
                    <w:rFonts w:ascii="Cambria Math"/>
                  </w:rPr>
                  <m:t>j</m:t>
                </m:r>
              </m:sub>
            </m:sSub>
          </m:e>
        </m:d>
        <m:r>
          <m:rPr>
            <m:sty m:val="p"/>
          </m:rPr>
          <w:rPr>
            <w:rFonts w:ascii="Cambria Math"/>
          </w:rPr>
          <m:t>=</m:t>
        </m:r>
        <m:sSup>
          <m:sSupPr>
            <m:ctrlPr>
              <w:rPr>
                <w:rFonts w:ascii="Cambria Math" w:hAnsi="Cambria Math"/>
              </w:rPr>
            </m:ctrlPr>
          </m:sSupPr>
          <m:e>
            <m:r>
              <m:rPr>
                <m:sty m:val="p"/>
              </m:rPr>
              <w:rPr>
                <w:rFonts w:ascii="Cambria Math"/>
              </w:rPr>
              <m:t>e</m:t>
            </m:r>
          </m:e>
          <m:sup>
            <m:r>
              <m:rPr>
                <m:sty m:val="p"/>
              </m:rPr>
              <w:rPr>
                <w:rFonts w:asci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rPr>
                          <m:t>x</m:t>
                        </m:r>
                      </m:e>
                      <m:sub>
                        <m:r>
                          <m:rPr>
                            <m:sty m:val="p"/>
                          </m:rPr>
                          <w:rPr>
                            <w:rFonts w:ascii="Cambria Math"/>
                          </w:rPr>
                          <m:t>i</m:t>
                        </m:r>
                      </m:sub>
                    </m:sSub>
                    <m:r>
                      <m:rPr>
                        <m:sty m:val="p"/>
                      </m:rPr>
                      <w:rPr>
                        <w:rFonts w:ascii="Cambria Math"/>
                      </w:rPr>
                      <m:t>-</m:t>
                    </m:r>
                    <m:sSub>
                      <m:sSubPr>
                        <m:ctrlPr>
                          <w:rPr>
                            <w:rFonts w:ascii="Cambria Math" w:hAnsi="Cambria Math"/>
                          </w:rPr>
                        </m:ctrlPr>
                      </m:sSubPr>
                      <m:e>
                        <m:r>
                          <m:rPr>
                            <m:sty m:val="p"/>
                          </m:rPr>
                          <w:rPr>
                            <w:rFonts w:ascii="Cambria Math"/>
                          </w:rPr>
                          <m:t>x</m:t>
                        </m:r>
                      </m:e>
                      <m:sub>
                        <m:r>
                          <m:rPr>
                            <m:sty m:val="p"/>
                          </m:rPr>
                          <w:rPr>
                            <w:rFonts w:ascii="Cambria Math"/>
                          </w:rPr>
                          <m:t>j</m:t>
                        </m:r>
                      </m:sub>
                    </m:sSub>
                  </m:e>
                </m:d>
              </m:e>
              <m:sup>
                <m:r>
                  <m:rPr>
                    <m:sty m:val="p"/>
                  </m:rPr>
                  <w:rPr>
                    <w:rFonts w:ascii="Cambria Math"/>
                  </w:rPr>
                  <m:t>2</m:t>
                </m:r>
              </m:sup>
            </m:sSup>
            <m:r>
              <m:rPr>
                <m:sty m:val="p"/>
              </m:rPr>
              <w:rPr>
                <w:rFonts w:ascii="Cambria Math"/>
              </w:rPr>
              <m:t>/2</m:t>
            </m:r>
            <m:sSup>
              <m:sSupPr>
                <m:ctrlPr>
                  <w:rPr>
                    <w:rFonts w:ascii="Cambria Math" w:hAnsi="Cambria Math"/>
                  </w:rPr>
                </m:ctrlPr>
              </m:sSupPr>
              <m:e>
                <m:r>
                  <m:rPr>
                    <m:sty m:val="p"/>
                  </m:rPr>
                  <w:rPr>
                    <w:rFonts w:ascii="Cambria Math"/>
                  </w:rPr>
                  <m:t>σ</m:t>
                </m:r>
              </m:e>
              <m:sup>
                <m:r>
                  <m:rPr>
                    <m:sty m:val="p"/>
                  </m:rPr>
                  <w:rPr>
                    <w:rFonts w:ascii="Cambria Math"/>
                  </w:rPr>
                  <m:t>2</m:t>
                </m:r>
              </m:sup>
            </m:sSup>
          </m:sup>
        </m:sSup>
        <m:r>
          <m:rPr>
            <m:sty m:val="p"/>
          </m:rPr>
          <w:rPr>
            <w:rFonts w:ascii="Cambria Math"/>
          </w:rPr>
          <m:t> </m:t>
        </m:r>
        <m:r>
          <m:rPr>
            <m:sty m:val="p"/>
          </m:rPr>
          <w:rPr>
            <w:rFonts w:ascii="Cambria Math"/>
          </w:rPr>
          <m:t>(</m:t>
        </m:r>
        <m:sSup>
          <m:sSupPr>
            <m:ctrlPr>
              <w:rPr>
                <w:rFonts w:ascii="Cambria Math" w:hAnsi="Cambria Math"/>
              </w:rPr>
            </m:ctrlPr>
          </m:sSupPr>
          <m:e>
            <m:r>
              <m:rPr>
                <m:sty m:val="p"/>
              </m:rPr>
              <w:rPr>
                <w:rFonts w:ascii="Cambria Math"/>
              </w:rPr>
              <m:t>σ</m:t>
            </m:r>
          </m:e>
          <m:sup>
            <m:r>
              <m:rPr>
                <m:sty m:val="p"/>
              </m:rPr>
              <w:rPr>
                <w:rFonts w:ascii="Cambria Math"/>
              </w:rPr>
              <m:t>2</m:t>
            </m:r>
          </m:sup>
        </m:sSup>
        <m:r>
          <m:rPr>
            <m:sty m:val="p"/>
          </m:rPr>
          <w:rPr>
            <w:rFonts w:ascii="Cambria Math"/>
          </w:rPr>
          <m:t>为方差</m:t>
        </m:r>
        <m:r>
          <m:rPr>
            <m:sty m:val="p"/>
          </m:rPr>
          <w:rPr>
            <w:rFonts w:ascii="Cambria Math"/>
          </w:rPr>
          <m:t>)</m:t>
        </m:r>
      </m:oMath>
      <w:r w:rsidR="0050697F" w:rsidRPr="009114EB">
        <w:rPr>
          <w:rFonts w:ascii="Cambria Math" w:hint="eastAsia"/>
        </w:rPr>
        <w:t xml:space="preserve"> </w:t>
      </w:r>
      <w:r w:rsidRPr="009114EB">
        <w:rPr>
          <w:rFonts w:ascii="Cambria Math"/>
        </w:rPr>
        <w:tab/>
        <w:t>(</w:t>
      </w:r>
      <w:r w:rsidRPr="009114EB">
        <w:rPr>
          <w:rFonts w:ascii="Cambria Math" w:hint="eastAsia"/>
        </w:rPr>
        <w:t>1</w:t>
      </w:r>
      <w:r w:rsidRPr="009114EB">
        <w:rPr>
          <w:rFonts w:ascii="Cambria Math"/>
        </w:rPr>
        <w:t>-</w:t>
      </w:r>
      <w:r w:rsidRPr="009114EB">
        <w:rPr>
          <w:rFonts w:ascii="Cambria Math" w:hint="eastAsia"/>
        </w:rPr>
        <w:t>14</w:t>
      </w:r>
      <w:r w:rsidRPr="009114EB">
        <w:rPr>
          <w:rFonts w:ascii="Cambria Math"/>
        </w:rPr>
        <w:t>)</w:t>
      </w:r>
    </w:p>
    <w:p w14:paraId="33CDD49B" w14:textId="77777777" w:rsidR="0050697F" w:rsidRPr="001D0CAA" w:rsidRDefault="0050697F" w:rsidP="0050697F">
      <w:pPr>
        <w:pStyle w:val="3"/>
      </w:pPr>
      <w:bookmarkStart w:id="12" w:name="_Toc180788478"/>
      <w:r>
        <w:rPr>
          <w:rFonts w:hint="eastAsia"/>
        </w:rPr>
        <w:t>性能指标</w:t>
      </w:r>
      <w:bookmarkEnd w:id="12"/>
    </w:p>
    <w:p w14:paraId="7A61FC0C" w14:textId="77777777" w:rsidR="0050697F" w:rsidRDefault="0050697F" w:rsidP="0050697F">
      <w:pPr>
        <w:ind w:firstLine="480"/>
      </w:pPr>
      <w:r>
        <w:rPr>
          <w:rFonts w:hint="eastAsia"/>
        </w:rPr>
        <w:t>对于二分类问题，可以将样例根据其真实类别与分类器预测类别的组合划分为以下四种情形：</w:t>
      </w:r>
    </w:p>
    <w:p w14:paraId="1C0F4BFA" w14:textId="77777777" w:rsidR="0050697F" w:rsidRDefault="0050697F" w:rsidP="0050697F">
      <w:pPr>
        <w:ind w:firstLine="480"/>
      </w:pPr>
      <w:r>
        <w:rPr>
          <w:rFonts w:hint="eastAsia"/>
        </w:rPr>
        <w:t>真正例</w:t>
      </w:r>
      <w:r>
        <w:rPr>
          <w:rFonts w:hint="eastAsia"/>
        </w:rPr>
        <w:t>(true positive)</w:t>
      </w:r>
      <w:r>
        <w:rPr>
          <w:rFonts w:hint="eastAsia"/>
        </w:rPr>
        <w:t>：预测为正，真实也为正；</w:t>
      </w:r>
    </w:p>
    <w:p w14:paraId="11E273CA" w14:textId="77777777" w:rsidR="0050697F" w:rsidRDefault="0050697F" w:rsidP="0050697F">
      <w:pPr>
        <w:ind w:firstLine="480"/>
      </w:pPr>
      <w:r>
        <w:rPr>
          <w:rFonts w:hint="eastAsia"/>
        </w:rPr>
        <w:t>假正例</w:t>
      </w:r>
      <w:r>
        <w:rPr>
          <w:rFonts w:hint="eastAsia"/>
        </w:rPr>
        <w:t>(false positive)</w:t>
      </w:r>
      <w:r>
        <w:rPr>
          <w:rFonts w:hint="eastAsia"/>
        </w:rPr>
        <w:t>：预测为正，但真实为反；</w:t>
      </w:r>
    </w:p>
    <w:p w14:paraId="3780C82D" w14:textId="77777777" w:rsidR="0050697F" w:rsidRDefault="0050697F" w:rsidP="0050697F">
      <w:pPr>
        <w:ind w:firstLine="480"/>
      </w:pPr>
      <w:r>
        <w:rPr>
          <w:rFonts w:hint="eastAsia"/>
        </w:rPr>
        <w:t>真反例</w:t>
      </w:r>
      <w:r>
        <w:rPr>
          <w:rFonts w:hint="eastAsia"/>
        </w:rPr>
        <w:t>(true negative)</w:t>
      </w:r>
      <w:r>
        <w:rPr>
          <w:rFonts w:hint="eastAsia"/>
        </w:rPr>
        <w:t>：预测为反，真实也为反；</w:t>
      </w:r>
    </w:p>
    <w:p w14:paraId="628C3E3D" w14:textId="77777777" w:rsidR="0050697F" w:rsidRDefault="0050697F" w:rsidP="0050697F">
      <w:pPr>
        <w:ind w:firstLine="480"/>
      </w:pPr>
      <w:r>
        <w:rPr>
          <w:rFonts w:hint="eastAsia"/>
        </w:rPr>
        <w:t>假反例</w:t>
      </w:r>
      <w:r>
        <w:rPr>
          <w:rFonts w:hint="eastAsia"/>
        </w:rPr>
        <w:t>(true negative)</w:t>
      </w:r>
      <w:r>
        <w:rPr>
          <w:rFonts w:hint="eastAsia"/>
        </w:rPr>
        <w:t>：预测为反，但真实为正。</w:t>
      </w:r>
    </w:p>
    <w:p w14:paraId="08A65CB4" w14:textId="3A176D6A" w:rsidR="0050697F" w:rsidRDefault="0050697F" w:rsidP="0057447D">
      <w:pPr>
        <w:ind w:firstLine="480"/>
      </w:pPr>
      <w:r w:rsidRPr="00574516">
        <w:rPr>
          <w:rFonts w:hint="eastAsia"/>
        </w:rPr>
        <w:t>令</w:t>
      </w:r>
      <w:r w:rsidRPr="00574516">
        <w:rPr>
          <w:rFonts w:hint="eastAsia"/>
        </w:rPr>
        <w:t>TP</w:t>
      </w:r>
      <w:r w:rsidRPr="00574516">
        <w:rPr>
          <w:rFonts w:hint="eastAsia"/>
        </w:rPr>
        <w:t>、</w:t>
      </w:r>
      <w:r w:rsidRPr="00574516">
        <w:rPr>
          <w:rFonts w:hint="eastAsia"/>
        </w:rPr>
        <w:t>FP</w:t>
      </w:r>
      <w:r w:rsidRPr="00574516">
        <w:rPr>
          <w:rFonts w:hint="eastAsia"/>
        </w:rPr>
        <w:t>、</w:t>
      </w:r>
      <w:r w:rsidRPr="00574516">
        <w:rPr>
          <w:rFonts w:hint="eastAsia"/>
        </w:rPr>
        <w:t>TN</w:t>
      </w:r>
      <w:r w:rsidRPr="00574516">
        <w:rPr>
          <w:rFonts w:hint="eastAsia"/>
        </w:rPr>
        <w:t>、</w:t>
      </w:r>
      <w:r w:rsidRPr="00574516">
        <w:rPr>
          <w:rFonts w:hint="eastAsia"/>
        </w:rPr>
        <w:t>FN</w:t>
      </w:r>
      <w:r w:rsidRPr="00574516">
        <w:rPr>
          <w:rFonts w:hint="eastAsia"/>
        </w:rPr>
        <w:t>分别表示其对应的样例数，分类结果的</w:t>
      </w:r>
      <w:r w:rsidRPr="00574516">
        <w:rPr>
          <w:rFonts w:hint="eastAsia"/>
        </w:rPr>
        <w:t xml:space="preserve"> </w:t>
      </w:r>
      <w:r w:rsidRPr="00574516">
        <w:rPr>
          <w:rFonts w:hint="eastAsia"/>
        </w:rPr>
        <w:t>“混淆矩阵”</w:t>
      </w:r>
      <w:r w:rsidRPr="00574516">
        <w:rPr>
          <w:rFonts w:hint="eastAsia"/>
        </w:rPr>
        <w:t>(confusion matrix)</w:t>
      </w:r>
      <w:r w:rsidRPr="00574516">
        <w:rPr>
          <w:rFonts w:hint="eastAsia"/>
        </w:rPr>
        <w:t>如下所示：</w:t>
      </w:r>
      <w:r w:rsidR="0057447D">
        <w:rPr>
          <w:rFonts w:hint="eastAsia"/>
        </w:rPr>
        <w:t xml:space="preserve"> </w:t>
      </w:r>
    </w:p>
    <w:p w14:paraId="713F1D82" w14:textId="77777777" w:rsidR="0050697F" w:rsidRDefault="0050697F" w:rsidP="00D91F17">
      <w:pPr>
        <w:pStyle w:val="af4"/>
      </w:pPr>
      <w:r>
        <w:rPr>
          <w:rFonts w:hint="eastAsia"/>
        </w:rPr>
        <w:t>表</w:t>
      </w:r>
      <w:r>
        <w:rPr>
          <w:rFonts w:hint="eastAsia"/>
        </w:rPr>
        <w:t>1-1</w:t>
      </w:r>
      <w:r>
        <w:rPr>
          <w:rFonts w:hint="eastAsia"/>
        </w:rPr>
        <w:t>：混淆矩阵</w:t>
      </w:r>
    </w:p>
    <w:tbl>
      <w:tblPr>
        <w:tblW w:w="4572" w:type="dxa"/>
        <w:jc w:val="center"/>
        <w:tblBorders>
          <w:top w:val="single" w:sz="12" w:space="0" w:color="auto"/>
          <w:bottom w:val="single" w:sz="12" w:space="0" w:color="auto"/>
        </w:tblBorders>
        <w:tblLook w:val="04A0" w:firstRow="1" w:lastRow="0" w:firstColumn="1" w:lastColumn="0" w:noHBand="0" w:noVBand="1"/>
      </w:tblPr>
      <w:tblGrid>
        <w:gridCol w:w="1164"/>
        <w:gridCol w:w="1704"/>
        <w:gridCol w:w="1704"/>
      </w:tblGrid>
      <w:tr w:rsidR="0050697F" w:rsidRPr="00574516" w14:paraId="0B4B9483" w14:textId="77777777" w:rsidTr="0057447D">
        <w:trPr>
          <w:trHeight w:val="288"/>
          <w:jc w:val="center"/>
        </w:trPr>
        <w:tc>
          <w:tcPr>
            <w:tcW w:w="1164" w:type="dxa"/>
            <w:vMerge w:val="restart"/>
            <w:tcBorders>
              <w:top w:val="single" w:sz="12" w:space="0" w:color="auto"/>
              <w:bottom w:val="nil"/>
            </w:tcBorders>
            <w:shd w:val="clear" w:color="auto" w:fill="auto"/>
            <w:noWrap/>
            <w:vAlign w:val="center"/>
            <w:hideMark/>
          </w:tcPr>
          <w:p w14:paraId="1D5C064E" w14:textId="77777777" w:rsidR="0050697F" w:rsidRPr="001F22BF" w:rsidRDefault="0050697F" w:rsidP="0057447D">
            <w:pPr>
              <w:pStyle w:val="af2"/>
            </w:pPr>
            <w:r w:rsidRPr="001F22BF">
              <w:rPr>
                <w:rFonts w:hint="eastAsia"/>
              </w:rPr>
              <w:t>真实情况</w:t>
            </w:r>
          </w:p>
        </w:tc>
        <w:tc>
          <w:tcPr>
            <w:tcW w:w="3408" w:type="dxa"/>
            <w:gridSpan w:val="2"/>
            <w:tcBorders>
              <w:top w:val="single" w:sz="12" w:space="0" w:color="auto"/>
              <w:bottom w:val="single" w:sz="4" w:space="0" w:color="auto"/>
            </w:tcBorders>
            <w:shd w:val="clear" w:color="auto" w:fill="auto"/>
            <w:noWrap/>
            <w:vAlign w:val="center"/>
            <w:hideMark/>
          </w:tcPr>
          <w:p w14:paraId="6E6A9E66" w14:textId="77777777" w:rsidR="0050697F" w:rsidRPr="001F22BF" w:rsidRDefault="0050697F" w:rsidP="0057447D">
            <w:pPr>
              <w:pStyle w:val="af2"/>
            </w:pPr>
            <w:r w:rsidRPr="001F22BF">
              <w:rPr>
                <w:rFonts w:hint="eastAsia"/>
              </w:rPr>
              <w:t>预测结果</w:t>
            </w:r>
          </w:p>
        </w:tc>
      </w:tr>
      <w:tr w:rsidR="0050697F" w:rsidRPr="00574516" w14:paraId="4E33FAFF" w14:textId="77777777" w:rsidTr="0057447D">
        <w:trPr>
          <w:trHeight w:val="288"/>
          <w:jc w:val="center"/>
        </w:trPr>
        <w:tc>
          <w:tcPr>
            <w:tcW w:w="1164" w:type="dxa"/>
            <w:vMerge/>
            <w:tcBorders>
              <w:top w:val="nil"/>
              <w:bottom w:val="single" w:sz="6" w:space="0" w:color="auto"/>
            </w:tcBorders>
            <w:vAlign w:val="center"/>
            <w:hideMark/>
          </w:tcPr>
          <w:p w14:paraId="6D8D16F7" w14:textId="77777777" w:rsidR="0050697F" w:rsidRPr="001F22BF" w:rsidRDefault="0050697F" w:rsidP="0057447D">
            <w:pPr>
              <w:pStyle w:val="af2"/>
            </w:pPr>
          </w:p>
        </w:tc>
        <w:tc>
          <w:tcPr>
            <w:tcW w:w="1704" w:type="dxa"/>
            <w:tcBorders>
              <w:top w:val="single" w:sz="4" w:space="0" w:color="auto"/>
              <w:bottom w:val="single" w:sz="6" w:space="0" w:color="auto"/>
            </w:tcBorders>
            <w:shd w:val="clear" w:color="auto" w:fill="auto"/>
            <w:noWrap/>
            <w:vAlign w:val="center"/>
            <w:hideMark/>
          </w:tcPr>
          <w:p w14:paraId="58B6F678" w14:textId="77777777" w:rsidR="0050697F" w:rsidRPr="001F22BF" w:rsidRDefault="0050697F" w:rsidP="0057447D">
            <w:pPr>
              <w:pStyle w:val="af2"/>
            </w:pPr>
            <w:r w:rsidRPr="001F22BF">
              <w:rPr>
                <w:rFonts w:hint="eastAsia"/>
              </w:rPr>
              <w:t>正例</w:t>
            </w:r>
          </w:p>
        </w:tc>
        <w:tc>
          <w:tcPr>
            <w:tcW w:w="1704" w:type="dxa"/>
            <w:tcBorders>
              <w:top w:val="single" w:sz="4" w:space="0" w:color="auto"/>
              <w:bottom w:val="single" w:sz="6" w:space="0" w:color="auto"/>
            </w:tcBorders>
            <w:shd w:val="clear" w:color="auto" w:fill="auto"/>
            <w:noWrap/>
            <w:vAlign w:val="center"/>
            <w:hideMark/>
          </w:tcPr>
          <w:p w14:paraId="7E1A336E" w14:textId="77777777" w:rsidR="0050697F" w:rsidRPr="001F22BF" w:rsidRDefault="0050697F" w:rsidP="0057447D">
            <w:pPr>
              <w:pStyle w:val="af2"/>
            </w:pPr>
            <w:r w:rsidRPr="001F22BF">
              <w:rPr>
                <w:rFonts w:hint="eastAsia"/>
              </w:rPr>
              <w:t>反例</w:t>
            </w:r>
          </w:p>
        </w:tc>
      </w:tr>
      <w:tr w:rsidR="0050697F" w:rsidRPr="00574516" w14:paraId="046DB72D" w14:textId="77777777" w:rsidTr="0057447D">
        <w:trPr>
          <w:trHeight w:val="288"/>
          <w:jc w:val="center"/>
        </w:trPr>
        <w:tc>
          <w:tcPr>
            <w:tcW w:w="1164" w:type="dxa"/>
            <w:tcBorders>
              <w:top w:val="single" w:sz="6" w:space="0" w:color="auto"/>
            </w:tcBorders>
            <w:shd w:val="clear" w:color="auto" w:fill="auto"/>
            <w:noWrap/>
            <w:vAlign w:val="center"/>
            <w:hideMark/>
          </w:tcPr>
          <w:p w14:paraId="3B30E22D" w14:textId="77777777" w:rsidR="0050697F" w:rsidRPr="001F22BF" w:rsidRDefault="0050697F" w:rsidP="0057447D">
            <w:pPr>
              <w:pStyle w:val="af2"/>
            </w:pPr>
            <w:r w:rsidRPr="001F22BF">
              <w:rPr>
                <w:rFonts w:hint="eastAsia"/>
              </w:rPr>
              <w:t>正例</w:t>
            </w:r>
          </w:p>
        </w:tc>
        <w:tc>
          <w:tcPr>
            <w:tcW w:w="1704" w:type="dxa"/>
            <w:tcBorders>
              <w:top w:val="single" w:sz="6" w:space="0" w:color="auto"/>
            </w:tcBorders>
            <w:shd w:val="clear" w:color="auto" w:fill="auto"/>
            <w:noWrap/>
            <w:vAlign w:val="center"/>
            <w:hideMark/>
          </w:tcPr>
          <w:p w14:paraId="5D61B482" w14:textId="77777777" w:rsidR="0050697F" w:rsidRPr="001F22BF" w:rsidRDefault="0050697F" w:rsidP="0057447D">
            <w:pPr>
              <w:pStyle w:val="af2"/>
            </w:pPr>
            <w:r w:rsidRPr="001F22BF">
              <w:rPr>
                <w:rFonts w:hint="eastAsia"/>
              </w:rPr>
              <w:t>TP</w:t>
            </w:r>
            <w:r w:rsidRPr="001F22BF">
              <w:rPr>
                <w:rFonts w:hint="eastAsia"/>
              </w:rPr>
              <w:t>（真正例）</w:t>
            </w:r>
          </w:p>
        </w:tc>
        <w:tc>
          <w:tcPr>
            <w:tcW w:w="1704" w:type="dxa"/>
            <w:tcBorders>
              <w:top w:val="single" w:sz="6" w:space="0" w:color="auto"/>
            </w:tcBorders>
            <w:shd w:val="clear" w:color="auto" w:fill="auto"/>
            <w:noWrap/>
            <w:vAlign w:val="center"/>
            <w:hideMark/>
          </w:tcPr>
          <w:p w14:paraId="0856C91B" w14:textId="77777777" w:rsidR="0050697F" w:rsidRPr="001F22BF" w:rsidRDefault="0050697F" w:rsidP="0057447D">
            <w:pPr>
              <w:pStyle w:val="af2"/>
            </w:pPr>
            <w:r w:rsidRPr="001F22BF">
              <w:rPr>
                <w:rFonts w:hint="eastAsia"/>
              </w:rPr>
              <w:t>FN</w:t>
            </w:r>
            <w:r w:rsidRPr="001F22BF">
              <w:rPr>
                <w:rFonts w:hint="eastAsia"/>
              </w:rPr>
              <w:t>（假正例）</w:t>
            </w:r>
          </w:p>
        </w:tc>
      </w:tr>
      <w:tr w:rsidR="0050697F" w:rsidRPr="00574516" w14:paraId="6597C15B" w14:textId="77777777" w:rsidTr="0057447D">
        <w:trPr>
          <w:trHeight w:val="303"/>
          <w:jc w:val="center"/>
        </w:trPr>
        <w:tc>
          <w:tcPr>
            <w:tcW w:w="1164" w:type="dxa"/>
            <w:shd w:val="clear" w:color="auto" w:fill="auto"/>
            <w:noWrap/>
            <w:vAlign w:val="center"/>
            <w:hideMark/>
          </w:tcPr>
          <w:p w14:paraId="0018ECD4" w14:textId="77777777" w:rsidR="0050697F" w:rsidRPr="001F22BF" w:rsidRDefault="0050697F" w:rsidP="0057447D">
            <w:pPr>
              <w:pStyle w:val="af2"/>
            </w:pPr>
            <w:r w:rsidRPr="001F22BF">
              <w:rPr>
                <w:rFonts w:hint="eastAsia"/>
              </w:rPr>
              <w:t>反例</w:t>
            </w:r>
          </w:p>
        </w:tc>
        <w:tc>
          <w:tcPr>
            <w:tcW w:w="1704" w:type="dxa"/>
            <w:shd w:val="clear" w:color="auto" w:fill="auto"/>
            <w:noWrap/>
            <w:vAlign w:val="center"/>
            <w:hideMark/>
          </w:tcPr>
          <w:p w14:paraId="57422C53" w14:textId="77777777" w:rsidR="0050697F" w:rsidRPr="001F22BF" w:rsidRDefault="0050697F" w:rsidP="0057447D">
            <w:pPr>
              <w:pStyle w:val="af2"/>
            </w:pPr>
            <w:r w:rsidRPr="001F22BF">
              <w:rPr>
                <w:rFonts w:hint="eastAsia"/>
              </w:rPr>
              <w:t>FP</w:t>
            </w:r>
            <w:r w:rsidRPr="001F22BF">
              <w:rPr>
                <w:rFonts w:hint="eastAsia"/>
              </w:rPr>
              <w:t>（假正例）</w:t>
            </w:r>
          </w:p>
        </w:tc>
        <w:tc>
          <w:tcPr>
            <w:tcW w:w="1704" w:type="dxa"/>
            <w:shd w:val="clear" w:color="auto" w:fill="auto"/>
            <w:noWrap/>
            <w:vAlign w:val="center"/>
            <w:hideMark/>
          </w:tcPr>
          <w:p w14:paraId="20AB458C" w14:textId="77777777" w:rsidR="0050697F" w:rsidRPr="001F22BF" w:rsidRDefault="0050697F" w:rsidP="0057447D">
            <w:pPr>
              <w:pStyle w:val="af2"/>
            </w:pPr>
            <w:r w:rsidRPr="001F22BF">
              <w:rPr>
                <w:rFonts w:hint="eastAsia"/>
              </w:rPr>
              <w:t>TN</w:t>
            </w:r>
            <w:r w:rsidRPr="001F22BF">
              <w:rPr>
                <w:rFonts w:hint="eastAsia"/>
              </w:rPr>
              <w:t>（真反例）</w:t>
            </w:r>
          </w:p>
        </w:tc>
      </w:tr>
    </w:tbl>
    <w:p w14:paraId="09E1B46D" w14:textId="77777777" w:rsidR="0050697F" w:rsidRDefault="0050697F" w:rsidP="0050697F">
      <w:pPr>
        <w:ind w:firstLine="480"/>
      </w:pPr>
      <w:r w:rsidRPr="0024250C">
        <w:rPr>
          <w:rFonts w:hint="eastAsia"/>
        </w:rPr>
        <w:t>常用性能指标如下：</w:t>
      </w:r>
    </w:p>
    <w:p w14:paraId="32D37072" w14:textId="77777777" w:rsidR="0050697F" w:rsidRDefault="0050697F" w:rsidP="00D91F17">
      <w:pPr>
        <w:pStyle w:val="af4"/>
      </w:pPr>
      <w:r>
        <w:rPr>
          <w:rFonts w:hint="eastAsia"/>
        </w:rPr>
        <w:t>表</w:t>
      </w:r>
      <w:r>
        <w:rPr>
          <w:rFonts w:hint="eastAsia"/>
        </w:rPr>
        <w:t>1-2</w:t>
      </w:r>
      <w:r>
        <w:rPr>
          <w:rFonts w:hint="eastAsia"/>
        </w:rPr>
        <w:t>：常用性能指标表</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843"/>
        <w:gridCol w:w="6460"/>
      </w:tblGrid>
      <w:tr w:rsidR="0050697F" w:rsidRPr="001F22BF" w14:paraId="60984E3E" w14:textId="77777777" w:rsidTr="00CA6A52">
        <w:trPr>
          <w:jc w:val="center"/>
        </w:trPr>
        <w:tc>
          <w:tcPr>
            <w:tcW w:w="1843" w:type="dxa"/>
            <w:tcBorders>
              <w:top w:val="single" w:sz="12" w:space="0" w:color="auto"/>
              <w:bottom w:val="single" w:sz="6" w:space="0" w:color="auto"/>
            </w:tcBorders>
            <w:vAlign w:val="center"/>
          </w:tcPr>
          <w:p w14:paraId="748D9DC0" w14:textId="77777777" w:rsidR="0050697F" w:rsidRPr="001F22BF" w:rsidRDefault="0050697F" w:rsidP="0057447D">
            <w:pPr>
              <w:pStyle w:val="af2"/>
            </w:pPr>
            <w:r w:rsidRPr="001F22BF">
              <w:rPr>
                <w:rFonts w:hint="eastAsia"/>
              </w:rPr>
              <w:t>指标类型</w:t>
            </w:r>
          </w:p>
        </w:tc>
        <w:tc>
          <w:tcPr>
            <w:tcW w:w="6460" w:type="dxa"/>
            <w:tcBorders>
              <w:top w:val="single" w:sz="12" w:space="0" w:color="auto"/>
              <w:bottom w:val="single" w:sz="6" w:space="0" w:color="auto"/>
            </w:tcBorders>
            <w:vAlign w:val="center"/>
          </w:tcPr>
          <w:p w14:paraId="77E9D4DE" w14:textId="77777777" w:rsidR="0050697F" w:rsidRPr="001F22BF" w:rsidRDefault="0050697F" w:rsidP="0057447D">
            <w:pPr>
              <w:pStyle w:val="af2"/>
            </w:pPr>
            <w:r w:rsidRPr="001F22BF">
              <w:rPr>
                <w:rFonts w:hint="eastAsia"/>
              </w:rPr>
              <w:t>计算公式</w:t>
            </w:r>
          </w:p>
        </w:tc>
      </w:tr>
      <w:tr w:rsidR="0050697F" w:rsidRPr="001F22BF" w14:paraId="1AC06173" w14:textId="77777777" w:rsidTr="00CA6A52">
        <w:trPr>
          <w:jc w:val="center"/>
        </w:trPr>
        <w:tc>
          <w:tcPr>
            <w:tcW w:w="1843" w:type="dxa"/>
            <w:tcBorders>
              <w:top w:val="single" w:sz="6" w:space="0" w:color="auto"/>
            </w:tcBorders>
            <w:vAlign w:val="center"/>
          </w:tcPr>
          <w:p w14:paraId="4DFE9BA1" w14:textId="77777777" w:rsidR="0050697F" w:rsidRPr="00CA6A52" w:rsidRDefault="0050697F" w:rsidP="0057447D">
            <w:pPr>
              <w:pStyle w:val="af2"/>
              <w:rPr>
                <w:szCs w:val="21"/>
              </w:rPr>
            </w:pPr>
            <w:r w:rsidRPr="00CA6A52">
              <w:rPr>
                <w:rFonts w:hint="eastAsia"/>
                <w:szCs w:val="21"/>
              </w:rPr>
              <w:t>准确率</w:t>
            </w:r>
          </w:p>
          <w:p w14:paraId="3BA55A09" w14:textId="77777777" w:rsidR="0050697F" w:rsidRPr="00CA6A52" w:rsidRDefault="0050697F" w:rsidP="0057447D">
            <w:pPr>
              <w:pStyle w:val="af2"/>
              <w:rPr>
                <w:szCs w:val="21"/>
              </w:rPr>
            </w:pPr>
            <w:r w:rsidRPr="00CA6A52">
              <w:rPr>
                <w:rFonts w:hint="eastAsia"/>
                <w:szCs w:val="21"/>
              </w:rPr>
              <w:t>(Accuracy)</w:t>
            </w:r>
          </w:p>
        </w:tc>
        <w:tc>
          <w:tcPr>
            <w:tcW w:w="6460" w:type="dxa"/>
            <w:tcBorders>
              <w:top w:val="single" w:sz="6" w:space="0" w:color="auto"/>
            </w:tcBorders>
            <w:vAlign w:val="center"/>
          </w:tcPr>
          <w:p w14:paraId="517BF059" w14:textId="5FFEF355" w:rsidR="0050697F" w:rsidRPr="001F22BF" w:rsidRDefault="00D51E3A" w:rsidP="00D51E3A">
            <w:pPr>
              <w:pStyle w:val="af2"/>
            </w:pPr>
            <m:oMathPara>
              <m:oMath>
                <m:r>
                  <w:rPr>
                    <w:rFonts w:ascii="Cambria Math"/>
                  </w:rPr>
                  <m:t>Accurancy=</m:t>
                </m:r>
                <m:f>
                  <m:fPr>
                    <m:ctrlPr>
                      <w:rPr>
                        <w:rFonts w:ascii="Cambria Math" w:hAnsi="Cambria Math"/>
                      </w:rPr>
                    </m:ctrlPr>
                  </m:fPr>
                  <m:num>
                    <m:r>
                      <m:rPr>
                        <m:nor/>
                      </m:rPr>
                      <w:rPr>
                        <w:rFonts w:ascii="Cambria Math"/>
                      </w:rPr>
                      <m:t>SUM</m:t>
                    </m:r>
                    <m:r>
                      <m:rPr>
                        <m:sty m:val="p"/>
                      </m:rPr>
                      <w:rPr>
                        <w:rFonts w:ascii="Cambria Math"/>
                      </w:rPr>
                      <m:t>(</m:t>
                    </m:r>
                    <m:r>
                      <m:rPr>
                        <m:sty m:val="p"/>
                      </m:rPr>
                      <w:rPr>
                        <w:rFonts w:ascii="Cambria Math"/>
                      </w:rPr>
                      <m:t>正确预测的样本总数</m:t>
                    </m:r>
                    <m:r>
                      <m:rPr>
                        <m:sty m:val="p"/>
                      </m:rPr>
                      <w:rPr>
                        <w:rFonts w:ascii="Cambria Math"/>
                      </w:rPr>
                      <m:t>)</m:t>
                    </m:r>
                  </m:num>
                  <m:den>
                    <m:r>
                      <m:rPr>
                        <m:nor/>
                      </m:rPr>
                      <w:rPr>
                        <w:rFonts w:ascii="Cambria Math"/>
                      </w:rPr>
                      <m:t>SUM</m:t>
                    </m:r>
                    <m:r>
                      <m:rPr>
                        <m:sty m:val="p"/>
                      </m:rPr>
                      <w:rPr>
                        <w:rFonts w:ascii="Cambria Math"/>
                      </w:rPr>
                      <m:t>(</m:t>
                    </m:r>
                    <m:r>
                      <m:rPr>
                        <m:sty m:val="p"/>
                      </m:rPr>
                      <w:rPr>
                        <w:rFonts w:ascii="Cambria Math"/>
                      </w:rPr>
                      <m:t>样本总数</m:t>
                    </m:r>
                    <m:r>
                      <m:rPr>
                        <m:sty m:val="p"/>
                      </m:rPr>
                      <w:rPr>
                        <w:rFonts w:ascii="Cambria Math"/>
                      </w:rPr>
                      <m:t>)</m:t>
                    </m:r>
                  </m:den>
                </m:f>
                <m:r>
                  <w:rPr>
                    <w:rFonts w:ascii="Cambria Math"/>
                  </w:rPr>
                  <m:t>=</m:t>
                </m:r>
                <m:f>
                  <m:fPr>
                    <m:ctrlPr>
                      <w:rPr>
                        <w:rFonts w:ascii="Cambria Math" w:hAnsi="Cambria Math"/>
                        <w:i/>
                      </w:rPr>
                    </m:ctrlPr>
                  </m:fPr>
                  <m:num>
                    <m:r>
                      <w:rPr>
                        <w:rFonts w:ascii="Cambria Math"/>
                      </w:rPr>
                      <m:t>(TP+TN)</m:t>
                    </m:r>
                  </m:num>
                  <m:den>
                    <m:r>
                      <w:rPr>
                        <w:rFonts w:ascii="Cambria Math"/>
                      </w:rPr>
                      <m:t>T+F</m:t>
                    </m:r>
                  </m:den>
                </m:f>
                <m:r>
                  <w:rPr>
                    <w:rFonts w:ascii="Cambria Math"/>
                  </w:rPr>
                  <m:t>=</m:t>
                </m:r>
                <m:f>
                  <m:fPr>
                    <m:ctrlPr>
                      <w:rPr>
                        <w:rFonts w:ascii="Cambria Math" w:hAnsi="Cambria Math"/>
                        <w:i/>
                      </w:rPr>
                    </m:ctrlPr>
                  </m:fPr>
                  <m:num>
                    <m:r>
                      <w:rPr>
                        <w:rFonts w:ascii="Cambria Math"/>
                      </w:rPr>
                      <m:t>(TP+TN)</m:t>
                    </m:r>
                  </m:num>
                  <m:den>
                    <m:r>
                      <w:rPr>
                        <w:rFonts w:ascii="Cambria Math"/>
                      </w:rPr>
                      <m:t>(P+N)</m:t>
                    </m:r>
                  </m:den>
                </m:f>
              </m:oMath>
            </m:oMathPara>
          </w:p>
        </w:tc>
      </w:tr>
      <w:tr w:rsidR="0050697F" w:rsidRPr="001F22BF" w14:paraId="0A42D3E5" w14:textId="77777777" w:rsidTr="00CA6A52">
        <w:trPr>
          <w:jc w:val="center"/>
        </w:trPr>
        <w:tc>
          <w:tcPr>
            <w:tcW w:w="1843" w:type="dxa"/>
            <w:vAlign w:val="center"/>
          </w:tcPr>
          <w:p w14:paraId="61672775" w14:textId="77777777" w:rsidR="0050697F" w:rsidRPr="00CA6A52" w:rsidRDefault="0050697F" w:rsidP="0057447D">
            <w:pPr>
              <w:pStyle w:val="af2"/>
              <w:rPr>
                <w:szCs w:val="21"/>
              </w:rPr>
            </w:pPr>
            <w:r w:rsidRPr="00CA6A52">
              <w:rPr>
                <w:rFonts w:hint="eastAsia"/>
                <w:szCs w:val="21"/>
              </w:rPr>
              <w:t>精确率</w:t>
            </w:r>
          </w:p>
          <w:p w14:paraId="4D619390" w14:textId="77777777" w:rsidR="0050697F" w:rsidRPr="00CA6A52" w:rsidRDefault="0050697F" w:rsidP="0057447D">
            <w:pPr>
              <w:pStyle w:val="af2"/>
              <w:rPr>
                <w:szCs w:val="21"/>
              </w:rPr>
            </w:pPr>
            <w:r w:rsidRPr="00CA6A52">
              <w:rPr>
                <w:rFonts w:hint="eastAsia"/>
                <w:szCs w:val="21"/>
              </w:rPr>
              <w:t>(Precision)</w:t>
            </w:r>
          </w:p>
        </w:tc>
        <w:tc>
          <w:tcPr>
            <w:tcW w:w="6460" w:type="dxa"/>
            <w:vAlign w:val="center"/>
          </w:tcPr>
          <w:p w14:paraId="3366CFE8" w14:textId="1098AC5B" w:rsidR="0050697F" w:rsidRPr="001F22BF" w:rsidRDefault="00D51E3A" w:rsidP="00D51E3A">
            <w:pPr>
              <w:pStyle w:val="af2"/>
              <w:rPr>
                <w:szCs w:val="20"/>
              </w:rPr>
            </w:pPr>
            <m:oMathPara>
              <m:oMath>
                <m:r>
                  <w:rPr>
                    <w:rFonts w:ascii="Cambria Math"/>
                  </w:rPr>
                  <m:t>Precision=</m:t>
                </m:r>
                <m:f>
                  <m:fPr>
                    <m:ctrlPr>
                      <w:rPr>
                        <w:rFonts w:ascii="Cambria Math" w:hAnsi="Cambria Math"/>
                      </w:rPr>
                    </m:ctrlPr>
                  </m:fPr>
                  <m:num>
                    <m:r>
                      <m:rPr>
                        <m:nor/>
                      </m:rPr>
                      <w:rPr>
                        <w:rFonts w:ascii="Cambria Math"/>
                      </w:rPr>
                      <m:t>SUM</m:t>
                    </m:r>
                    <m:r>
                      <m:rPr>
                        <m:sty m:val="p"/>
                      </m:rPr>
                      <w:rPr>
                        <w:rFonts w:ascii="Cambria Math"/>
                      </w:rPr>
                      <m:t>(</m:t>
                    </m:r>
                    <m:r>
                      <m:rPr>
                        <m:sty m:val="p"/>
                      </m:rPr>
                      <w:rPr>
                        <w:rFonts w:ascii="Cambria Math"/>
                      </w:rPr>
                      <m:t>正确预测的正样本总数</m:t>
                    </m:r>
                    <m:r>
                      <m:rPr>
                        <m:sty m:val="p"/>
                      </m:rPr>
                      <w:rPr>
                        <w:rFonts w:ascii="Cambria Math"/>
                      </w:rPr>
                      <m:t>)</m:t>
                    </m:r>
                  </m:num>
                  <m:den>
                    <m:r>
                      <m:rPr>
                        <m:nor/>
                      </m:rPr>
                      <w:rPr>
                        <w:rFonts w:ascii="Cambria Math"/>
                      </w:rPr>
                      <m:t>SUM</m:t>
                    </m:r>
                    <m:r>
                      <m:rPr>
                        <m:sty m:val="p"/>
                      </m:rPr>
                      <w:rPr>
                        <w:rFonts w:ascii="Cambria Math"/>
                      </w:rPr>
                      <m:t>(</m:t>
                    </m:r>
                    <m:r>
                      <m:rPr>
                        <m:sty m:val="p"/>
                      </m:rPr>
                      <w:rPr>
                        <w:rFonts w:ascii="Cambria Math"/>
                      </w:rPr>
                      <m:t>预测的正样本总数</m:t>
                    </m:r>
                    <m:r>
                      <m:rPr>
                        <m:sty m:val="p"/>
                      </m:rPr>
                      <w:rPr>
                        <w:rFonts w:ascii="Cambria Math"/>
                      </w:rPr>
                      <m:t>)</m:t>
                    </m:r>
                  </m:den>
                </m:f>
                <m:r>
                  <w:rPr>
                    <w:rFonts w:ascii="Cambria Math"/>
                  </w:rPr>
                  <m:t>=</m:t>
                </m:r>
                <m:f>
                  <m:fPr>
                    <m:ctrlPr>
                      <w:rPr>
                        <w:rFonts w:ascii="Cambria Math" w:hAnsi="Cambria Math"/>
                        <w:i/>
                      </w:rPr>
                    </m:ctrlPr>
                  </m:fPr>
                  <m:num>
                    <m:r>
                      <w:rPr>
                        <w:rFonts w:ascii="Cambria Math"/>
                      </w:rPr>
                      <m:t>TP</m:t>
                    </m:r>
                  </m:num>
                  <m:den>
                    <m:sSub>
                      <m:sSubPr>
                        <m:ctrlPr>
                          <w:rPr>
                            <w:rFonts w:ascii="Cambria Math" w:hAnsi="Cambria Math"/>
                            <w:i/>
                          </w:rPr>
                        </m:ctrlPr>
                      </m:sSubPr>
                      <m:e>
                        <m:r>
                          <w:rPr>
                            <w:rFonts w:ascii="Cambria Math"/>
                          </w:rPr>
                          <m:t>P</m:t>
                        </m:r>
                      </m:e>
                      <m:sub>
                        <m:r>
                          <w:rPr>
                            <w:rFonts w:ascii="Cambria Math"/>
                          </w:rPr>
                          <m:t>预测</m:t>
                        </m:r>
                      </m:sub>
                    </m:sSub>
                  </m:den>
                </m:f>
                <m:r>
                  <w:rPr>
                    <w:rFonts w:ascii="Cambria Math"/>
                  </w:rPr>
                  <m:t>=</m:t>
                </m:r>
                <m:f>
                  <m:fPr>
                    <m:ctrlPr>
                      <w:rPr>
                        <w:rFonts w:ascii="Cambria Math" w:hAnsi="Cambria Math"/>
                        <w:i/>
                      </w:rPr>
                    </m:ctrlPr>
                  </m:fPr>
                  <m:num>
                    <m:r>
                      <w:rPr>
                        <w:rFonts w:ascii="Cambria Math"/>
                      </w:rPr>
                      <m:t>TP</m:t>
                    </m:r>
                  </m:num>
                  <m:den>
                    <m:r>
                      <w:rPr>
                        <w:rFonts w:ascii="Cambria Math"/>
                      </w:rPr>
                      <m:t>TP+FP</m:t>
                    </m:r>
                  </m:den>
                </m:f>
              </m:oMath>
            </m:oMathPara>
          </w:p>
        </w:tc>
      </w:tr>
      <w:tr w:rsidR="0050697F" w:rsidRPr="001F22BF" w14:paraId="73A3A2A8" w14:textId="77777777" w:rsidTr="00CA6A52">
        <w:trPr>
          <w:jc w:val="center"/>
        </w:trPr>
        <w:tc>
          <w:tcPr>
            <w:tcW w:w="1843" w:type="dxa"/>
            <w:vAlign w:val="center"/>
          </w:tcPr>
          <w:p w14:paraId="40C7BF26" w14:textId="77777777" w:rsidR="0050697F" w:rsidRPr="00CA6A52" w:rsidRDefault="0050697F" w:rsidP="0057447D">
            <w:pPr>
              <w:pStyle w:val="af2"/>
              <w:rPr>
                <w:szCs w:val="21"/>
              </w:rPr>
            </w:pPr>
            <w:r w:rsidRPr="00CA6A52">
              <w:rPr>
                <w:rFonts w:hint="eastAsia"/>
                <w:szCs w:val="21"/>
              </w:rPr>
              <w:t>灵敏性</w:t>
            </w:r>
            <w:r w:rsidRPr="00CA6A52">
              <w:rPr>
                <w:rFonts w:hint="eastAsia"/>
                <w:szCs w:val="21"/>
              </w:rPr>
              <w:t>/</w:t>
            </w:r>
            <w:r w:rsidRPr="00CA6A52">
              <w:rPr>
                <w:rFonts w:hint="eastAsia"/>
                <w:szCs w:val="21"/>
              </w:rPr>
              <w:t>召回率</w:t>
            </w:r>
          </w:p>
          <w:p w14:paraId="49FCEF2B" w14:textId="77777777" w:rsidR="0050697F" w:rsidRPr="00CA6A52" w:rsidRDefault="0050697F" w:rsidP="0057447D">
            <w:pPr>
              <w:pStyle w:val="af2"/>
              <w:rPr>
                <w:szCs w:val="21"/>
              </w:rPr>
            </w:pPr>
            <w:r w:rsidRPr="00CA6A52">
              <w:rPr>
                <w:rFonts w:hint="eastAsia"/>
                <w:szCs w:val="21"/>
              </w:rPr>
              <w:t>(Sensitivity)</w:t>
            </w:r>
          </w:p>
        </w:tc>
        <w:tc>
          <w:tcPr>
            <w:tcW w:w="6460" w:type="dxa"/>
            <w:vAlign w:val="center"/>
          </w:tcPr>
          <w:p w14:paraId="077020B6" w14:textId="73F10DD9" w:rsidR="0050697F" w:rsidRPr="001F22BF" w:rsidRDefault="00D51E3A" w:rsidP="00D51E3A">
            <w:pPr>
              <w:pStyle w:val="af2"/>
              <w:rPr>
                <w:szCs w:val="20"/>
              </w:rPr>
            </w:pPr>
            <m:oMathPara>
              <m:oMath>
                <m:r>
                  <w:rPr>
                    <w:rFonts w:ascii="Cambria Math"/>
                  </w:rPr>
                  <m:t>Sensitivity=</m:t>
                </m:r>
                <m:f>
                  <m:fPr>
                    <m:ctrlPr>
                      <w:rPr>
                        <w:rFonts w:ascii="Cambria Math" w:hAnsi="Cambria Math"/>
                      </w:rPr>
                    </m:ctrlPr>
                  </m:fPr>
                  <m:num>
                    <m:r>
                      <m:rPr>
                        <m:nor/>
                      </m:rPr>
                      <w:rPr>
                        <w:rFonts w:ascii="Cambria Math"/>
                      </w:rPr>
                      <m:t>SUM</m:t>
                    </m:r>
                    <m:r>
                      <m:rPr>
                        <m:sty m:val="p"/>
                      </m:rPr>
                      <w:rPr>
                        <w:rFonts w:ascii="Cambria Math"/>
                      </w:rPr>
                      <m:t>(</m:t>
                    </m:r>
                    <m:r>
                      <m:rPr>
                        <m:sty m:val="p"/>
                      </m:rPr>
                      <w:rPr>
                        <w:rFonts w:ascii="Cambria Math"/>
                      </w:rPr>
                      <m:t>正确预测的正样本总数</m:t>
                    </m:r>
                    <m:r>
                      <m:rPr>
                        <m:sty m:val="p"/>
                      </m:rPr>
                      <w:rPr>
                        <w:rFonts w:ascii="Cambria Math"/>
                      </w:rPr>
                      <m:t>)</m:t>
                    </m:r>
                  </m:num>
                  <m:den>
                    <m:r>
                      <m:rPr>
                        <m:nor/>
                      </m:rPr>
                      <w:rPr>
                        <w:rFonts w:ascii="Cambria Math"/>
                      </w:rPr>
                      <m:t>SUM</m:t>
                    </m:r>
                    <m:r>
                      <m:rPr>
                        <m:sty m:val="p"/>
                      </m:rPr>
                      <w:rPr>
                        <w:rFonts w:ascii="Cambria Math"/>
                      </w:rPr>
                      <m:t>(</m:t>
                    </m:r>
                    <m:r>
                      <m:rPr>
                        <m:sty m:val="p"/>
                      </m:rPr>
                      <w:rPr>
                        <w:rFonts w:ascii="Cambria Math"/>
                      </w:rPr>
                      <m:t>实际的正样本总数</m:t>
                    </m:r>
                    <m:r>
                      <m:rPr>
                        <m:sty m:val="p"/>
                      </m:rPr>
                      <w:rPr>
                        <w:rFonts w:ascii="Cambria Math"/>
                      </w:rPr>
                      <m:t>)</m:t>
                    </m:r>
                  </m:den>
                </m:f>
                <m:r>
                  <w:rPr>
                    <w:rFonts w:ascii="Cambria Math"/>
                  </w:rPr>
                  <m:t>=</m:t>
                </m:r>
                <m:f>
                  <m:fPr>
                    <m:ctrlPr>
                      <w:rPr>
                        <w:rFonts w:ascii="Cambria Math" w:hAnsi="Cambria Math"/>
                        <w:i/>
                      </w:rPr>
                    </m:ctrlPr>
                  </m:fPr>
                  <m:num>
                    <m:r>
                      <w:rPr>
                        <w:rFonts w:ascii="Cambria Math"/>
                      </w:rPr>
                      <m:t>TP</m:t>
                    </m:r>
                  </m:num>
                  <m:den>
                    <m:r>
                      <w:rPr>
                        <w:rFonts w:ascii="Cambria Math"/>
                      </w:rPr>
                      <m:t>T</m:t>
                    </m:r>
                  </m:den>
                </m:f>
                <m:r>
                  <w:rPr>
                    <w:rFonts w:ascii="Cambria Math"/>
                  </w:rPr>
                  <m:t>=</m:t>
                </m:r>
                <m:f>
                  <m:fPr>
                    <m:ctrlPr>
                      <w:rPr>
                        <w:rFonts w:ascii="Cambria Math" w:hAnsi="Cambria Math"/>
                        <w:i/>
                      </w:rPr>
                    </m:ctrlPr>
                  </m:fPr>
                  <m:num>
                    <m:r>
                      <w:rPr>
                        <w:rFonts w:ascii="Cambria Math"/>
                      </w:rPr>
                      <m:t>TP</m:t>
                    </m:r>
                  </m:num>
                  <m:den>
                    <m:r>
                      <w:rPr>
                        <w:rFonts w:ascii="Cambria Math"/>
                      </w:rPr>
                      <m:t>TP+FN</m:t>
                    </m:r>
                  </m:den>
                </m:f>
              </m:oMath>
            </m:oMathPara>
          </w:p>
        </w:tc>
      </w:tr>
      <w:tr w:rsidR="0050697F" w:rsidRPr="001F22BF" w14:paraId="2AFD1155" w14:textId="77777777" w:rsidTr="00CA6A52">
        <w:trPr>
          <w:jc w:val="center"/>
        </w:trPr>
        <w:tc>
          <w:tcPr>
            <w:tcW w:w="1843" w:type="dxa"/>
            <w:vAlign w:val="center"/>
          </w:tcPr>
          <w:p w14:paraId="67A3FE3D" w14:textId="77777777" w:rsidR="0050697F" w:rsidRPr="00CA6A52" w:rsidRDefault="0050697F" w:rsidP="0057447D">
            <w:pPr>
              <w:pStyle w:val="af2"/>
              <w:rPr>
                <w:szCs w:val="21"/>
              </w:rPr>
            </w:pPr>
            <w:r w:rsidRPr="00CA6A52">
              <w:rPr>
                <w:rFonts w:hint="eastAsia"/>
                <w:szCs w:val="21"/>
              </w:rPr>
              <w:t>特异性</w:t>
            </w:r>
          </w:p>
          <w:p w14:paraId="195D6A11" w14:textId="77777777" w:rsidR="0050697F" w:rsidRPr="00CA6A52" w:rsidRDefault="0050697F" w:rsidP="0057447D">
            <w:pPr>
              <w:pStyle w:val="af2"/>
              <w:rPr>
                <w:szCs w:val="21"/>
              </w:rPr>
            </w:pPr>
            <w:r w:rsidRPr="00CA6A52">
              <w:rPr>
                <w:rFonts w:hint="eastAsia"/>
                <w:szCs w:val="21"/>
              </w:rPr>
              <w:t>(Specificity)</w:t>
            </w:r>
          </w:p>
        </w:tc>
        <w:tc>
          <w:tcPr>
            <w:tcW w:w="6460" w:type="dxa"/>
            <w:vAlign w:val="center"/>
          </w:tcPr>
          <w:p w14:paraId="2FBAC3FA" w14:textId="4745BC46" w:rsidR="0050697F" w:rsidRPr="001F22BF" w:rsidRDefault="00D51E3A" w:rsidP="00D51E3A">
            <w:pPr>
              <w:pStyle w:val="af2"/>
              <w:rPr>
                <w:szCs w:val="20"/>
              </w:rPr>
            </w:pPr>
            <m:oMathPara>
              <m:oMath>
                <m:r>
                  <w:rPr>
                    <w:rFonts w:ascii="Cambria Math"/>
                  </w:rPr>
                  <m:t>Specificity=</m:t>
                </m:r>
                <m:f>
                  <m:fPr>
                    <m:ctrlPr>
                      <w:rPr>
                        <w:rFonts w:ascii="Cambria Math" w:hAnsi="Cambria Math"/>
                      </w:rPr>
                    </m:ctrlPr>
                  </m:fPr>
                  <m:num>
                    <m:r>
                      <m:rPr>
                        <m:nor/>
                      </m:rPr>
                      <w:rPr>
                        <w:rFonts w:ascii="Cambria Math"/>
                      </w:rPr>
                      <m:t>SUM</m:t>
                    </m:r>
                    <m:r>
                      <m:rPr>
                        <m:sty m:val="p"/>
                      </m:rPr>
                      <w:rPr>
                        <w:rFonts w:ascii="Cambria Math"/>
                      </w:rPr>
                      <m:t>(</m:t>
                    </m:r>
                    <m:r>
                      <m:rPr>
                        <m:sty m:val="p"/>
                      </m:rPr>
                      <w:rPr>
                        <w:rFonts w:ascii="Cambria Math"/>
                      </w:rPr>
                      <m:t>正确预测的负样本总数</m:t>
                    </m:r>
                    <m:r>
                      <m:rPr>
                        <m:sty m:val="p"/>
                      </m:rPr>
                      <w:rPr>
                        <w:rFonts w:ascii="Cambria Math"/>
                      </w:rPr>
                      <m:t>)</m:t>
                    </m:r>
                  </m:num>
                  <m:den>
                    <m:r>
                      <m:rPr>
                        <m:nor/>
                      </m:rPr>
                      <w:rPr>
                        <w:rFonts w:ascii="Cambria Math"/>
                      </w:rPr>
                      <m:t>SUM</m:t>
                    </m:r>
                    <m:r>
                      <m:rPr>
                        <m:sty m:val="p"/>
                      </m:rPr>
                      <w:rPr>
                        <w:rFonts w:ascii="Cambria Math"/>
                      </w:rPr>
                      <m:t>(</m:t>
                    </m:r>
                    <m:r>
                      <m:rPr>
                        <m:sty m:val="p"/>
                      </m:rPr>
                      <w:rPr>
                        <w:rFonts w:ascii="Cambria Math"/>
                      </w:rPr>
                      <m:t>实际的负样本总数</m:t>
                    </m:r>
                    <m:r>
                      <m:rPr>
                        <m:sty m:val="p"/>
                      </m:rPr>
                      <w:rPr>
                        <w:rFonts w:ascii="Cambria Math"/>
                      </w:rPr>
                      <m:t>)</m:t>
                    </m:r>
                  </m:den>
                </m:f>
                <m:r>
                  <w:rPr>
                    <w:rFonts w:ascii="Cambria Math"/>
                  </w:rPr>
                  <m:t>=</m:t>
                </m:r>
                <m:f>
                  <m:fPr>
                    <m:ctrlPr>
                      <w:rPr>
                        <w:rFonts w:ascii="Cambria Math" w:hAnsi="Cambria Math"/>
                        <w:i/>
                      </w:rPr>
                    </m:ctrlPr>
                  </m:fPr>
                  <m:num>
                    <m:r>
                      <w:rPr>
                        <w:rFonts w:ascii="Cambria Math"/>
                      </w:rPr>
                      <m:t>TN</m:t>
                    </m:r>
                  </m:num>
                  <m:den>
                    <m:r>
                      <w:rPr>
                        <w:rFonts w:ascii="Cambria Math"/>
                      </w:rPr>
                      <m:t>F</m:t>
                    </m:r>
                  </m:den>
                </m:f>
                <m:r>
                  <w:rPr>
                    <w:rFonts w:ascii="Cambria Math"/>
                  </w:rPr>
                  <m:t>=</m:t>
                </m:r>
                <m:f>
                  <m:fPr>
                    <m:ctrlPr>
                      <w:rPr>
                        <w:rFonts w:ascii="Cambria Math" w:hAnsi="Cambria Math"/>
                        <w:i/>
                      </w:rPr>
                    </m:ctrlPr>
                  </m:fPr>
                  <m:num>
                    <m:r>
                      <w:rPr>
                        <w:rFonts w:ascii="Cambria Math"/>
                      </w:rPr>
                      <m:t>TN</m:t>
                    </m:r>
                  </m:num>
                  <m:den>
                    <m:r>
                      <w:rPr>
                        <w:rFonts w:ascii="Cambria Math"/>
                      </w:rPr>
                      <m:t>TN+FP</m:t>
                    </m:r>
                  </m:den>
                </m:f>
              </m:oMath>
            </m:oMathPara>
          </w:p>
        </w:tc>
      </w:tr>
    </w:tbl>
    <w:p w14:paraId="498EB69B" w14:textId="77777777" w:rsidR="0050697F" w:rsidRDefault="0050697F" w:rsidP="0050697F">
      <w:pPr>
        <w:ind w:firstLine="480"/>
      </w:pPr>
      <w:r>
        <w:rPr>
          <w:rFonts w:hint="eastAsia"/>
        </w:rPr>
        <w:t>ROC</w:t>
      </w:r>
      <w:r>
        <w:rPr>
          <w:rFonts w:hint="eastAsia"/>
        </w:rPr>
        <w:t>（</w:t>
      </w:r>
      <w:r>
        <w:rPr>
          <w:rFonts w:hint="eastAsia"/>
        </w:rPr>
        <w:t>Receiver Operating Characteristic</w:t>
      </w:r>
      <w:r>
        <w:rPr>
          <w:rFonts w:hint="eastAsia"/>
        </w:rPr>
        <w:t>）曲线是一种用于评估分类模型性能的图形工具。它通常用于二元分类问题，其中有两个类别：正类别和负类别。</w:t>
      </w:r>
    </w:p>
    <w:p w14:paraId="03003227" w14:textId="2781D7CE" w:rsidR="0050697F" w:rsidRPr="00A4590C" w:rsidRDefault="0050697F" w:rsidP="0050697F">
      <w:pPr>
        <w:ind w:firstLine="480"/>
      </w:pPr>
      <w:r w:rsidRPr="00A4590C">
        <w:t>ROC</w:t>
      </w:r>
      <w:r w:rsidRPr="00A4590C">
        <w:t>曲线以不同的阈值设置下，绘制了</w:t>
      </w:r>
      <w:r w:rsidRPr="00A4590C">
        <w:t>True Positive Rate</w:t>
      </w:r>
      <w:r w:rsidRPr="00A4590C">
        <w:t>（真正例率，也称为灵敏度</w:t>
      </w:r>
      <w:r>
        <w:rPr>
          <w:rFonts w:hint="eastAsia"/>
        </w:rPr>
        <w:t>，</w:t>
      </w:r>
      <w:r>
        <w:rPr>
          <w:rFonts w:hint="eastAsia"/>
        </w:rPr>
        <w:t>TPR</w:t>
      </w:r>
      <w:r w:rsidRPr="00A4590C">
        <w:t>）</w:t>
      </w:r>
      <w:r>
        <w:rPr>
          <w:rFonts w:hint="eastAsia"/>
        </w:rPr>
        <w:t>和</w:t>
      </w:r>
      <w:r w:rsidRPr="00A4590C">
        <w:t>False Positive Rate</w:t>
      </w:r>
      <w:r w:rsidRPr="00A4590C">
        <w:t>（假正例率</w:t>
      </w:r>
      <w:r>
        <w:rPr>
          <w:rFonts w:hint="eastAsia"/>
        </w:rPr>
        <w:t>，</w:t>
      </w:r>
      <w:r>
        <w:rPr>
          <w:rFonts w:hint="eastAsia"/>
        </w:rPr>
        <w:t>FPR</w:t>
      </w:r>
      <w:r w:rsidRPr="00A4590C">
        <w:t>）之间的关系</w:t>
      </w:r>
      <w:r w:rsidR="007B2231">
        <w:rPr>
          <w:rFonts w:hint="eastAsia"/>
        </w:rPr>
        <w:t>。</w:t>
      </w:r>
    </w:p>
    <w:p w14:paraId="3990AD7A" w14:textId="77777777" w:rsidR="0050697F" w:rsidRDefault="0050697F" w:rsidP="0050697F">
      <w:pPr>
        <w:ind w:firstLine="480"/>
      </w:pPr>
      <w:r>
        <w:rPr>
          <w:rFonts w:hint="eastAsia"/>
        </w:rPr>
        <w:lastRenderedPageBreak/>
        <w:t>以</w:t>
      </w:r>
      <w:r>
        <w:rPr>
          <w:rFonts w:hint="eastAsia"/>
        </w:rPr>
        <w:t>FPR</w:t>
      </w:r>
      <w:r>
        <w:rPr>
          <w:rFonts w:hint="eastAsia"/>
        </w:rPr>
        <w:t>为横坐标、</w:t>
      </w:r>
      <w:r>
        <w:rPr>
          <w:rFonts w:hint="eastAsia"/>
        </w:rPr>
        <w:t>TPR</w:t>
      </w:r>
      <w:r>
        <w:rPr>
          <w:rFonts w:hint="eastAsia"/>
        </w:rPr>
        <w:t>为纵坐标的曲线，它展示了不同阈值下模型的性能。理想情况下，</w:t>
      </w:r>
      <w:r>
        <w:rPr>
          <w:rFonts w:hint="eastAsia"/>
        </w:rPr>
        <w:t>ROC</w:t>
      </w:r>
      <w:r>
        <w:rPr>
          <w:rFonts w:hint="eastAsia"/>
        </w:rPr>
        <w:t>曲线越接近左上角（</w:t>
      </w:r>
      <w:r>
        <w:rPr>
          <w:rFonts w:hint="eastAsia"/>
        </w:rPr>
        <w:t>0, 1</w:t>
      </w:r>
      <w:r>
        <w:rPr>
          <w:rFonts w:hint="eastAsia"/>
        </w:rPr>
        <w:t>），模型性能越好，因为它意味着更高的</w:t>
      </w:r>
      <w:r>
        <w:rPr>
          <w:rFonts w:hint="eastAsia"/>
        </w:rPr>
        <w:t>TPR</w:t>
      </w:r>
      <w:r>
        <w:rPr>
          <w:rFonts w:hint="eastAsia"/>
        </w:rPr>
        <w:t>（灵敏度）和更低的</w:t>
      </w:r>
      <w:r>
        <w:rPr>
          <w:rFonts w:hint="eastAsia"/>
        </w:rPr>
        <w:t>FPR</w:t>
      </w:r>
      <w:r>
        <w:rPr>
          <w:rFonts w:hint="eastAsia"/>
        </w:rPr>
        <w:t>。</w:t>
      </w:r>
    </w:p>
    <w:p w14:paraId="43A6267D" w14:textId="19E06998" w:rsidR="0050697F" w:rsidRDefault="0050697F" w:rsidP="00CC7505">
      <w:pPr>
        <w:ind w:firstLine="480"/>
      </w:pPr>
      <w:r>
        <w:rPr>
          <w:rFonts w:hint="eastAsia"/>
        </w:rPr>
        <w:t>ROC</w:t>
      </w:r>
      <w:r>
        <w:rPr>
          <w:rFonts w:hint="eastAsia"/>
        </w:rPr>
        <w:t>曲线下的面积，即</w:t>
      </w:r>
      <w:r>
        <w:rPr>
          <w:rFonts w:hint="eastAsia"/>
        </w:rPr>
        <w:t>AUC</w:t>
      </w:r>
      <w:r>
        <w:rPr>
          <w:rFonts w:hint="eastAsia"/>
        </w:rPr>
        <w:t>（</w:t>
      </w:r>
      <w:r>
        <w:rPr>
          <w:rFonts w:hint="eastAsia"/>
        </w:rPr>
        <w:t>Area Under the Curve</w:t>
      </w:r>
      <w:r>
        <w:rPr>
          <w:rFonts w:hint="eastAsia"/>
        </w:rPr>
        <w:t>），也是一个用于度量模型性能的指标。</w:t>
      </w:r>
      <w:r>
        <w:rPr>
          <w:rFonts w:hint="eastAsia"/>
        </w:rPr>
        <w:t>AUC</w:t>
      </w:r>
      <w:r>
        <w:rPr>
          <w:rFonts w:hint="eastAsia"/>
        </w:rPr>
        <w:t>的取值范围在</w:t>
      </w:r>
      <w:r>
        <w:rPr>
          <w:rFonts w:hint="eastAsia"/>
        </w:rPr>
        <w:t>0</w:t>
      </w:r>
      <w:r>
        <w:rPr>
          <w:rFonts w:hint="eastAsia"/>
        </w:rPr>
        <w:t>到</w:t>
      </w:r>
      <w:r>
        <w:rPr>
          <w:rFonts w:hint="eastAsia"/>
        </w:rPr>
        <w:t>1</w:t>
      </w:r>
      <w:r>
        <w:rPr>
          <w:rFonts w:hint="eastAsia"/>
        </w:rPr>
        <w:t>之间，通常用于比较不同模型的性能。</w:t>
      </w:r>
      <w:r>
        <w:rPr>
          <w:rFonts w:hint="eastAsia"/>
        </w:rPr>
        <w:t>AUC</w:t>
      </w:r>
      <w:r>
        <w:rPr>
          <w:rFonts w:hint="eastAsia"/>
        </w:rPr>
        <w:t>值越接近</w:t>
      </w:r>
      <w:r>
        <w:rPr>
          <w:rFonts w:hint="eastAsia"/>
        </w:rPr>
        <w:t>1</w:t>
      </w:r>
      <w:r>
        <w:rPr>
          <w:rFonts w:hint="eastAsia"/>
        </w:rPr>
        <w:t>，表示模型性能越好。</w:t>
      </w:r>
    </w:p>
    <w:p w14:paraId="479C9B02" w14:textId="566E4CA0" w:rsidR="0050697F" w:rsidRPr="008450FA" w:rsidRDefault="008450FA" w:rsidP="008450FA">
      <w:pPr>
        <w:pStyle w:val="1"/>
      </w:pPr>
      <w:bookmarkStart w:id="13" w:name="_Toc180788479"/>
      <w:r>
        <w:rPr>
          <w:rFonts w:hint="eastAsia"/>
        </w:rPr>
        <w:lastRenderedPageBreak/>
        <w:t>数据</w:t>
      </w:r>
      <w:r w:rsidR="002B640A">
        <w:rPr>
          <w:rFonts w:hint="eastAsia"/>
        </w:rPr>
        <w:t>预</w:t>
      </w:r>
      <w:r>
        <w:rPr>
          <w:rFonts w:hint="eastAsia"/>
        </w:rPr>
        <w:t>处理</w:t>
      </w:r>
      <w:bookmarkEnd w:id="13"/>
    </w:p>
    <w:p w14:paraId="5DC5277F" w14:textId="1BA9F244" w:rsidR="00306CC7" w:rsidRDefault="00306CC7" w:rsidP="00DC14C6">
      <w:pPr>
        <w:pStyle w:val="2"/>
      </w:pPr>
      <w:bookmarkStart w:id="14" w:name="_Toc180788480"/>
      <w:r>
        <w:rPr>
          <w:rFonts w:hint="eastAsia"/>
        </w:rPr>
        <w:t>实验语言</w:t>
      </w:r>
      <w:bookmarkEnd w:id="14"/>
    </w:p>
    <w:p w14:paraId="39794DAF" w14:textId="4E725F50" w:rsidR="00306CC7" w:rsidRDefault="00306CC7" w:rsidP="00306CC7">
      <w:pPr>
        <w:pStyle w:val="afff8"/>
        <w:ind w:firstLine="480"/>
      </w:pPr>
      <w:r>
        <w:rPr>
          <w:rFonts w:hint="eastAsia"/>
        </w:rPr>
        <w:t>本次实验主要采用</w:t>
      </w:r>
      <w:r>
        <w:rPr>
          <w:rFonts w:hint="eastAsia"/>
        </w:rPr>
        <w:t>C++</w:t>
      </w:r>
      <w:r>
        <w:rPr>
          <w:rFonts w:hint="eastAsia"/>
        </w:rPr>
        <w:t>语言进行，而</w:t>
      </w:r>
      <w:r>
        <w:rPr>
          <w:rFonts w:hint="eastAsia"/>
        </w:rPr>
        <w:t>C++</w:t>
      </w:r>
      <w:r>
        <w:rPr>
          <w:rFonts w:hint="eastAsia"/>
        </w:rPr>
        <w:t>处理</w:t>
      </w:r>
      <w:r>
        <w:rPr>
          <w:rFonts w:hint="eastAsia"/>
        </w:rPr>
        <w:t>xlsx</w:t>
      </w:r>
      <w:r>
        <w:rPr>
          <w:rFonts w:hint="eastAsia"/>
        </w:rPr>
        <w:t>文件较为不便，因此使用</w:t>
      </w:r>
      <w:r>
        <w:rPr>
          <w:rFonts w:hint="eastAsia"/>
        </w:rPr>
        <w:t>Python</w:t>
      </w:r>
      <w:r>
        <w:rPr>
          <w:rFonts w:hint="eastAsia"/>
        </w:rPr>
        <w:t>将原数据集转为</w:t>
      </w:r>
      <w:r>
        <w:rPr>
          <w:rFonts w:hint="eastAsia"/>
        </w:rPr>
        <w:t>csv</w:t>
      </w:r>
      <w:r>
        <w:rPr>
          <w:rFonts w:hint="eastAsia"/>
        </w:rPr>
        <w:t>文件做进一步处理。</w:t>
      </w:r>
    </w:p>
    <w:p w14:paraId="17E7FA48" w14:textId="5D9F3BA6" w:rsidR="00306CC7" w:rsidRPr="00306CC7" w:rsidRDefault="00306CC7" w:rsidP="00B31699">
      <w:pPr>
        <w:ind w:firstLine="480"/>
      </w:pPr>
      <w:r>
        <w:rPr>
          <w:rFonts w:hint="eastAsia"/>
        </w:rPr>
        <w:t>具体</w:t>
      </w:r>
      <w:r w:rsidR="00B31699">
        <w:rPr>
          <w:rFonts w:hint="eastAsia"/>
        </w:rPr>
        <w:t>实验语言环境为：</w:t>
      </w:r>
      <w:r>
        <w:rPr>
          <w:rFonts w:hint="eastAsia"/>
        </w:rPr>
        <w:t>数据集</w:t>
      </w:r>
      <w:r w:rsidR="00B31699">
        <w:rPr>
          <w:rFonts w:hint="eastAsia"/>
        </w:rPr>
        <w:t>预处理</w:t>
      </w:r>
      <w:r>
        <w:rPr>
          <w:rFonts w:hint="eastAsia"/>
        </w:rPr>
        <w:t>：</w:t>
      </w:r>
      <w:r>
        <w:rPr>
          <w:rFonts w:hint="eastAsia"/>
        </w:rPr>
        <w:t>python 3.8.5</w:t>
      </w:r>
      <w:r>
        <w:rPr>
          <w:rFonts w:hint="eastAsia"/>
        </w:rPr>
        <w:t>；</w:t>
      </w:r>
      <w:r>
        <w:rPr>
          <w:rFonts w:hint="eastAsia"/>
        </w:rPr>
        <w:t>BP</w:t>
      </w:r>
      <w:r>
        <w:rPr>
          <w:rFonts w:hint="eastAsia"/>
        </w:rPr>
        <w:t>训练验证：</w:t>
      </w:r>
      <w:r>
        <w:rPr>
          <w:rFonts w:hint="eastAsia"/>
        </w:rPr>
        <w:t>C++ 20</w:t>
      </w:r>
      <w:r>
        <w:rPr>
          <w:rFonts w:hint="eastAsia"/>
        </w:rPr>
        <w:t>；</w:t>
      </w:r>
      <w:r>
        <w:rPr>
          <w:rFonts w:hint="eastAsia"/>
        </w:rPr>
        <w:t>BP</w:t>
      </w:r>
      <w:r>
        <w:rPr>
          <w:rFonts w:hint="eastAsia"/>
        </w:rPr>
        <w:t>绘图：</w:t>
      </w:r>
      <w:r>
        <w:rPr>
          <w:rFonts w:hint="eastAsia"/>
        </w:rPr>
        <w:t>python 3.8.5</w:t>
      </w:r>
      <w:r>
        <w:rPr>
          <w:rFonts w:hint="eastAsia"/>
        </w:rPr>
        <w:t>；</w:t>
      </w:r>
      <w:r>
        <w:rPr>
          <w:rFonts w:hint="eastAsia"/>
        </w:rPr>
        <w:t>SVM</w:t>
      </w:r>
      <w:r>
        <w:rPr>
          <w:rFonts w:hint="eastAsia"/>
        </w:rPr>
        <w:t>：</w:t>
      </w:r>
      <w:r>
        <w:rPr>
          <w:rFonts w:hint="eastAsia"/>
        </w:rPr>
        <w:t>python 3.8.5</w:t>
      </w:r>
      <w:r>
        <w:rPr>
          <w:rFonts w:hint="eastAsia"/>
        </w:rPr>
        <w:t>。</w:t>
      </w:r>
    </w:p>
    <w:p w14:paraId="5DF371F8" w14:textId="6F8911B2" w:rsidR="0050697F" w:rsidRDefault="00306CC7" w:rsidP="00DC14C6">
      <w:pPr>
        <w:pStyle w:val="2"/>
      </w:pPr>
      <w:bookmarkStart w:id="15" w:name="_Toc180788481"/>
      <w:r>
        <w:rPr>
          <w:rFonts w:hint="eastAsia"/>
        </w:rPr>
        <w:t>数据过滤</w:t>
      </w:r>
      <w:bookmarkEnd w:id="15"/>
    </w:p>
    <w:p w14:paraId="0CCA0588" w14:textId="5E9B7B7F" w:rsidR="00DC14C6" w:rsidRDefault="003351DC" w:rsidP="0050697F">
      <w:pPr>
        <w:pStyle w:val="afff8"/>
        <w:ind w:firstLine="480"/>
      </w:pPr>
      <w:r>
        <w:rPr>
          <w:rFonts w:hint="eastAsia"/>
        </w:rPr>
        <w:t>实验过程中，主要使用</w:t>
      </w:r>
      <w:r w:rsidRPr="009543EA">
        <w:rPr>
          <w:rFonts w:hint="eastAsia"/>
        </w:rPr>
        <w:t>身高、体重、鞋码、</w:t>
      </w:r>
      <w:r w:rsidRPr="009543EA">
        <w:rPr>
          <w:rFonts w:hint="eastAsia"/>
        </w:rPr>
        <w:t>50m</w:t>
      </w:r>
      <w:r w:rsidRPr="009543EA">
        <w:rPr>
          <w:rFonts w:hint="eastAsia"/>
        </w:rPr>
        <w:t>成绩共</w:t>
      </w:r>
      <w:r w:rsidRPr="009543EA">
        <w:rPr>
          <w:rFonts w:hint="eastAsia"/>
        </w:rPr>
        <w:t>4</w:t>
      </w:r>
      <w:r w:rsidRPr="009543EA">
        <w:rPr>
          <w:rFonts w:hint="eastAsia"/>
        </w:rPr>
        <w:t>个特征</w:t>
      </w:r>
      <w:r>
        <w:rPr>
          <w:rFonts w:hint="eastAsia"/>
        </w:rPr>
        <w:t>。</w:t>
      </w:r>
      <w:r w:rsidR="00DC14C6">
        <w:rPr>
          <w:rFonts w:hint="eastAsia"/>
        </w:rPr>
        <w:t>样本数据可能存在偏差或者错误导致不可信，因此首先要对数据进行筛选。本次实验中，性别设置为</w:t>
      </w:r>
      <w:r w:rsidR="00DC14C6" w:rsidRPr="00A108F9">
        <w:rPr>
          <w:rFonts w:hint="eastAsia"/>
        </w:rPr>
        <w:t>男</w:t>
      </w:r>
      <w:r w:rsidR="00DC14C6" w:rsidRPr="00A108F9">
        <w:rPr>
          <w:rFonts w:hint="eastAsia"/>
        </w:rPr>
        <w:t>1</w:t>
      </w:r>
      <w:r w:rsidR="00DC14C6" w:rsidRPr="00A108F9">
        <w:rPr>
          <w:rFonts w:hint="eastAsia"/>
        </w:rPr>
        <w:t>女</w:t>
      </w:r>
      <w:r w:rsidR="00DC14C6" w:rsidRPr="00A108F9">
        <w:rPr>
          <w:rFonts w:hint="eastAsia"/>
        </w:rPr>
        <w:t>0</w:t>
      </w:r>
      <w:r w:rsidR="00DC14C6">
        <w:rPr>
          <w:rFonts w:hint="eastAsia"/>
        </w:rPr>
        <w:t>，但是样本集中可能存在非</w:t>
      </w:r>
      <w:r w:rsidR="00DC14C6">
        <w:rPr>
          <w:rFonts w:hint="eastAsia"/>
        </w:rPr>
        <w:t>0/1</w:t>
      </w:r>
      <w:r w:rsidR="00DC14C6">
        <w:rPr>
          <w:rFonts w:hint="eastAsia"/>
        </w:rPr>
        <w:t>数据，需要进行数据筛选。此外，身高体重数据比例与正常值相差过大同样需要进行筛选，将异常的样本作为干扰项剔除。</w:t>
      </w:r>
    </w:p>
    <w:p w14:paraId="16E6CBFB" w14:textId="1DD02992" w:rsidR="00CC7505" w:rsidRDefault="00CC7505" w:rsidP="00CC7505">
      <w:pPr>
        <w:pStyle w:val="afc"/>
      </w:pPr>
      <w:r>
        <w:rPr>
          <w:noProof/>
        </w:rPr>
        <w:drawing>
          <wp:inline distT="0" distB="0" distL="0" distR="0" wp14:anchorId="55D784D4" wp14:editId="40984371">
            <wp:extent cx="3819525" cy="2026685"/>
            <wp:effectExtent l="0" t="0" r="0" b="0"/>
            <wp:docPr id="1314213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13377" name=""/>
                    <pic:cNvPicPr/>
                  </pic:nvPicPr>
                  <pic:blipFill>
                    <a:blip r:embed="rId28"/>
                    <a:stretch>
                      <a:fillRect/>
                    </a:stretch>
                  </pic:blipFill>
                  <pic:spPr>
                    <a:xfrm>
                      <a:off x="0" y="0"/>
                      <a:ext cx="3832288" cy="2033457"/>
                    </a:xfrm>
                    <a:prstGeom prst="rect">
                      <a:avLst/>
                    </a:prstGeom>
                  </pic:spPr>
                </pic:pic>
              </a:graphicData>
            </a:graphic>
          </wp:inline>
        </w:drawing>
      </w:r>
    </w:p>
    <w:p w14:paraId="38ACD6EF" w14:textId="41B1B376" w:rsidR="00DC14C6" w:rsidRDefault="00CC7505" w:rsidP="00CC7505">
      <w:pPr>
        <w:pStyle w:val="af7"/>
      </w:pPr>
      <w:r>
        <w:rPr>
          <w:rFonts w:hint="eastAsia"/>
        </w:rPr>
        <w:t>图</w:t>
      </w:r>
      <w:r>
        <w:rPr>
          <w:rFonts w:hint="eastAsia"/>
        </w:rPr>
        <w:t>2-1</w:t>
      </w:r>
      <w:r>
        <w:rPr>
          <w:rFonts w:hint="eastAsia"/>
        </w:rPr>
        <w:t>：部分无效数据展示（</w:t>
      </w:r>
      <w:r w:rsidRPr="00CC7505">
        <w:t>invalid_data.csv</w:t>
      </w:r>
      <w:r>
        <w:rPr>
          <w:rFonts w:hint="eastAsia"/>
        </w:rPr>
        <w:t>）</w:t>
      </w:r>
    </w:p>
    <w:p w14:paraId="3BA0993C" w14:textId="4C92582E" w:rsidR="00D30208" w:rsidRDefault="002B640A" w:rsidP="00BB2D3F">
      <w:pPr>
        <w:pStyle w:val="2"/>
      </w:pPr>
      <w:bookmarkStart w:id="16" w:name="_Toc180788482"/>
      <w:r>
        <w:rPr>
          <w:rFonts w:hint="eastAsia"/>
        </w:rPr>
        <w:t>数据扩充</w:t>
      </w:r>
      <w:bookmarkEnd w:id="16"/>
    </w:p>
    <w:p w14:paraId="14562288" w14:textId="22EE5565" w:rsidR="003351DC" w:rsidRPr="003351DC" w:rsidRDefault="003351DC" w:rsidP="003351DC">
      <w:pPr>
        <w:ind w:firstLine="480"/>
      </w:pPr>
      <w:r>
        <w:rPr>
          <w:rFonts w:hint="eastAsia"/>
        </w:rPr>
        <w:t>原样本数据集中，男女生占比严重不均匀，始终不能得到一个令人满意的训练结果。后经问题排查，利用</w:t>
      </w:r>
      <w:r>
        <w:rPr>
          <w:rFonts w:hint="eastAsia"/>
        </w:rPr>
        <w:t>Python</w:t>
      </w:r>
      <w:r>
        <w:rPr>
          <w:rFonts w:hint="eastAsia"/>
        </w:rPr>
        <w:t>对样本集中女生的数据进行</w:t>
      </w:r>
      <w:r w:rsidR="004632AB">
        <w:rPr>
          <w:rFonts w:hint="eastAsia"/>
        </w:rPr>
        <w:t>复制</w:t>
      </w:r>
      <w:r>
        <w:rPr>
          <w:rFonts w:hint="eastAsia"/>
        </w:rPr>
        <w:t>扩充，使得男女生的性别比例保持在大约</w:t>
      </w:r>
      <w:r>
        <w:rPr>
          <w:rFonts w:hint="eastAsia"/>
        </w:rPr>
        <w:t>1:1</w:t>
      </w:r>
      <w:r>
        <w:rPr>
          <w:rFonts w:hint="eastAsia"/>
        </w:rPr>
        <w:t>，再进行训练，此时会得到一个满意的结果。</w:t>
      </w:r>
    </w:p>
    <w:p w14:paraId="36C30DF8" w14:textId="4E0282F3" w:rsidR="0050697F" w:rsidRDefault="00CC7505" w:rsidP="008450FA">
      <w:pPr>
        <w:pStyle w:val="1"/>
      </w:pPr>
      <w:bookmarkStart w:id="17" w:name="_Toc180788483"/>
      <w:r>
        <w:rPr>
          <w:rFonts w:hint="eastAsia"/>
        </w:rPr>
        <w:lastRenderedPageBreak/>
        <w:t>BP</w:t>
      </w:r>
      <w:r>
        <w:rPr>
          <w:rFonts w:hint="eastAsia"/>
        </w:rPr>
        <w:t>神经网络</w:t>
      </w:r>
      <w:bookmarkEnd w:id="17"/>
    </w:p>
    <w:p w14:paraId="55188672" w14:textId="74EAE199" w:rsidR="008450FA" w:rsidRDefault="008450FA" w:rsidP="008450FA">
      <w:pPr>
        <w:pStyle w:val="2"/>
      </w:pPr>
      <w:bookmarkStart w:id="18" w:name="_Toc180788484"/>
      <w:r>
        <w:rPr>
          <w:rFonts w:hint="eastAsia"/>
        </w:rPr>
        <w:t>BP</w:t>
      </w:r>
      <w:r>
        <w:rPr>
          <w:rFonts w:hint="eastAsia"/>
        </w:rPr>
        <w:t>神经网络</w:t>
      </w:r>
      <w:r w:rsidR="0014059A">
        <w:rPr>
          <w:rFonts w:hint="eastAsia"/>
        </w:rPr>
        <w:t>架构</w:t>
      </w:r>
      <w:bookmarkEnd w:id="18"/>
    </w:p>
    <w:p w14:paraId="6088EBC8" w14:textId="67638815" w:rsidR="0014059A" w:rsidRDefault="0014059A" w:rsidP="0014059A">
      <w:pPr>
        <w:pStyle w:val="3"/>
      </w:pPr>
      <w:bookmarkStart w:id="19" w:name="_Toc180788485"/>
      <w:r>
        <w:rPr>
          <w:rFonts w:hint="eastAsia"/>
        </w:rPr>
        <w:t>网络结构</w:t>
      </w:r>
      <w:bookmarkEnd w:id="19"/>
    </w:p>
    <w:p w14:paraId="22E8B048" w14:textId="71DDAED4" w:rsidR="0050697F" w:rsidRDefault="00CC7505" w:rsidP="00CC7505">
      <w:pPr>
        <w:pStyle w:val="afff8"/>
        <w:ind w:firstLine="480"/>
      </w:pPr>
      <w:r w:rsidRPr="00CC7505">
        <w:rPr>
          <w:rFonts w:hint="eastAsia"/>
        </w:rPr>
        <w:t>在本次实验中，采用了</w:t>
      </w:r>
      <w:r w:rsidRPr="00CC7505">
        <w:rPr>
          <w:rFonts w:hint="eastAsia"/>
        </w:rPr>
        <w:t>BP</w:t>
      </w:r>
      <w:r w:rsidRPr="00CC7505">
        <w:rPr>
          <w:rFonts w:hint="eastAsia"/>
        </w:rPr>
        <w:t>神经网络结构，其结构如图</w:t>
      </w:r>
      <w:r>
        <w:rPr>
          <w:rFonts w:hint="eastAsia"/>
        </w:rPr>
        <w:t>2-2</w:t>
      </w:r>
      <w:r w:rsidRPr="00CC7505">
        <w:rPr>
          <w:rFonts w:hint="eastAsia"/>
        </w:rPr>
        <w:t>所示，该神经网络包含一个</w:t>
      </w:r>
      <w:r w:rsidR="00DA1C32">
        <w:rPr>
          <w:rFonts w:hint="eastAsia"/>
        </w:rPr>
        <w:t>节点数为</w:t>
      </w:r>
      <w:r w:rsidR="00DA1C32">
        <w:rPr>
          <w:rFonts w:hint="eastAsia"/>
        </w:rPr>
        <w:t>4</w:t>
      </w:r>
      <w:r w:rsidR="00DA1C32">
        <w:rPr>
          <w:rFonts w:hint="eastAsia"/>
        </w:rPr>
        <w:t>的输入</w:t>
      </w:r>
      <w:r w:rsidRPr="00CC7505">
        <w:rPr>
          <w:rFonts w:hint="eastAsia"/>
        </w:rPr>
        <w:t>层，</w:t>
      </w:r>
      <w:r w:rsidR="00DA1C32" w:rsidRPr="00CC7505">
        <w:rPr>
          <w:rFonts w:hint="eastAsia"/>
        </w:rPr>
        <w:t>一个</w:t>
      </w:r>
      <w:r w:rsidR="00DA1C32">
        <w:rPr>
          <w:rFonts w:hint="eastAsia"/>
        </w:rPr>
        <w:t>节点数为</w:t>
      </w:r>
      <w:r w:rsidR="00DA1C32">
        <w:rPr>
          <w:rFonts w:hint="eastAsia"/>
        </w:rPr>
        <w:t>4</w:t>
      </w:r>
      <w:r w:rsidR="00DA1C32">
        <w:rPr>
          <w:rFonts w:hint="eastAsia"/>
        </w:rPr>
        <w:t>的</w:t>
      </w:r>
      <w:r w:rsidRPr="00CC7505">
        <w:rPr>
          <w:rFonts w:hint="eastAsia"/>
        </w:rPr>
        <w:t>隐藏层</w:t>
      </w:r>
      <w:r w:rsidR="00DA1C32">
        <w:rPr>
          <w:rFonts w:hint="eastAsia"/>
        </w:rPr>
        <w:t>和一个</w:t>
      </w:r>
      <w:r w:rsidR="00DA1C32" w:rsidRPr="00CC7505">
        <w:rPr>
          <w:rFonts w:hint="eastAsia"/>
        </w:rPr>
        <w:t>节点数为</w:t>
      </w:r>
      <w:r w:rsidR="00DA1C32" w:rsidRPr="00CC7505">
        <w:rPr>
          <w:rFonts w:hint="eastAsia"/>
        </w:rPr>
        <w:t>1</w:t>
      </w:r>
      <w:r w:rsidR="00DA1C32">
        <w:rPr>
          <w:rFonts w:hint="eastAsia"/>
        </w:rPr>
        <w:t>的</w:t>
      </w:r>
      <w:r w:rsidRPr="00CC7505">
        <w:rPr>
          <w:rFonts w:hint="eastAsia"/>
        </w:rPr>
        <w:t>输出层，输出时判断输出层节点的概率大小来判断预测结果是女生还是男生。</w:t>
      </w:r>
    </w:p>
    <w:p w14:paraId="0905F1C2" w14:textId="2EB66FDC" w:rsidR="00CC7505" w:rsidRDefault="00CC7505" w:rsidP="00CC7505">
      <w:pPr>
        <w:pStyle w:val="afc"/>
      </w:pPr>
      <w:r>
        <w:rPr>
          <w:rFonts w:hint="eastAsia"/>
          <w:noProof/>
        </w:rPr>
        <w:drawing>
          <wp:inline distT="0" distB="0" distL="0" distR="0" wp14:anchorId="2FE96FB0" wp14:editId="3F790499">
            <wp:extent cx="3265316" cy="2438400"/>
            <wp:effectExtent l="0" t="0" r="0" b="0"/>
            <wp:docPr id="1962701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01859" name="图片 1"/>
                    <pic:cNvPicPr>
                      <a:picLocks noChangeAspect="1" noChangeArrowheads="1"/>
                    </pic:cNvPicPr>
                  </pic:nvPicPr>
                  <pic:blipFill>
                    <a:blip r:embed="rId29"/>
                    <a:stretch>
                      <a:fillRect/>
                    </a:stretch>
                  </pic:blipFill>
                  <pic:spPr bwMode="auto">
                    <a:xfrm>
                      <a:off x="0" y="0"/>
                      <a:ext cx="3299818" cy="2464164"/>
                    </a:xfrm>
                    <a:prstGeom prst="rect">
                      <a:avLst/>
                    </a:prstGeom>
                    <a:noFill/>
                    <a:ln>
                      <a:noFill/>
                    </a:ln>
                  </pic:spPr>
                </pic:pic>
              </a:graphicData>
            </a:graphic>
          </wp:inline>
        </w:drawing>
      </w:r>
    </w:p>
    <w:p w14:paraId="00FEE230" w14:textId="05136737" w:rsidR="00CC7505" w:rsidRDefault="00CC7505" w:rsidP="00CC7505">
      <w:pPr>
        <w:pStyle w:val="af7"/>
      </w:pPr>
      <w:r>
        <w:rPr>
          <w:rFonts w:hint="eastAsia"/>
        </w:rPr>
        <w:t>图</w:t>
      </w:r>
      <w:r w:rsidR="008450FA">
        <w:rPr>
          <w:rFonts w:hint="eastAsia"/>
        </w:rPr>
        <w:t>3</w:t>
      </w:r>
      <w:r>
        <w:rPr>
          <w:rFonts w:hint="eastAsia"/>
        </w:rPr>
        <w:t>-1</w:t>
      </w:r>
      <w:r>
        <w:rPr>
          <w:rFonts w:hint="eastAsia"/>
        </w:rPr>
        <w:t>：</w:t>
      </w:r>
      <w:r>
        <w:rPr>
          <w:rFonts w:hint="eastAsia"/>
        </w:rPr>
        <w:t>BP</w:t>
      </w:r>
      <w:r>
        <w:rPr>
          <w:rFonts w:hint="eastAsia"/>
        </w:rPr>
        <w:t>神经网络示意图</w:t>
      </w:r>
    </w:p>
    <w:p w14:paraId="6FA6FCEB" w14:textId="76335025" w:rsidR="0014059A" w:rsidRDefault="0014059A" w:rsidP="0014059A">
      <w:pPr>
        <w:pStyle w:val="3"/>
      </w:pPr>
      <w:bookmarkStart w:id="20" w:name="_Toc180788486"/>
      <w:r>
        <w:rPr>
          <w:rFonts w:hint="eastAsia"/>
        </w:rPr>
        <w:t>参数设定</w:t>
      </w:r>
      <w:bookmarkEnd w:id="20"/>
    </w:p>
    <w:p w14:paraId="440AA210" w14:textId="31F3C3B0" w:rsidR="002B640A" w:rsidRDefault="00DA1C32" w:rsidP="002B640A">
      <w:pPr>
        <w:ind w:firstLine="480"/>
        <w:rPr>
          <w:szCs w:val="32"/>
        </w:rPr>
      </w:pPr>
      <w:r>
        <w:rPr>
          <w:rFonts w:hint="eastAsia"/>
        </w:rPr>
        <w:t>在初始化部分，设定</w:t>
      </w:r>
      <w:r>
        <w:rPr>
          <w:rFonts w:hint="eastAsia"/>
        </w:rPr>
        <w:t>BP</w:t>
      </w:r>
      <w:r>
        <w:rPr>
          <w:rFonts w:hint="eastAsia"/>
        </w:rPr>
        <w:t>神经网络的参数配置，输入层节点数为</w:t>
      </w:r>
      <w:r>
        <w:rPr>
          <w:rFonts w:hint="eastAsia"/>
        </w:rPr>
        <w:t>4</w:t>
      </w:r>
      <w:r>
        <w:rPr>
          <w:rFonts w:hint="eastAsia"/>
        </w:rPr>
        <w:t>，隐藏层节点数为</w:t>
      </w:r>
      <w:r>
        <w:rPr>
          <w:rFonts w:hint="eastAsia"/>
        </w:rPr>
        <w:t>4</w:t>
      </w:r>
      <w:r>
        <w:rPr>
          <w:rFonts w:hint="eastAsia"/>
        </w:rPr>
        <w:t>，输出层节点为</w:t>
      </w:r>
      <w:r>
        <w:rPr>
          <w:rFonts w:hint="eastAsia"/>
        </w:rPr>
        <w:t>1</w:t>
      </w:r>
      <w:r>
        <w:rPr>
          <w:rFonts w:hint="eastAsia"/>
        </w:rPr>
        <w:t>，</w:t>
      </w:r>
      <w:r w:rsidR="00930FCF">
        <w:rPr>
          <w:rFonts w:hint="eastAsia"/>
        </w:rPr>
        <w:t>设定学习率为</w:t>
      </w:r>
      <w:r w:rsidR="00930FCF">
        <w:rPr>
          <w:rFonts w:hint="eastAsia"/>
        </w:rPr>
        <w:t>0.001</w:t>
      </w:r>
      <w:r w:rsidR="00930FCF">
        <w:rPr>
          <w:rFonts w:hint="eastAsia"/>
        </w:rPr>
        <w:t>，训练轮次为</w:t>
      </w:r>
      <w:r w:rsidR="00930FCF">
        <w:rPr>
          <w:rFonts w:hint="eastAsia"/>
        </w:rPr>
        <w:t>2000</w:t>
      </w:r>
      <w:r w:rsidR="00930FCF">
        <w:rPr>
          <w:rFonts w:hint="eastAsia"/>
        </w:rPr>
        <w:t>轮。</w:t>
      </w:r>
      <w:r w:rsidR="00BF21C6">
        <w:rPr>
          <w:rFonts w:hint="eastAsia"/>
          <w:szCs w:val="32"/>
        </w:rPr>
        <w:t>BP</w:t>
      </w:r>
      <w:r w:rsidR="00BF21C6">
        <w:rPr>
          <w:rFonts w:hint="eastAsia"/>
          <w:szCs w:val="32"/>
        </w:rPr>
        <w:t>神经网络采用交叉验证对数据集进行划分训练，并完成对性能指标的评判。在训练开始之前将样本集进行划分，划分为</w:t>
      </w:r>
      <w:r w:rsidR="00BF21C6">
        <w:rPr>
          <w:rFonts w:hint="eastAsia"/>
          <w:szCs w:val="32"/>
        </w:rPr>
        <w:t>30%</w:t>
      </w:r>
      <w:r w:rsidR="00BF21C6">
        <w:rPr>
          <w:rFonts w:hint="eastAsia"/>
          <w:szCs w:val="32"/>
        </w:rPr>
        <w:t>的测试集和</w:t>
      </w:r>
      <w:r w:rsidR="00BF21C6">
        <w:rPr>
          <w:rFonts w:hint="eastAsia"/>
          <w:szCs w:val="32"/>
        </w:rPr>
        <w:t>70%</w:t>
      </w:r>
      <w:r w:rsidR="00BF21C6">
        <w:rPr>
          <w:rFonts w:hint="eastAsia"/>
          <w:szCs w:val="32"/>
        </w:rPr>
        <w:t>的训练集</w:t>
      </w:r>
      <w:r w:rsidR="007B2231">
        <w:rPr>
          <w:rFonts w:hint="eastAsia"/>
          <w:szCs w:val="32"/>
        </w:rPr>
        <w:t>。</w:t>
      </w:r>
    </w:p>
    <w:p w14:paraId="31467222" w14:textId="7695543F" w:rsidR="00D0618B" w:rsidRPr="00D0618B" w:rsidRDefault="007B2231" w:rsidP="00D0618B">
      <w:pPr>
        <w:ind w:firstLine="480"/>
        <w:rPr>
          <w:szCs w:val="32"/>
        </w:rPr>
      </w:pPr>
      <w:r>
        <w:rPr>
          <w:rFonts w:hint="eastAsia"/>
          <w:szCs w:val="32"/>
        </w:rPr>
        <w:t>网络中，采用</w:t>
      </w:r>
      <w:r>
        <w:rPr>
          <w:rFonts w:hint="eastAsia"/>
          <w:szCs w:val="32"/>
        </w:rPr>
        <w:t>0-1</w:t>
      </w:r>
      <w:r>
        <w:rPr>
          <w:rFonts w:hint="eastAsia"/>
          <w:szCs w:val="32"/>
        </w:rPr>
        <w:t>的均值分布赋初值会导致训练结果始终不能有效分离，修正后采用正态分布对权值进行赋初值。</w:t>
      </w:r>
      <w:r w:rsidR="0014059A">
        <w:rPr>
          <w:rFonts w:hint="eastAsia"/>
          <w:szCs w:val="32"/>
        </w:rPr>
        <w:t>同时加入</w:t>
      </w:r>
      <w:r w:rsidR="0014059A">
        <w:rPr>
          <w:rFonts w:hint="eastAsia"/>
          <w:szCs w:val="32"/>
        </w:rPr>
        <w:t>-1</w:t>
      </w:r>
      <w:r w:rsidR="0014059A">
        <w:rPr>
          <w:rFonts w:hint="eastAsia"/>
          <w:szCs w:val="32"/>
        </w:rPr>
        <w:t>到</w:t>
      </w:r>
      <w:r w:rsidR="0014059A">
        <w:rPr>
          <w:rFonts w:hint="eastAsia"/>
          <w:szCs w:val="32"/>
        </w:rPr>
        <w:t>1</w:t>
      </w:r>
      <w:r w:rsidR="0014059A">
        <w:rPr>
          <w:rFonts w:hint="eastAsia"/>
          <w:szCs w:val="32"/>
        </w:rPr>
        <w:t>的随机数作为偏置。</w:t>
      </w:r>
    </w:p>
    <w:p w14:paraId="084FE513" w14:textId="3D03E743" w:rsidR="008450FA" w:rsidRDefault="00BB2D3F" w:rsidP="008450FA">
      <w:pPr>
        <w:pStyle w:val="2"/>
      </w:pPr>
      <w:bookmarkStart w:id="21" w:name="_Toc180788487"/>
      <w:r>
        <w:rPr>
          <w:rFonts w:hint="eastAsia"/>
        </w:rPr>
        <w:t>模型</w:t>
      </w:r>
      <w:r w:rsidR="008450FA">
        <w:rPr>
          <w:rFonts w:hint="eastAsia"/>
        </w:rPr>
        <w:t>性能</w:t>
      </w:r>
      <w:r>
        <w:rPr>
          <w:rFonts w:hint="eastAsia"/>
        </w:rPr>
        <w:t>分析</w:t>
      </w:r>
      <w:bookmarkEnd w:id="21"/>
    </w:p>
    <w:p w14:paraId="0C1845B0" w14:textId="618F38BB" w:rsidR="00794321" w:rsidRDefault="00F76B68" w:rsidP="00CC7505">
      <w:pPr>
        <w:ind w:firstLine="480"/>
        <w:rPr>
          <w:szCs w:val="32"/>
        </w:rPr>
      </w:pPr>
      <w:r>
        <w:rPr>
          <w:rFonts w:hint="eastAsia"/>
          <w:szCs w:val="32"/>
        </w:rPr>
        <w:t>对</w:t>
      </w:r>
      <w:r>
        <w:rPr>
          <w:rFonts w:hint="eastAsia"/>
          <w:szCs w:val="32"/>
        </w:rPr>
        <w:t>BP</w:t>
      </w:r>
      <w:r>
        <w:rPr>
          <w:rFonts w:hint="eastAsia"/>
          <w:szCs w:val="32"/>
        </w:rPr>
        <w:t>神经网络模型经过多次修正，将先后</w:t>
      </w:r>
      <w:r w:rsidR="00BF21C6">
        <w:rPr>
          <w:rFonts w:hint="eastAsia"/>
          <w:szCs w:val="32"/>
        </w:rPr>
        <w:t>200</w:t>
      </w:r>
      <w:r w:rsidR="00BF21C6">
        <w:rPr>
          <w:rFonts w:hint="eastAsia"/>
          <w:szCs w:val="32"/>
        </w:rPr>
        <w:t>多个</w:t>
      </w:r>
      <w:r>
        <w:rPr>
          <w:rFonts w:hint="eastAsia"/>
          <w:szCs w:val="32"/>
        </w:rPr>
        <w:t>不同的</w:t>
      </w:r>
      <w:r w:rsidR="00BF21C6">
        <w:rPr>
          <w:rFonts w:hint="eastAsia"/>
          <w:szCs w:val="32"/>
        </w:rPr>
        <w:t>模型分别</w:t>
      </w:r>
      <w:r w:rsidR="00D3317D">
        <w:rPr>
          <w:rFonts w:hint="eastAsia"/>
          <w:szCs w:val="32"/>
        </w:rPr>
        <w:t>进行训练</w:t>
      </w:r>
      <w:r>
        <w:rPr>
          <w:rFonts w:hint="eastAsia"/>
          <w:szCs w:val="32"/>
        </w:rPr>
        <w:t>，记录每一次</w:t>
      </w:r>
      <w:r w:rsidR="00BF21C6">
        <w:rPr>
          <w:rFonts w:hint="eastAsia"/>
          <w:szCs w:val="32"/>
        </w:rPr>
        <w:t>性能指标变化</w:t>
      </w:r>
      <w:r>
        <w:rPr>
          <w:rFonts w:hint="eastAsia"/>
          <w:szCs w:val="32"/>
        </w:rPr>
        <w:t>绘制曲线图，以此</w:t>
      </w:r>
      <w:r w:rsidR="00BF21C6">
        <w:rPr>
          <w:rFonts w:hint="eastAsia"/>
          <w:szCs w:val="32"/>
        </w:rPr>
        <w:t>反映模型的鲁棒性。</w:t>
      </w:r>
      <w:r w:rsidR="00D3317D">
        <w:rPr>
          <w:rFonts w:hint="eastAsia"/>
          <w:szCs w:val="32"/>
        </w:rPr>
        <w:t>得到</w:t>
      </w:r>
      <w:r w:rsidR="00D3317D">
        <w:rPr>
          <w:rFonts w:hint="eastAsia"/>
          <w:szCs w:val="32"/>
        </w:rPr>
        <w:t>BP</w:t>
      </w:r>
      <w:r w:rsidR="00D3317D">
        <w:rPr>
          <w:rFonts w:hint="eastAsia"/>
          <w:szCs w:val="32"/>
        </w:rPr>
        <w:t>神经网络性能指标折线图如图</w:t>
      </w:r>
      <w:r w:rsidR="007B2231">
        <w:rPr>
          <w:rFonts w:hint="eastAsia"/>
          <w:szCs w:val="32"/>
        </w:rPr>
        <w:t>3</w:t>
      </w:r>
      <w:r w:rsidR="00D3317D">
        <w:rPr>
          <w:rFonts w:hint="eastAsia"/>
          <w:szCs w:val="32"/>
        </w:rPr>
        <w:t>-2</w:t>
      </w:r>
      <w:r w:rsidR="00D3317D">
        <w:rPr>
          <w:rFonts w:hint="eastAsia"/>
          <w:szCs w:val="32"/>
        </w:rPr>
        <w:t>所示：</w:t>
      </w:r>
    </w:p>
    <w:p w14:paraId="59709D6F" w14:textId="7FAC9F6D" w:rsidR="00D3317D" w:rsidRDefault="006F4864" w:rsidP="00D3317D">
      <w:pPr>
        <w:pStyle w:val="afc"/>
      </w:pPr>
      <w:r>
        <w:rPr>
          <w:noProof/>
        </w:rPr>
        <w:lastRenderedPageBreak/>
        <w:drawing>
          <wp:inline distT="0" distB="0" distL="0" distR="0" wp14:anchorId="0871EC2A" wp14:editId="5F6C21FC">
            <wp:extent cx="5218872" cy="3467100"/>
            <wp:effectExtent l="0" t="0" r="1270" b="0"/>
            <wp:docPr id="11310699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8872" cy="3467100"/>
                    </a:xfrm>
                    <a:prstGeom prst="rect">
                      <a:avLst/>
                    </a:prstGeom>
                    <a:noFill/>
                    <a:ln>
                      <a:noFill/>
                    </a:ln>
                  </pic:spPr>
                </pic:pic>
              </a:graphicData>
            </a:graphic>
          </wp:inline>
        </w:drawing>
      </w:r>
    </w:p>
    <w:p w14:paraId="3208BB4E" w14:textId="0B9C358E" w:rsidR="00D3317D" w:rsidRDefault="00D3317D" w:rsidP="00D3317D">
      <w:pPr>
        <w:pStyle w:val="af7"/>
      </w:pPr>
      <w:r>
        <w:rPr>
          <w:rFonts w:hint="eastAsia"/>
        </w:rPr>
        <w:t>图</w:t>
      </w:r>
      <w:r w:rsidR="008450FA">
        <w:rPr>
          <w:rFonts w:hint="eastAsia"/>
        </w:rPr>
        <w:t>3</w:t>
      </w:r>
      <w:r>
        <w:rPr>
          <w:rFonts w:hint="eastAsia"/>
        </w:rPr>
        <w:t>-2</w:t>
      </w:r>
      <w:r>
        <w:rPr>
          <w:rFonts w:hint="eastAsia"/>
        </w:rPr>
        <w:t>：多轮测试中</w:t>
      </w:r>
      <w:r>
        <w:rPr>
          <w:rFonts w:hint="eastAsia"/>
        </w:rPr>
        <w:t>BP</w:t>
      </w:r>
      <w:r>
        <w:rPr>
          <w:rFonts w:hint="eastAsia"/>
        </w:rPr>
        <w:t>神经网络性能指标折线图</w:t>
      </w:r>
      <w:r w:rsidR="0084484D">
        <w:rPr>
          <w:rFonts w:hint="eastAsia"/>
        </w:rPr>
        <w:t>(120</w:t>
      </w:r>
      <w:r w:rsidR="0084484D">
        <w:rPr>
          <w:rFonts w:hint="eastAsia"/>
        </w:rPr>
        <w:t>个指标</w:t>
      </w:r>
      <w:r w:rsidR="0084484D">
        <w:rPr>
          <w:rFonts w:hint="eastAsia"/>
        </w:rPr>
        <w:t>)</w:t>
      </w:r>
    </w:p>
    <w:p w14:paraId="63FF4FF8" w14:textId="77777777" w:rsidR="00856946" w:rsidRDefault="00856946" w:rsidP="00856946">
      <w:pPr>
        <w:ind w:firstLine="480"/>
      </w:pPr>
      <w:r>
        <w:rPr>
          <w:rFonts w:hint="eastAsia"/>
        </w:rPr>
        <w:t>可以看到，多次训练过程中出现了特异性（</w:t>
      </w:r>
      <w:r>
        <w:rPr>
          <w:rFonts w:hint="eastAsia"/>
        </w:rPr>
        <w:t>Specificity</w:t>
      </w:r>
      <w:r>
        <w:rPr>
          <w:rFonts w:hint="eastAsia"/>
        </w:rPr>
        <w:t>）这一项指标的不稳定，怀疑可能存在由以下几种因素：</w:t>
      </w:r>
    </w:p>
    <w:p w14:paraId="54ABCF49" w14:textId="77777777" w:rsidR="00856946" w:rsidRDefault="00856946" w:rsidP="00856946">
      <w:pPr>
        <w:ind w:firstLine="480"/>
      </w:pPr>
      <w:r>
        <w:rPr>
          <w:rFonts w:hint="eastAsia"/>
        </w:rPr>
        <w:t>①实验中，正负样本的比例不均衡，特异性</w:t>
      </w:r>
      <w:r>
        <w:rPr>
          <w:rFonts w:hint="eastAsia"/>
        </w:rPr>
        <w:t>Specificity</w:t>
      </w:r>
      <w:r>
        <w:rPr>
          <w:rFonts w:hint="eastAsia"/>
        </w:rPr>
        <w:t>）容易受到负类样本数量的影响。如果负类样本较少，则即使分类错误的样本数不多，也可能导致特异性值大幅波动。</w:t>
      </w:r>
    </w:p>
    <w:p w14:paraId="5E3BF677" w14:textId="77777777" w:rsidR="00856946" w:rsidRDefault="00856946" w:rsidP="00856946">
      <w:pPr>
        <w:ind w:firstLine="480"/>
      </w:pPr>
      <w:r>
        <w:rPr>
          <w:rFonts w:hint="eastAsia"/>
        </w:rPr>
        <w:t>②实验中对负类样本拟合过度或不足时，会导致特异性表现出不稳定的趋势。这可能是因为模型在不同的训练过程中对负类样本的区分能力不一致。</w:t>
      </w:r>
    </w:p>
    <w:p w14:paraId="4320FFBA" w14:textId="00320C09" w:rsidR="00856946" w:rsidRPr="00856946" w:rsidRDefault="00856946" w:rsidP="00856946">
      <w:pPr>
        <w:ind w:firstLine="480"/>
        <w:rPr>
          <w:rFonts w:hint="eastAsia"/>
        </w:rPr>
      </w:pPr>
      <w:r>
        <w:rPr>
          <w:rFonts w:hint="eastAsia"/>
        </w:rPr>
        <w:t>③</w:t>
      </w:r>
      <w:r w:rsidRPr="005B21FB">
        <w:t>如果数据集中的负类样本存在较多异常值或错误标注，模型可能会在不同训练过程中产生显著不同的分类结果，从而影响特异性。</w:t>
      </w:r>
    </w:p>
    <w:p w14:paraId="75B32EC0" w14:textId="141B0D9D" w:rsidR="00CD755E" w:rsidRDefault="00CD755E" w:rsidP="00CD755E">
      <w:pPr>
        <w:ind w:firstLine="480"/>
      </w:pPr>
      <w:r>
        <w:rPr>
          <w:rFonts w:hint="eastAsia"/>
        </w:rPr>
        <w:t>计算</w:t>
      </w:r>
      <w:r>
        <w:rPr>
          <w:rFonts w:hint="eastAsia"/>
        </w:rPr>
        <w:t>276</w:t>
      </w:r>
      <w:r>
        <w:rPr>
          <w:rFonts w:hint="eastAsia"/>
        </w:rPr>
        <w:t>轮次训练结果的均值和方差，得到结果如下表所示：</w:t>
      </w:r>
    </w:p>
    <w:p w14:paraId="62538559" w14:textId="5F6CBBC2" w:rsidR="00CD755E" w:rsidRDefault="00CD755E" w:rsidP="00CD755E">
      <w:pPr>
        <w:pStyle w:val="af4"/>
        <w:ind w:firstLine="480"/>
        <w:rPr>
          <w:rFonts w:hint="eastAsia"/>
        </w:rPr>
      </w:pPr>
      <w:r>
        <w:rPr>
          <w:rFonts w:hint="eastAsia"/>
        </w:rPr>
        <w:t>表</w:t>
      </w:r>
      <w:r>
        <w:rPr>
          <w:rFonts w:hint="eastAsia"/>
        </w:rPr>
        <w:t>3</w:t>
      </w:r>
      <w:r>
        <w:rPr>
          <w:rFonts w:hint="eastAsia"/>
        </w:rPr>
        <w:t>-</w:t>
      </w:r>
      <w:r>
        <w:rPr>
          <w:rFonts w:hint="eastAsia"/>
        </w:rPr>
        <w:t>1</w:t>
      </w:r>
      <w:r>
        <w:rPr>
          <w:rFonts w:hint="eastAsia"/>
        </w:rPr>
        <w:t>：</w:t>
      </w:r>
      <w:r>
        <w:rPr>
          <w:rFonts w:hint="eastAsia"/>
        </w:rPr>
        <w:t>性能分析表</w:t>
      </w:r>
    </w:p>
    <w:tbl>
      <w:tblPr>
        <w:tblStyle w:val="af1"/>
        <w:tblW w:w="0" w:type="auto"/>
        <w:tblLook w:val="04A0" w:firstRow="1" w:lastRow="0" w:firstColumn="1" w:lastColumn="0" w:noHBand="0" w:noVBand="1"/>
      </w:tblPr>
      <w:tblGrid>
        <w:gridCol w:w="1264"/>
        <w:gridCol w:w="1538"/>
        <w:gridCol w:w="1640"/>
        <w:gridCol w:w="2359"/>
        <w:gridCol w:w="1505"/>
      </w:tblGrid>
      <w:tr w:rsidR="00CD755E" w14:paraId="045DE4E7" w14:textId="77777777" w:rsidTr="00856946">
        <w:trPr>
          <w:cnfStyle w:val="100000000000" w:firstRow="1" w:lastRow="0" w:firstColumn="0" w:lastColumn="0" w:oddVBand="0" w:evenVBand="0" w:oddHBand="0" w:evenHBand="0" w:firstRowFirstColumn="0" w:firstRowLastColumn="0" w:lastRowFirstColumn="0" w:lastRowLastColumn="0"/>
        </w:trPr>
        <w:tc>
          <w:tcPr>
            <w:tcW w:w="1264" w:type="dxa"/>
          </w:tcPr>
          <w:p w14:paraId="26261858" w14:textId="59AA1CA9" w:rsidR="00CD755E" w:rsidRDefault="00CD755E" w:rsidP="00CD755E">
            <w:pPr>
              <w:ind w:firstLineChars="0" w:firstLine="0"/>
              <w:jc w:val="center"/>
              <w:rPr>
                <w:rFonts w:hint="eastAsia"/>
              </w:rPr>
            </w:pPr>
            <w:r>
              <w:rPr>
                <w:rFonts w:hint="eastAsia"/>
              </w:rPr>
              <w:t>参数</w:t>
            </w:r>
          </w:p>
        </w:tc>
        <w:tc>
          <w:tcPr>
            <w:tcW w:w="1538" w:type="dxa"/>
          </w:tcPr>
          <w:tbl>
            <w:tblPr>
              <w:tblW w:w="992" w:type="dxa"/>
              <w:tblLook w:val="04A0" w:firstRow="1" w:lastRow="0" w:firstColumn="1" w:lastColumn="0" w:noHBand="0" w:noVBand="1"/>
            </w:tblPr>
            <w:tblGrid>
              <w:gridCol w:w="1064"/>
            </w:tblGrid>
            <w:tr w:rsidR="00CD755E" w:rsidRPr="00CD755E" w14:paraId="7E4FC3C5" w14:textId="77777777" w:rsidTr="00CD755E">
              <w:trPr>
                <w:trHeight w:val="276"/>
              </w:trPr>
              <w:tc>
                <w:tcPr>
                  <w:tcW w:w="992" w:type="dxa"/>
                  <w:tcBorders>
                    <w:top w:val="nil"/>
                    <w:left w:val="nil"/>
                    <w:bottom w:val="nil"/>
                    <w:right w:val="nil"/>
                  </w:tcBorders>
                  <w:shd w:val="clear" w:color="auto" w:fill="auto"/>
                  <w:noWrap/>
                  <w:vAlign w:val="center"/>
                  <w:hideMark/>
                </w:tcPr>
                <w:p w14:paraId="7F15FFF7" w14:textId="77777777" w:rsidR="00CD755E" w:rsidRPr="00CD755E" w:rsidRDefault="00CD755E" w:rsidP="00CD755E">
                  <w:pPr>
                    <w:topLinePunct w:val="0"/>
                    <w:spacing w:line="240" w:lineRule="auto"/>
                    <w:ind w:firstLineChars="0" w:firstLine="0"/>
                    <w:jc w:val="center"/>
                    <w:rPr>
                      <w:rFonts w:ascii="等线" w:eastAsia="等线" w:hAnsi="等线" w:cs="宋体"/>
                      <w:color w:val="000000"/>
                      <w:kern w:val="0"/>
                      <w:sz w:val="22"/>
                      <w:szCs w:val="22"/>
                    </w:rPr>
                  </w:pPr>
                  <w:r w:rsidRPr="00CD755E">
                    <w:rPr>
                      <w:rFonts w:ascii="等线" w:eastAsia="等线" w:hAnsi="等线" w:cs="宋体" w:hint="eastAsia"/>
                      <w:color w:val="000000"/>
                      <w:kern w:val="0"/>
                      <w:sz w:val="22"/>
                      <w:szCs w:val="22"/>
                    </w:rPr>
                    <w:t>Accuracy</w:t>
                  </w:r>
                </w:p>
              </w:tc>
            </w:tr>
          </w:tbl>
          <w:p w14:paraId="1E80AC88" w14:textId="77777777" w:rsidR="00CD755E" w:rsidRDefault="00CD755E" w:rsidP="00CD755E">
            <w:pPr>
              <w:ind w:firstLineChars="0" w:firstLine="0"/>
              <w:jc w:val="center"/>
              <w:rPr>
                <w:rFonts w:hint="eastAsia"/>
              </w:rPr>
            </w:pPr>
          </w:p>
        </w:tc>
        <w:tc>
          <w:tcPr>
            <w:tcW w:w="1640" w:type="dxa"/>
          </w:tcPr>
          <w:tbl>
            <w:tblPr>
              <w:tblW w:w="1381" w:type="dxa"/>
              <w:tblLook w:val="04A0" w:firstRow="1" w:lastRow="0" w:firstColumn="1" w:lastColumn="0" w:noHBand="0" w:noVBand="1"/>
            </w:tblPr>
            <w:tblGrid>
              <w:gridCol w:w="1381"/>
            </w:tblGrid>
            <w:tr w:rsidR="00CD755E" w:rsidRPr="00CD755E" w14:paraId="52C2173C" w14:textId="77777777" w:rsidTr="00CD755E">
              <w:trPr>
                <w:trHeight w:val="276"/>
              </w:trPr>
              <w:tc>
                <w:tcPr>
                  <w:tcW w:w="1381" w:type="dxa"/>
                  <w:tcBorders>
                    <w:top w:val="nil"/>
                    <w:left w:val="nil"/>
                    <w:bottom w:val="nil"/>
                    <w:right w:val="nil"/>
                  </w:tcBorders>
                  <w:shd w:val="clear" w:color="auto" w:fill="auto"/>
                  <w:noWrap/>
                  <w:vAlign w:val="center"/>
                  <w:hideMark/>
                </w:tcPr>
                <w:p w14:paraId="0EDA34DC" w14:textId="77777777" w:rsidR="00CD755E" w:rsidRPr="00CD755E" w:rsidRDefault="00CD755E" w:rsidP="00CD755E">
                  <w:pPr>
                    <w:topLinePunct w:val="0"/>
                    <w:spacing w:line="240" w:lineRule="auto"/>
                    <w:ind w:firstLineChars="0" w:firstLine="0"/>
                    <w:jc w:val="center"/>
                    <w:rPr>
                      <w:rFonts w:ascii="等线" w:eastAsia="等线" w:hAnsi="等线" w:cs="宋体" w:hint="eastAsia"/>
                      <w:color w:val="000000"/>
                      <w:kern w:val="0"/>
                      <w:sz w:val="22"/>
                      <w:szCs w:val="22"/>
                    </w:rPr>
                  </w:pPr>
                  <w:r w:rsidRPr="00CD755E">
                    <w:rPr>
                      <w:rFonts w:ascii="等线" w:eastAsia="等线" w:hAnsi="等线" w:cs="宋体" w:hint="eastAsia"/>
                      <w:color w:val="000000"/>
                      <w:kern w:val="0"/>
                      <w:sz w:val="22"/>
                      <w:szCs w:val="22"/>
                    </w:rPr>
                    <w:t>Sensitivity</w:t>
                  </w:r>
                </w:p>
              </w:tc>
            </w:tr>
          </w:tbl>
          <w:p w14:paraId="49679899" w14:textId="77777777" w:rsidR="00CD755E" w:rsidRDefault="00CD755E" w:rsidP="00CD755E">
            <w:pPr>
              <w:ind w:firstLineChars="0" w:firstLine="0"/>
              <w:jc w:val="center"/>
              <w:rPr>
                <w:rFonts w:hint="eastAsia"/>
              </w:rPr>
            </w:pPr>
          </w:p>
        </w:tc>
        <w:tc>
          <w:tcPr>
            <w:tcW w:w="2359" w:type="dxa"/>
          </w:tcPr>
          <w:tbl>
            <w:tblPr>
              <w:tblW w:w="2143" w:type="dxa"/>
              <w:tblLook w:val="04A0" w:firstRow="1" w:lastRow="0" w:firstColumn="1" w:lastColumn="0" w:noHBand="0" w:noVBand="1"/>
            </w:tblPr>
            <w:tblGrid>
              <w:gridCol w:w="2143"/>
            </w:tblGrid>
            <w:tr w:rsidR="00CD755E" w:rsidRPr="00CD755E" w14:paraId="474DF774" w14:textId="77777777" w:rsidTr="00CD755E">
              <w:trPr>
                <w:trHeight w:val="276"/>
              </w:trPr>
              <w:tc>
                <w:tcPr>
                  <w:tcW w:w="2143" w:type="dxa"/>
                  <w:tcBorders>
                    <w:top w:val="nil"/>
                    <w:left w:val="nil"/>
                    <w:bottom w:val="nil"/>
                    <w:right w:val="nil"/>
                  </w:tcBorders>
                  <w:shd w:val="clear" w:color="auto" w:fill="auto"/>
                  <w:noWrap/>
                  <w:vAlign w:val="center"/>
                  <w:hideMark/>
                </w:tcPr>
                <w:p w14:paraId="3F8F1FD3" w14:textId="77777777" w:rsidR="00CD755E" w:rsidRPr="00CD755E" w:rsidRDefault="00CD755E" w:rsidP="00CD755E">
                  <w:pPr>
                    <w:topLinePunct w:val="0"/>
                    <w:spacing w:line="240" w:lineRule="auto"/>
                    <w:ind w:firstLineChars="0" w:firstLine="0"/>
                    <w:jc w:val="center"/>
                    <w:rPr>
                      <w:rFonts w:ascii="等线" w:eastAsia="等线" w:hAnsi="等线" w:cs="宋体" w:hint="eastAsia"/>
                      <w:color w:val="000000"/>
                      <w:kern w:val="0"/>
                      <w:sz w:val="22"/>
                      <w:szCs w:val="22"/>
                    </w:rPr>
                  </w:pPr>
                  <w:r w:rsidRPr="00CD755E">
                    <w:rPr>
                      <w:rFonts w:ascii="等线" w:eastAsia="等线" w:hAnsi="等线" w:cs="宋体" w:hint="eastAsia"/>
                      <w:color w:val="000000"/>
                      <w:kern w:val="0"/>
                      <w:sz w:val="22"/>
                      <w:szCs w:val="22"/>
                    </w:rPr>
                    <w:t>Specificity</w:t>
                  </w:r>
                </w:p>
              </w:tc>
            </w:tr>
          </w:tbl>
          <w:p w14:paraId="26561274" w14:textId="77777777" w:rsidR="00CD755E" w:rsidRDefault="00CD755E" w:rsidP="00CD755E">
            <w:pPr>
              <w:ind w:firstLineChars="0" w:firstLine="0"/>
              <w:jc w:val="center"/>
              <w:rPr>
                <w:rFonts w:hint="eastAsia"/>
              </w:rPr>
            </w:pPr>
          </w:p>
        </w:tc>
        <w:tc>
          <w:tcPr>
            <w:tcW w:w="1505" w:type="dxa"/>
          </w:tcPr>
          <w:p w14:paraId="4F0EC30F" w14:textId="70964D20" w:rsidR="00CD755E" w:rsidRDefault="00CD755E" w:rsidP="00856946">
            <w:pPr>
              <w:ind w:firstLineChars="100" w:firstLine="210"/>
              <w:rPr>
                <w:rFonts w:hint="eastAsia"/>
              </w:rPr>
            </w:pPr>
            <w:r>
              <w:rPr>
                <w:rFonts w:hint="eastAsia"/>
              </w:rPr>
              <w:t>AUC</w:t>
            </w:r>
          </w:p>
        </w:tc>
      </w:tr>
      <w:tr w:rsidR="00CD755E" w14:paraId="265B87FF" w14:textId="77777777" w:rsidTr="00856946">
        <w:tc>
          <w:tcPr>
            <w:tcW w:w="1264" w:type="dxa"/>
          </w:tcPr>
          <w:p w14:paraId="21232C37" w14:textId="5F7A5D1D" w:rsidR="00CD755E" w:rsidRDefault="00CD755E" w:rsidP="00CD755E">
            <w:pPr>
              <w:ind w:firstLineChars="0" w:firstLine="0"/>
              <w:jc w:val="center"/>
              <w:rPr>
                <w:rFonts w:hint="eastAsia"/>
              </w:rPr>
            </w:pPr>
            <w:r>
              <w:rPr>
                <w:rFonts w:hint="eastAsia"/>
              </w:rPr>
              <w:t>均值</w:t>
            </w:r>
          </w:p>
        </w:tc>
        <w:tc>
          <w:tcPr>
            <w:tcW w:w="1538" w:type="dxa"/>
          </w:tcPr>
          <w:tbl>
            <w:tblPr>
              <w:tblW w:w="1040" w:type="dxa"/>
              <w:tblLook w:val="04A0" w:firstRow="1" w:lastRow="0" w:firstColumn="1" w:lastColumn="0" w:noHBand="0" w:noVBand="1"/>
            </w:tblPr>
            <w:tblGrid>
              <w:gridCol w:w="1040"/>
            </w:tblGrid>
            <w:tr w:rsidR="00CD755E" w:rsidRPr="00CD755E" w14:paraId="64A7AA11" w14:textId="77777777" w:rsidTr="00CD755E">
              <w:trPr>
                <w:trHeight w:val="276"/>
              </w:trPr>
              <w:tc>
                <w:tcPr>
                  <w:tcW w:w="1040" w:type="dxa"/>
                  <w:tcBorders>
                    <w:top w:val="nil"/>
                    <w:left w:val="nil"/>
                    <w:bottom w:val="nil"/>
                    <w:right w:val="nil"/>
                  </w:tcBorders>
                  <w:shd w:val="clear" w:color="auto" w:fill="auto"/>
                  <w:noWrap/>
                  <w:vAlign w:val="center"/>
                  <w:hideMark/>
                </w:tcPr>
                <w:p w14:paraId="4A3EC210" w14:textId="3AE98E66" w:rsidR="00CD755E" w:rsidRPr="00CD755E" w:rsidRDefault="00CD755E" w:rsidP="00CD755E">
                  <w:pPr>
                    <w:topLinePunct w:val="0"/>
                    <w:spacing w:line="240" w:lineRule="auto"/>
                    <w:ind w:firstLineChars="0" w:firstLine="0"/>
                    <w:jc w:val="center"/>
                    <w:rPr>
                      <w:rFonts w:ascii="等线" w:eastAsia="等线" w:hAnsi="等线" w:cs="宋体"/>
                      <w:color w:val="000000"/>
                      <w:kern w:val="0"/>
                      <w:sz w:val="22"/>
                      <w:szCs w:val="22"/>
                    </w:rPr>
                  </w:pPr>
                  <w:r w:rsidRPr="00CD755E">
                    <w:rPr>
                      <w:rFonts w:ascii="等线" w:eastAsia="等线" w:hAnsi="等线" w:cs="宋体" w:hint="eastAsia"/>
                      <w:color w:val="000000"/>
                      <w:kern w:val="0"/>
                      <w:sz w:val="22"/>
                      <w:szCs w:val="22"/>
                    </w:rPr>
                    <w:t>0.93</w:t>
                  </w:r>
                  <w:r>
                    <w:rPr>
                      <w:rFonts w:ascii="等线" w:eastAsia="等线" w:hAnsi="等线" w:cs="宋体" w:hint="eastAsia"/>
                      <w:color w:val="000000"/>
                      <w:kern w:val="0"/>
                      <w:sz w:val="22"/>
                      <w:szCs w:val="22"/>
                    </w:rPr>
                    <w:t>4</w:t>
                  </w:r>
                </w:p>
              </w:tc>
            </w:tr>
          </w:tbl>
          <w:p w14:paraId="5D63F998" w14:textId="77777777" w:rsidR="00CD755E" w:rsidRDefault="00CD755E" w:rsidP="00CD755E">
            <w:pPr>
              <w:ind w:firstLineChars="0" w:firstLine="0"/>
              <w:jc w:val="center"/>
              <w:rPr>
                <w:rFonts w:hint="eastAsia"/>
              </w:rPr>
            </w:pPr>
          </w:p>
        </w:tc>
        <w:tc>
          <w:tcPr>
            <w:tcW w:w="1640" w:type="dxa"/>
          </w:tcPr>
          <w:tbl>
            <w:tblPr>
              <w:tblW w:w="960" w:type="dxa"/>
              <w:tblInd w:w="227" w:type="dxa"/>
              <w:tblLook w:val="04A0" w:firstRow="1" w:lastRow="0" w:firstColumn="1" w:lastColumn="0" w:noHBand="0" w:noVBand="1"/>
            </w:tblPr>
            <w:tblGrid>
              <w:gridCol w:w="960"/>
            </w:tblGrid>
            <w:tr w:rsidR="00CD755E" w:rsidRPr="00CD755E" w14:paraId="3E403AF5" w14:textId="77777777" w:rsidTr="00CD755E">
              <w:trPr>
                <w:trHeight w:val="276"/>
              </w:trPr>
              <w:tc>
                <w:tcPr>
                  <w:tcW w:w="960" w:type="dxa"/>
                  <w:tcBorders>
                    <w:top w:val="nil"/>
                    <w:left w:val="nil"/>
                    <w:bottom w:val="nil"/>
                    <w:right w:val="nil"/>
                  </w:tcBorders>
                  <w:shd w:val="clear" w:color="auto" w:fill="auto"/>
                  <w:noWrap/>
                  <w:vAlign w:val="center"/>
                  <w:hideMark/>
                </w:tcPr>
                <w:p w14:paraId="14FCB88A" w14:textId="6EA29FCC" w:rsidR="00CD755E" w:rsidRPr="00CD755E" w:rsidRDefault="00CD755E" w:rsidP="00CD755E">
                  <w:pPr>
                    <w:topLinePunct w:val="0"/>
                    <w:spacing w:line="240" w:lineRule="auto"/>
                    <w:ind w:firstLineChars="0" w:firstLine="0"/>
                    <w:jc w:val="center"/>
                    <w:rPr>
                      <w:rFonts w:ascii="等线" w:eastAsia="等线" w:hAnsi="等线" w:cs="宋体"/>
                      <w:color w:val="000000"/>
                      <w:kern w:val="0"/>
                      <w:sz w:val="22"/>
                      <w:szCs w:val="22"/>
                    </w:rPr>
                  </w:pPr>
                  <w:r w:rsidRPr="00CD755E">
                    <w:rPr>
                      <w:rFonts w:ascii="等线" w:eastAsia="等线" w:hAnsi="等线" w:cs="宋体" w:hint="eastAsia"/>
                      <w:color w:val="000000"/>
                      <w:kern w:val="0"/>
                      <w:sz w:val="22"/>
                      <w:szCs w:val="22"/>
                    </w:rPr>
                    <w:t>0.938</w:t>
                  </w:r>
                </w:p>
              </w:tc>
            </w:tr>
          </w:tbl>
          <w:p w14:paraId="5F6B1E39" w14:textId="77777777" w:rsidR="00CD755E" w:rsidRDefault="00CD755E" w:rsidP="00CD755E">
            <w:pPr>
              <w:ind w:firstLineChars="0" w:firstLine="0"/>
              <w:jc w:val="center"/>
              <w:rPr>
                <w:rFonts w:hint="eastAsia"/>
              </w:rPr>
            </w:pPr>
          </w:p>
        </w:tc>
        <w:tc>
          <w:tcPr>
            <w:tcW w:w="2359" w:type="dxa"/>
          </w:tcPr>
          <w:p w14:paraId="2B736107" w14:textId="5F117955" w:rsidR="00CD755E" w:rsidRDefault="00CD755E" w:rsidP="00CD755E">
            <w:pPr>
              <w:ind w:firstLineChars="0" w:firstLine="0"/>
              <w:jc w:val="center"/>
              <w:rPr>
                <w:rFonts w:hint="eastAsia"/>
              </w:rPr>
            </w:pPr>
            <w:r>
              <w:rPr>
                <w:rFonts w:hint="eastAsia"/>
              </w:rPr>
              <w:t>0.929</w:t>
            </w:r>
          </w:p>
        </w:tc>
        <w:tc>
          <w:tcPr>
            <w:tcW w:w="1505" w:type="dxa"/>
          </w:tcPr>
          <w:tbl>
            <w:tblPr>
              <w:tblW w:w="960" w:type="dxa"/>
              <w:tblLook w:val="04A0" w:firstRow="1" w:lastRow="0" w:firstColumn="1" w:lastColumn="0" w:noHBand="0" w:noVBand="1"/>
            </w:tblPr>
            <w:tblGrid>
              <w:gridCol w:w="960"/>
            </w:tblGrid>
            <w:tr w:rsidR="00CD755E" w:rsidRPr="00CD755E" w14:paraId="7E4C52A7" w14:textId="77777777" w:rsidTr="00CD755E">
              <w:trPr>
                <w:trHeight w:val="276"/>
              </w:trPr>
              <w:tc>
                <w:tcPr>
                  <w:tcW w:w="960" w:type="dxa"/>
                  <w:tcBorders>
                    <w:top w:val="nil"/>
                    <w:left w:val="nil"/>
                    <w:bottom w:val="nil"/>
                    <w:right w:val="nil"/>
                  </w:tcBorders>
                  <w:shd w:val="clear" w:color="auto" w:fill="auto"/>
                  <w:noWrap/>
                  <w:vAlign w:val="center"/>
                  <w:hideMark/>
                </w:tcPr>
                <w:p w14:paraId="41DE0AAC" w14:textId="06AA6CC1" w:rsidR="00CD755E" w:rsidRPr="00CD755E" w:rsidRDefault="00856946" w:rsidP="00856946">
                  <w:pPr>
                    <w:topLinePunct w:val="0"/>
                    <w:spacing w:line="240" w:lineRule="auto"/>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 xml:space="preserve"> </w:t>
                  </w:r>
                  <w:r w:rsidR="00CD755E" w:rsidRPr="00CD755E">
                    <w:rPr>
                      <w:rFonts w:ascii="等线" w:eastAsia="等线" w:hAnsi="等线" w:cs="宋体" w:hint="eastAsia"/>
                      <w:color w:val="000000"/>
                      <w:kern w:val="0"/>
                      <w:sz w:val="22"/>
                      <w:szCs w:val="22"/>
                    </w:rPr>
                    <w:t>0.93</w:t>
                  </w:r>
                  <w:r w:rsidR="00CD755E">
                    <w:rPr>
                      <w:rFonts w:ascii="等线" w:eastAsia="等线" w:hAnsi="等线" w:cs="宋体" w:hint="eastAsia"/>
                      <w:color w:val="000000"/>
                      <w:kern w:val="0"/>
                      <w:sz w:val="22"/>
                      <w:szCs w:val="22"/>
                    </w:rPr>
                    <w:t>4</w:t>
                  </w:r>
                </w:p>
              </w:tc>
            </w:tr>
          </w:tbl>
          <w:p w14:paraId="045E07BD" w14:textId="77777777" w:rsidR="00CD755E" w:rsidRDefault="00CD755E" w:rsidP="00856946">
            <w:pPr>
              <w:ind w:firstLineChars="0" w:firstLine="0"/>
              <w:jc w:val="center"/>
              <w:rPr>
                <w:rFonts w:hint="eastAsia"/>
              </w:rPr>
            </w:pPr>
          </w:p>
        </w:tc>
      </w:tr>
      <w:tr w:rsidR="00CD755E" w14:paraId="5088E59A" w14:textId="77777777" w:rsidTr="00856946">
        <w:tc>
          <w:tcPr>
            <w:tcW w:w="1264" w:type="dxa"/>
          </w:tcPr>
          <w:p w14:paraId="207D0D2B" w14:textId="7675F58E" w:rsidR="00CD755E" w:rsidRDefault="00CD755E" w:rsidP="00CD755E">
            <w:pPr>
              <w:ind w:firstLineChars="0" w:firstLine="0"/>
              <w:jc w:val="center"/>
              <w:rPr>
                <w:rFonts w:hint="eastAsia"/>
              </w:rPr>
            </w:pPr>
            <w:r>
              <w:rPr>
                <w:rFonts w:hint="eastAsia"/>
              </w:rPr>
              <w:t>标准差</w:t>
            </w:r>
          </w:p>
        </w:tc>
        <w:tc>
          <w:tcPr>
            <w:tcW w:w="1538" w:type="dxa"/>
          </w:tcPr>
          <w:tbl>
            <w:tblPr>
              <w:tblW w:w="1040" w:type="dxa"/>
              <w:tblLook w:val="04A0" w:firstRow="1" w:lastRow="0" w:firstColumn="1" w:lastColumn="0" w:noHBand="0" w:noVBand="1"/>
            </w:tblPr>
            <w:tblGrid>
              <w:gridCol w:w="1040"/>
            </w:tblGrid>
            <w:tr w:rsidR="00CD755E" w:rsidRPr="00CD755E" w14:paraId="0CCA6BED" w14:textId="77777777" w:rsidTr="00CD755E">
              <w:trPr>
                <w:trHeight w:val="276"/>
              </w:trPr>
              <w:tc>
                <w:tcPr>
                  <w:tcW w:w="1040" w:type="dxa"/>
                  <w:tcBorders>
                    <w:top w:val="nil"/>
                    <w:left w:val="nil"/>
                    <w:bottom w:val="nil"/>
                    <w:right w:val="nil"/>
                  </w:tcBorders>
                  <w:shd w:val="clear" w:color="auto" w:fill="auto"/>
                  <w:noWrap/>
                  <w:vAlign w:val="center"/>
                  <w:hideMark/>
                </w:tcPr>
                <w:p w14:paraId="79B0C033" w14:textId="55B34025" w:rsidR="00CD755E" w:rsidRPr="00CD755E" w:rsidRDefault="00CD755E" w:rsidP="00CD755E">
                  <w:pPr>
                    <w:topLinePunct w:val="0"/>
                    <w:spacing w:line="240" w:lineRule="auto"/>
                    <w:ind w:firstLineChars="0" w:firstLine="0"/>
                    <w:jc w:val="center"/>
                    <w:rPr>
                      <w:rFonts w:ascii="等线" w:eastAsia="等线" w:hAnsi="等线" w:cs="宋体"/>
                      <w:color w:val="000000"/>
                      <w:kern w:val="0"/>
                      <w:sz w:val="22"/>
                      <w:szCs w:val="22"/>
                    </w:rPr>
                  </w:pPr>
                  <w:r w:rsidRPr="00CD755E">
                    <w:rPr>
                      <w:rFonts w:ascii="等线" w:eastAsia="等线" w:hAnsi="等线" w:cs="宋体" w:hint="eastAsia"/>
                      <w:color w:val="000000"/>
                      <w:kern w:val="0"/>
                      <w:sz w:val="22"/>
                      <w:szCs w:val="22"/>
                    </w:rPr>
                    <w:t>0.02</w:t>
                  </w:r>
                  <w:r>
                    <w:rPr>
                      <w:rFonts w:ascii="等线" w:eastAsia="等线" w:hAnsi="等线" w:cs="宋体" w:hint="eastAsia"/>
                      <w:color w:val="000000"/>
                      <w:kern w:val="0"/>
                      <w:sz w:val="22"/>
                      <w:szCs w:val="22"/>
                    </w:rPr>
                    <w:t>8</w:t>
                  </w:r>
                </w:p>
              </w:tc>
            </w:tr>
          </w:tbl>
          <w:p w14:paraId="786EE1B1" w14:textId="77777777" w:rsidR="00CD755E" w:rsidRDefault="00CD755E" w:rsidP="00CD755E">
            <w:pPr>
              <w:ind w:firstLineChars="0" w:firstLine="0"/>
              <w:jc w:val="center"/>
              <w:rPr>
                <w:rFonts w:hint="eastAsia"/>
              </w:rPr>
            </w:pPr>
          </w:p>
        </w:tc>
        <w:tc>
          <w:tcPr>
            <w:tcW w:w="1640" w:type="dxa"/>
          </w:tcPr>
          <w:tbl>
            <w:tblPr>
              <w:tblW w:w="1338" w:type="dxa"/>
              <w:tblLook w:val="04A0" w:firstRow="1" w:lastRow="0" w:firstColumn="1" w:lastColumn="0" w:noHBand="0" w:noVBand="1"/>
            </w:tblPr>
            <w:tblGrid>
              <w:gridCol w:w="1338"/>
            </w:tblGrid>
            <w:tr w:rsidR="00CD755E" w:rsidRPr="00CD755E" w14:paraId="7FD183D9" w14:textId="77777777" w:rsidTr="00CD755E">
              <w:trPr>
                <w:trHeight w:val="276"/>
              </w:trPr>
              <w:tc>
                <w:tcPr>
                  <w:tcW w:w="1338" w:type="dxa"/>
                  <w:tcBorders>
                    <w:top w:val="nil"/>
                    <w:left w:val="nil"/>
                    <w:bottom w:val="nil"/>
                    <w:right w:val="nil"/>
                  </w:tcBorders>
                  <w:shd w:val="clear" w:color="auto" w:fill="auto"/>
                  <w:noWrap/>
                  <w:vAlign w:val="center"/>
                  <w:hideMark/>
                </w:tcPr>
                <w:p w14:paraId="3FB0E1C1" w14:textId="43D2D8C6" w:rsidR="00CD755E" w:rsidRPr="00CD755E" w:rsidRDefault="00CD755E" w:rsidP="00CD755E">
                  <w:pPr>
                    <w:topLinePunct w:val="0"/>
                    <w:spacing w:line="240" w:lineRule="auto"/>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 xml:space="preserve"> 0.048</w:t>
                  </w:r>
                </w:p>
              </w:tc>
            </w:tr>
          </w:tbl>
          <w:p w14:paraId="50D5308C" w14:textId="77777777" w:rsidR="00CD755E" w:rsidRDefault="00CD755E" w:rsidP="00CD755E">
            <w:pPr>
              <w:ind w:firstLineChars="0" w:firstLine="0"/>
              <w:jc w:val="center"/>
              <w:rPr>
                <w:rFonts w:hint="eastAsia"/>
              </w:rPr>
            </w:pPr>
          </w:p>
        </w:tc>
        <w:tc>
          <w:tcPr>
            <w:tcW w:w="2359" w:type="dxa"/>
          </w:tcPr>
          <w:p w14:paraId="1DB43E68" w14:textId="10AB896F" w:rsidR="00CD755E" w:rsidRDefault="00CD755E" w:rsidP="00CD755E">
            <w:pPr>
              <w:ind w:firstLineChars="0" w:firstLine="0"/>
              <w:jc w:val="center"/>
              <w:rPr>
                <w:rFonts w:hint="eastAsia"/>
              </w:rPr>
            </w:pPr>
            <w:r>
              <w:rPr>
                <w:rFonts w:hint="eastAsia"/>
              </w:rPr>
              <w:t>0.049</w:t>
            </w:r>
          </w:p>
        </w:tc>
        <w:tc>
          <w:tcPr>
            <w:tcW w:w="1505" w:type="dxa"/>
          </w:tcPr>
          <w:tbl>
            <w:tblPr>
              <w:tblW w:w="960" w:type="dxa"/>
              <w:tblLook w:val="04A0" w:firstRow="1" w:lastRow="0" w:firstColumn="1" w:lastColumn="0" w:noHBand="0" w:noVBand="1"/>
            </w:tblPr>
            <w:tblGrid>
              <w:gridCol w:w="960"/>
            </w:tblGrid>
            <w:tr w:rsidR="00CD755E" w:rsidRPr="00CD755E" w14:paraId="0378FBAC" w14:textId="77777777" w:rsidTr="00CD755E">
              <w:trPr>
                <w:trHeight w:val="276"/>
              </w:trPr>
              <w:tc>
                <w:tcPr>
                  <w:tcW w:w="960" w:type="dxa"/>
                  <w:tcBorders>
                    <w:top w:val="nil"/>
                    <w:left w:val="nil"/>
                    <w:bottom w:val="nil"/>
                    <w:right w:val="nil"/>
                  </w:tcBorders>
                  <w:shd w:val="clear" w:color="auto" w:fill="auto"/>
                  <w:noWrap/>
                  <w:vAlign w:val="center"/>
                  <w:hideMark/>
                </w:tcPr>
                <w:p w14:paraId="066FA0D0" w14:textId="1219B4E0" w:rsidR="00CD755E" w:rsidRPr="00CD755E" w:rsidRDefault="00856946" w:rsidP="00856946">
                  <w:pPr>
                    <w:topLinePunct w:val="0"/>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 xml:space="preserve"> </w:t>
                  </w:r>
                  <w:r w:rsidR="00CD755E">
                    <w:rPr>
                      <w:rFonts w:ascii="等线" w:eastAsia="等线" w:hAnsi="等线" w:cs="宋体" w:hint="eastAsia"/>
                      <w:color w:val="000000"/>
                      <w:kern w:val="0"/>
                      <w:sz w:val="22"/>
                      <w:szCs w:val="22"/>
                    </w:rPr>
                    <w:t>0.028</w:t>
                  </w:r>
                </w:p>
              </w:tc>
            </w:tr>
          </w:tbl>
          <w:p w14:paraId="26CAE390" w14:textId="77777777" w:rsidR="00CD755E" w:rsidRDefault="00CD755E" w:rsidP="00856946">
            <w:pPr>
              <w:ind w:firstLineChars="0" w:firstLine="0"/>
              <w:jc w:val="center"/>
              <w:rPr>
                <w:rFonts w:hint="eastAsia"/>
              </w:rPr>
            </w:pPr>
          </w:p>
        </w:tc>
      </w:tr>
    </w:tbl>
    <w:p w14:paraId="71DFBD6B" w14:textId="77777777" w:rsidR="00856946" w:rsidRDefault="00856946" w:rsidP="005B21FB">
      <w:pPr>
        <w:ind w:firstLine="480"/>
      </w:pPr>
      <w:r w:rsidRPr="00856946">
        <w:t>在对</w:t>
      </w:r>
      <w:r w:rsidRPr="00856946">
        <w:t>276</w:t>
      </w:r>
      <w:r w:rsidRPr="00856946">
        <w:t>个</w:t>
      </w:r>
      <w:r w:rsidRPr="00856946">
        <w:t>BP</w:t>
      </w:r>
      <w:r w:rsidRPr="00856946">
        <w:t>神经网络模型的训练中，结果显示各项性能指标（准确率、敏感性、特异性和</w:t>
      </w:r>
      <w:r w:rsidRPr="00856946">
        <w:t>AUC</w:t>
      </w:r>
      <w:r w:rsidRPr="00856946">
        <w:t>）整体表现良好，但特异性波动较大，表现出较高的不稳定性。</w:t>
      </w:r>
    </w:p>
    <w:p w14:paraId="5845A0EA" w14:textId="685E6244" w:rsidR="00856946" w:rsidRDefault="00856946" w:rsidP="005B21FB">
      <w:pPr>
        <w:ind w:firstLine="480"/>
      </w:pPr>
      <w:r w:rsidRPr="00856946">
        <w:lastRenderedPageBreak/>
        <w:t>从折线图和表格的标准差可以看到，特异性的标准差为</w:t>
      </w:r>
      <w:r w:rsidRPr="00856946">
        <w:t>0.049</w:t>
      </w:r>
      <w:r w:rsidRPr="00856946">
        <w:t>，高于其他指标。这种不稳定性主要归因于样本扩充引起的负类样本特征</w:t>
      </w:r>
      <w:r>
        <w:rPr>
          <w:rFonts w:hint="eastAsia"/>
        </w:rPr>
        <w:t>多样性降低</w:t>
      </w:r>
      <w:r w:rsidRPr="00856946">
        <w:t>，使得模型难以在不同实验中对负样本保持一致的判断能力，进而导致特异性显著波动。为了提高特异性的稳定性，需要优化样本扩充策略。</w:t>
      </w:r>
    </w:p>
    <w:p w14:paraId="19BAF8C9" w14:textId="2790A37E" w:rsidR="005B21FB" w:rsidRPr="005B21FB" w:rsidRDefault="005B21FB" w:rsidP="005B21FB">
      <w:pPr>
        <w:ind w:firstLine="480"/>
      </w:pPr>
      <w:r>
        <w:rPr>
          <w:rFonts w:hint="eastAsia"/>
        </w:rPr>
        <w:t>经过分析，</w:t>
      </w:r>
      <w:r w:rsidR="00856946">
        <w:rPr>
          <w:rFonts w:hint="eastAsia"/>
        </w:rPr>
        <w:t>由于实验前期处理数据时进行了数据集的重复性扩充，导致模型会对部分样本的记忆性特别好，忽略对其他样本的学习，导致出现这一情况。</w:t>
      </w:r>
    </w:p>
    <w:p w14:paraId="5685B1B0" w14:textId="77777777" w:rsidR="00D3317D" w:rsidRDefault="00D3317D" w:rsidP="00D3317D">
      <w:pPr>
        <w:ind w:firstLine="480"/>
      </w:pPr>
      <w:r>
        <w:rPr>
          <w:rFonts w:hint="eastAsia"/>
        </w:rPr>
        <w:t>对训练过程中的误差进行记录，得到损失曲线如图</w:t>
      </w:r>
      <w:r>
        <w:rPr>
          <w:rFonts w:hint="eastAsia"/>
        </w:rPr>
        <w:t>2-3</w:t>
      </w:r>
      <w:r>
        <w:rPr>
          <w:rFonts w:hint="eastAsia"/>
        </w:rPr>
        <w:t>所示：</w:t>
      </w:r>
    </w:p>
    <w:p w14:paraId="6739CA01" w14:textId="6B7468D5" w:rsidR="00D3317D" w:rsidRDefault="006F4864" w:rsidP="00D3317D">
      <w:pPr>
        <w:pStyle w:val="afc"/>
      </w:pPr>
      <w:r>
        <w:rPr>
          <w:noProof/>
        </w:rPr>
        <w:drawing>
          <wp:inline distT="0" distB="0" distL="0" distR="0" wp14:anchorId="69261DBE" wp14:editId="0EE99D5F">
            <wp:extent cx="4216042" cy="2514600"/>
            <wp:effectExtent l="0" t="0" r="0" b="0"/>
            <wp:docPr id="1564350843" name="图片 1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50843" name="图片 11" descr="图表, 折线图, 直方图&#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3664" cy="2525110"/>
                    </a:xfrm>
                    <a:prstGeom prst="rect">
                      <a:avLst/>
                    </a:prstGeom>
                    <a:noFill/>
                    <a:ln>
                      <a:noFill/>
                    </a:ln>
                  </pic:spPr>
                </pic:pic>
              </a:graphicData>
            </a:graphic>
          </wp:inline>
        </w:drawing>
      </w:r>
    </w:p>
    <w:p w14:paraId="643AAE52" w14:textId="666A5034" w:rsidR="00D3317D" w:rsidRDefault="00D3317D" w:rsidP="00D3317D">
      <w:pPr>
        <w:pStyle w:val="af7"/>
      </w:pPr>
      <w:r>
        <w:rPr>
          <w:rFonts w:hint="eastAsia"/>
        </w:rPr>
        <w:t>图</w:t>
      </w:r>
      <w:r w:rsidR="008450FA">
        <w:rPr>
          <w:rFonts w:hint="eastAsia"/>
        </w:rPr>
        <w:t>3</w:t>
      </w:r>
      <w:r>
        <w:rPr>
          <w:rFonts w:hint="eastAsia"/>
        </w:rPr>
        <w:t>-3</w:t>
      </w:r>
      <w:r>
        <w:rPr>
          <w:rFonts w:hint="eastAsia"/>
        </w:rPr>
        <w:t>：训练中的损失曲线</w:t>
      </w:r>
    </w:p>
    <w:p w14:paraId="1CDDD1DC" w14:textId="77777777" w:rsidR="00700D07" w:rsidRDefault="007F1A42" w:rsidP="007F1A42">
      <w:pPr>
        <w:ind w:firstLine="480"/>
      </w:pPr>
      <w:r>
        <w:rPr>
          <w:rFonts w:hint="eastAsia"/>
        </w:rPr>
        <w:t>可以看到在训练初始，损失曲线出现了较为明显的停滞</w:t>
      </w:r>
      <w:r w:rsidR="00F25C76">
        <w:rPr>
          <w:rFonts w:hint="eastAsia"/>
        </w:rPr>
        <w:t>。</w:t>
      </w:r>
      <w:r w:rsidR="00700D07">
        <w:rPr>
          <w:rFonts w:hint="eastAsia"/>
        </w:rPr>
        <w:t>可能存在几个方面的问题：</w:t>
      </w:r>
    </w:p>
    <w:p w14:paraId="7AEBAF1E" w14:textId="77777777" w:rsidR="00700D07" w:rsidRDefault="00700D07" w:rsidP="007F1A42">
      <w:pPr>
        <w:ind w:firstLine="480"/>
      </w:pPr>
      <w:r>
        <w:rPr>
          <w:rFonts w:hint="eastAsia"/>
        </w:rPr>
        <w:t>①</w:t>
      </w:r>
      <w:r w:rsidRPr="00700D07">
        <w:t>模型参数的初始化对训练初期的收敛速度影响很大。如果参数初始化较差（如过于接近零或太大），模型在开始时需要较长时间来找到一个合适的方向进行优化。这会导致早期的损失值下降缓慢。</w:t>
      </w:r>
    </w:p>
    <w:p w14:paraId="55EB8B6C" w14:textId="77777777" w:rsidR="00700D07" w:rsidRDefault="00700D07" w:rsidP="007F1A42">
      <w:pPr>
        <w:ind w:firstLine="480"/>
      </w:pPr>
      <w:r>
        <w:rPr>
          <w:rFonts w:ascii="宋体" w:hAnsi="宋体" w:cs="宋体" w:hint="eastAsia"/>
        </w:rPr>
        <w:t>②</w:t>
      </w:r>
      <w:r>
        <w:rPr>
          <w:rFonts w:hint="eastAsia"/>
        </w:rPr>
        <w:t>学习率设置不当，</w:t>
      </w:r>
      <w:r w:rsidRPr="00700D07">
        <w:t>早期阶段损失的下降速度较慢，可能是因为学习率设置得过低。在这种情况下，模型更新的步伐较小，参数调整得比较缓慢，导致损失值下降较慢。</w:t>
      </w:r>
    </w:p>
    <w:p w14:paraId="7EE5C33F" w14:textId="0891A174" w:rsidR="00700D07" w:rsidRDefault="00700D07" w:rsidP="007F1A42">
      <w:pPr>
        <w:ind w:firstLine="480"/>
      </w:pPr>
      <w:r>
        <w:rPr>
          <w:rFonts w:hint="eastAsia"/>
        </w:rPr>
        <w:t>为了突出问题，将学习率设定为</w:t>
      </w:r>
      <w:r>
        <w:rPr>
          <w:rFonts w:hint="eastAsia"/>
        </w:rPr>
        <w:t>0.01</w:t>
      </w:r>
      <w:r>
        <w:rPr>
          <w:rFonts w:hint="eastAsia"/>
        </w:rPr>
        <w:t>再次进行训练，得到图</w:t>
      </w:r>
      <w:r>
        <w:rPr>
          <w:rFonts w:hint="eastAsia"/>
        </w:rPr>
        <w:t>3-4</w:t>
      </w:r>
      <w:r>
        <w:rPr>
          <w:rFonts w:hint="eastAsia"/>
        </w:rPr>
        <w:t>如图所示：</w:t>
      </w:r>
    </w:p>
    <w:p w14:paraId="7001831F" w14:textId="1722C384" w:rsidR="00700D07" w:rsidRDefault="00700D07" w:rsidP="00700D07">
      <w:pPr>
        <w:pStyle w:val="afc"/>
      </w:pPr>
      <w:r>
        <w:rPr>
          <w:noProof/>
        </w:rPr>
        <w:lastRenderedPageBreak/>
        <w:drawing>
          <wp:inline distT="0" distB="0" distL="0" distR="0" wp14:anchorId="32A412D9" wp14:editId="02AF5F23">
            <wp:extent cx="3933825" cy="2346276"/>
            <wp:effectExtent l="0" t="0" r="0" b="0"/>
            <wp:docPr id="711480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3825" cy="2346276"/>
                    </a:xfrm>
                    <a:prstGeom prst="rect">
                      <a:avLst/>
                    </a:prstGeom>
                    <a:noFill/>
                    <a:ln>
                      <a:noFill/>
                    </a:ln>
                  </pic:spPr>
                </pic:pic>
              </a:graphicData>
            </a:graphic>
          </wp:inline>
        </w:drawing>
      </w:r>
    </w:p>
    <w:p w14:paraId="3F7B7546" w14:textId="4F76A108" w:rsidR="00700D07" w:rsidRDefault="00700D07" w:rsidP="00700D07">
      <w:pPr>
        <w:pStyle w:val="af7"/>
        <w:ind w:firstLine="480"/>
      </w:pPr>
      <w:r>
        <w:rPr>
          <w:rFonts w:hint="eastAsia"/>
        </w:rPr>
        <w:t>图</w:t>
      </w:r>
      <w:r>
        <w:rPr>
          <w:rFonts w:hint="eastAsia"/>
        </w:rPr>
        <w:t>3-4</w:t>
      </w:r>
      <w:r>
        <w:rPr>
          <w:rFonts w:hint="eastAsia"/>
        </w:rPr>
        <w:t>：学习率为</w:t>
      </w:r>
      <w:r>
        <w:rPr>
          <w:rFonts w:hint="eastAsia"/>
        </w:rPr>
        <w:t>0.01</w:t>
      </w:r>
      <w:r>
        <w:rPr>
          <w:rFonts w:hint="eastAsia"/>
        </w:rPr>
        <w:t>的损失曲线</w:t>
      </w:r>
    </w:p>
    <w:p w14:paraId="176420C1" w14:textId="5A89C518" w:rsidR="007F1A42" w:rsidRPr="007F1A42" w:rsidRDefault="00700D07" w:rsidP="007F1A42">
      <w:pPr>
        <w:ind w:firstLine="480"/>
      </w:pPr>
      <w:r>
        <w:rPr>
          <w:rFonts w:hint="eastAsia"/>
        </w:rPr>
        <w:t>由图</w:t>
      </w:r>
      <w:r>
        <w:rPr>
          <w:rFonts w:hint="eastAsia"/>
        </w:rPr>
        <w:t>3-4</w:t>
      </w:r>
      <w:r>
        <w:rPr>
          <w:rFonts w:hint="eastAsia"/>
        </w:rPr>
        <w:t>可以看出，当学习率修改为</w:t>
      </w:r>
      <w:r>
        <w:rPr>
          <w:rFonts w:hint="eastAsia"/>
        </w:rPr>
        <w:t>0.01</w:t>
      </w:r>
      <w:r>
        <w:rPr>
          <w:rFonts w:hint="eastAsia"/>
        </w:rPr>
        <w:t>时，曲线停滞变得十分突出，</w:t>
      </w:r>
      <w:r w:rsidR="00F25C76">
        <w:rPr>
          <w:rFonts w:hint="eastAsia"/>
        </w:rPr>
        <w:t>怀疑存在局部最优解的情况</w:t>
      </w:r>
      <w:r>
        <w:rPr>
          <w:rFonts w:hint="eastAsia"/>
        </w:rPr>
        <w:t>。</w:t>
      </w:r>
    </w:p>
    <w:p w14:paraId="1475E82B" w14:textId="5478B3EB" w:rsidR="00D3317D" w:rsidRDefault="00F829C9" w:rsidP="00D3317D">
      <w:pPr>
        <w:ind w:firstLine="480"/>
      </w:pPr>
      <w:r>
        <w:rPr>
          <w:rFonts w:hint="eastAsia"/>
        </w:rPr>
        <w:t>绘制</w:t>
      </w:r>
      <w:r>
        <w:rPr>
          <w:rFonts w:hint="eastAsia"/>
        </w:rPr>
        <w:t>BP</w:t>
      </w:r>
      <w:r>
        <w:rPr>
          <w:rFonts w:hint="eastAsia"/>
        </w:rPr>
        <w:t>神经网络的</w:t>
      </w:r>
      <w:r w:rsidR="00D3317D">
        <w:rPr>
          <w:rFonts w:hint="eastAsia"/>
        </w:rPr>
        <w:t>ROC</w:t>
      </w:r>
      <w:r w:rsidR="00D3317D">
        <w:rPr>
          <w:rFonts w:hint="eastAsia"/>
        </w:rPr>
        <w:t>曲线如图</w:t>
      </w:r>
      <w:r w:rsidR="00DA1C32">
        <w:rPr>
          <w:rFonts w:hint="eastAsia"/>
        </w:rPr>
        <w:t>3-6</w:t>
      </w:r>
      <w:r w:rsidR="00D3317D">
        <w:rPr>
          <w:rFonts w:hint="eastAsia"/>
        </w:rPr>
        <w:t>所示：</w:t>
      </w:r>
    </w:p>
    <w:p w14:paraId="20B607CB" w14:textId="20DD2B29" w:rsidR="00D3317D" w:rsidRPr="00D3317D" w:rsidRDefault="006F4864" w:rsidP="00D3317D">
      <w:pPr>
        <w:pStyle w:val="afc"/>
      </w:pPr>
      <w:r>
        <w:rPr>
          <w:noProof/>
        </w:rPr>
        <w:drawing>
          <wp:inline distT="0" distB="0" distL="0" distR="0" wp14:anchorId="5B1E1247" wp14:editId="1FAA23A9">
            <wp:extent cx="4194750" cy="2501900"/>
            <wp:effectExtent l="0" t="0" r="0" b="0"/>
            <wp:docPr id="15882090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5067" cy="2525946"/>
                    </a:xfrm>
                    <a:prstGeom prst="rect">
                      <a:avLst/>
                    </a:prstGeom>
                    <a:noFill/>
                    <a:ln>
                      <a:noFill/>
                    </a:ln>
                  </pic:spPr>
                </pic:pic>
              </a:graphicData>
            </a:graphic>
          </wp:inline>
        </w:drawing>
      </w:r>
    </w:p>
    <w:p w14:paraId="6A6C579D" w14:textId="2856BA1D" w:rsidR="00D3317D" w:rsidRDefault="00D3317D" w:rsidP="00D3317D">
      <w:pPr>
        <w:pStyle w:val="af7"/>
        <w:rPr>
          <w:ins w:id="22" w:author="木 東" w:date="2024-10-25T01:04:00Z"/>
        </w:rPr>
      </w:pPr>
      <w:r>
        <w:rPr>
          <w:rFonts w:hint="eastAsia"/>
        </w:rPr>
        <w:t>图</w:t>
      </w:r>
      <w:r w:rsidR="008450FA">
        <w:rPr>
          <w:rFonts w:hint="eastAsia"/>
        </w:rPr>
        <w:t>3</w:t>
      </w:r>
      <w:r>
        <w:rPr>
          <w:rFonts w:hint="eastAsia"/>
        </w:rPr>
        <w:t>-</w:t>
      </w:r>
      <w:r w:rsidR="00700D07">
        <w:rPr>
          <w:rFonts w:hint="eastAsia"/>
        </w:rPr>
        <w:t>5</w:t>
      </w:r>
      <w:r>
        <w:rPr>
          <w:rFonts w:hint="eastAsia"/>
        </w:rPr>
        <w:t>：</w:t>
      </w:r>
      <w:r>
        <w:rPr>
          <w:rFonts w:hint="eastAsia"/>
        </w:rPr>
        <w:t>BP</w:t>
      </w:r>
      <w:r>
        <w:rPr>
          <w:rFonts w:hint="eastAsia"/>
        </w:rPr>
        <w:t>神经网络的</w:t>
      </w:r>
      <w:r>
        <w:rPr>
          <w:rFonts w:hint="eastAsia"/>
        </w:rPr>
        <w:t>ROC</w:t>
      </w:r>
      <w:r>
        <w:rPr>
          <w:rFonts w:hint="eastAsia"/>
        </w:rPr>
        <w:t>曲线</w:t>
      </w:r>
    </w:p>
    <w:p w14:paraId="1B2D095C" w14:textId="77777777" w:rsidR="005B21FB" w:rsidRDefault="005B21FB" w:rsidP="00F25C76">
      <w:pPr>
        <w:ind w:firstLine="480"/>
      </w:pPr>
      <w:r w:rsidRPr="005B21FB">
        <w:rPr>
          <w:rFonts w:hint="eastAsia"/>
        </w:rPr>
        <w:t>图中的</w:t>
      </w:r>
      <w:r w:rsidRPr="005B21FB">
        <w:rPr>
          <w:rFonts w:hint="eastAsia"/>
        </w:rPr>
        <w:t>ROC</w:t>
      </w:r>
      <w:r w:rsidRPr="005B21FB">
        <w:rPr>
          <w:rFonts w:hint="eastAsia"/>
        </w:rPr>
        <w:t>曲线（蓝色曲线）紧贴左上角，显示出模型具有非常高的</w:t>
      </w:r>
      <w:r w:rsidRPr="005B21FB">
        <w:rPr>
          <w:rFonts w:hint="eastAsia"/>
        </w:rPr>
        <w:t>True Positive Rate (TPR)</w:t>
      </w:r>
      <w:r w:rsidRPr="005B21FB">
        <w:rPr>
          <w:rFonts w:hint="eastAsia"/>
        </w:rPr>
        <w:t>（即灵敏度）和较低的</w:t>
      </w:r>
      <w:r w:rsidRPr="005B21FB">
        <w:rPr>
          <w:rFonts w:hint="eastAsia"/>
        </w:rPr>
        <w:t>False Positive Rate (FPR)</w:t>
      </w:r>
      <w:r w:rsidRPr="005B21FB">
        <w:rPr>
          <w:rFonts w:hint="eastAsia"/>
        </w:rPr>
        <w:t>。这是理想的情况，说明模型能够很好地区分正类和负类样本。</w:t>
      </w:r>
    </w:p>
    <w:p w14:paraId="6CD6D015" w14:textId="2C4A512E" w:rsidR="00F25C76" w:rsidRPr="00F25C76" w:rsidRDefault="005B21FB" w:rsidP="00F25C76">
      <w:pPr>
        <w:ind w:firstLine="480"/>
      </w:pPr>
      <w:r>
        <w:rPr>
          <w:rFonts w:hint="eastAsia"/>
        </w:rPr>
        <w:t>对</w:t>
      </w:r>
      <w:r>
        <w:rPr>
          <w:rFonts w:hint="eastAsia"/>
        </w:rPr>
        <w:t>ROC</w:t>
      </w:r>
      <w:r>
        <w:rPr>
          <w:rFonts w:hint="eastAsia"/>
        </w:rPr>
        <w:t>曲线而言，</w:t>
      </w:r>
      <w:r w:rsidRPr="005B21FB">
        <w:rPr>
          <w:rFonts w:hint="eastAsia"/>
        </w:rPr>
        <w:t>AUC</w:t>
      </w:r>
      <w:r w:rsidRPr="005B21FB">
        <w:rPr>
          <w:rFonts w:hint="eastAsia"/>
        </w:rPr>
        <w:t>值越接近</w:t>
      </w:r>
      <w:r w:rsidRPr="005B21FB">
        <w:rPr>
          <w:rFonts w:hint="eastAsia"/>
        </w:rPr>
        <w:t>1</w:t>
      </w:r>
      <w:r w:rsidRPr="005B21FB">
        <w:rPr>
          <w:rFonts w:hint="eastAsia"/>
        </w:rPr>
        <w:t>，模型的性能就越好。从曲线形状来看，</w:t>
      </w:r>
      <w:r w:rsidRPr="005B21FB">
        <w:rPr>
          <w:rFonts w:hint="eastAsia"/>
        </w:rPr>
        <w:t>AUC</w:t>
      </w:r>
      <w:r w:rsidRPr="005B21FB">
        <w:rPr>
          <w:rFonts w:hint="eastAsia"/>
        </w:rPr>
        <w:t>接近</w:t>
      </w:r>
      <w:r w:rsidRPr="005B21FB">
        <w:rPr>
          <w:rFonts w:hint="eastAsia"/>
        </w:rPr>
        <w:t>1</w:t>
      </w:r>
      <w:r>
        <w:rPr>
          <w:rFonts w:hint="eastAsia"/>
        </w:rPr>
        <w:t>，说明该</w:t>
      </w:r>
      <w:r w:rsidRPr="005B21FB">
        <w:rPr>
          <w:rFonts w:hint="eastAsia"/>
        </w:rPr>
        <w:t>模型的分类能力很强。</w:t>
      </w:r>
    </w:p>
    <w:p w14:paraId="031C9793" w14:textId="76DB846F" w:rsidR="00D3317D" w:rsidRDefault="00F829C9" w:rsidP="00D3317D">
      <w:pPr>
        <w:ind w:firstLine="480"/>
      </w:pPr>
      <w:r>
        <w:rPr>
          <w:rFonts w:hint="eastAsia"/>
        </w:rPr>
        <w:t>BP</w:t>
      </w:r>
      <w:r>
        <w:rPr>
          <w:rFonts w:hint="eastAsia"/>
        </w:rPr>
        <w:t>神经网络</w:t>
      </w:r>
      <w:r w:rsidR="00D3317D">
        <w:rPr>
          <w:rFonts w:hint="eastAsia"/>
        </w:rPr>
        <w:t>训练的混淆矩阵如图</w:t>
      </w:r>
      <w:r w:rsidR="00DA1C32">
        <w:rPr>
          <w:rFonts w:hint="eastAsia"/>
        </w:rPr>
        <w:t>3-7</w:t>
      </w:r>
      <w:r w:rsidR="00D3317D">
        <w:rPr>
          <w:rFonts w:hint="eastAsia"/>
        </w:rPr>
        <w:t>所示：</w:t>
      </w:r>
    </w:p>
    <w:p w14:paraId="56AC2853" w14:textId="5E7485D1" w:rsidR="00D3317D" w:rsidRDefault="00D3317D" w:rsidP="00D3317D">
      <w:pPr>
        <w:pStyle w:val="afc"/>
      </w:pPr>
      <w:r>
        <w:rPr>
          <w:rFonts w:hint="eastAsia"/>
          <w:noProof/>
        </w:rPr>
        <w:lastRenderedPageBreak/>
        <w:drawing>
          <wp:inline distT="0" distB="0" distL="0" distR="0" wp14:anchorId="6BE0D1DE" wp14:editId="6FC8810C">
            <wp:extent cx="3210665" cy="2777067"/>
            <wp:effectExtent l="0" t="0" r="8890" b="4445"/>
            <wp:docPr id="12465624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6756" cy="2799635"/>
                    </a:xfrm>
                    <a:prstGeom prst="rect">
                      <a:avLst/>
                    </a:prstGeom>
                    <a:noFill/>
                    <a:ln>
                      <a:noFill/>
                    </a:ln>
                  </pic:spPr>
                </pic:pic>
              </a:graphicData>
            </a:graphic>
          </wp:inline>
        </w:drawing>
      </w:r>
    </w:p>
    <w:p w14:paraId="702D1DD6" w14:textId="768F6FC9" w:rsidR="00D3317D" w:rsidRPr="00D3317D" w:rsidRDefault="00D3317D" w:rsidP="009D0F2F">
      <w:pPr>
        <w:pStyle w:val="af7"/>
      </w:pPr>
      <w:r w:rsidRPr="00D3317D">
        <w:rPr>
          <w:rFonts w:hint="eastAsia"/>
        </w:rPr>
        <w:t>图</w:t>
      </w:r>
      <w:r w:rsidR="008450FA">
        <w:rPr>
          <w:rFonts w:hint="eastAsia"/>
        </w:rPr>
        <w:t>3</w:t>
      </w:r>
      <w:r w:rsidRPr="00D3317D">
        <w:rPr>
          <w:rFonts w:hint="eastAsia"/>
        </w:rPr>
        <w:t>-</w:t>
      </w:r>
      <w:r w:rsidR="00700D07">
        <w:rPr>
          <w:rFonts w:hint="eastAsia"/>
        </w:rPr>
        <w:t>6</w:t>
      </w:r>
      <w:r w:rsidRPr="00D3317D">
        <w:t>：</w:t>
      </w:r>
      <w:r w:rsidRPr="00D3317D">
        <w:rPr>
          <w:rFonts w:hint="eastAsia"/>
        </w:rPr>
        <w:t>BP</w:t>
      </w:r>
      <w:r w:rsidRPr="00D3317D">
        <w:t>神经网络的</w:t>
      </w:r>
      <w:r>
        <w:rPr>
          <w:rFonts w:hint="eastAsia"/>
        </w:rPr>
        <w:t>混淆矩阵</w:t>
      </w:r>
    </w:p>
    <w:p w14:paraId="05BC9A73" w14:textId="5AF92DC5" w:rsidR="007F1A42" w:rsidRDefault="007F1A42" w:rsidP="00D3317D">
      <w:pPr>
        <w:spacing w:line="401" w:lineRule="auto"/>
        <w:ind w:firstLine="480"/>
        <w:rPr>
          <w:szCs w:val="32"/>
        </w:rPr>
      </w:pPr>
      <w:r>
        <w:rPr>
          <w:rFonts w:hint="eastAsia"/>
          <w:szCs w:val="32"/>
        </w:rPr>
        <w:t>通过图</w:t>
      </w:r>
      <w:r>
        <w:rPr>
          <w:rFonts w:hint="eastAsia"/>
          <w:szCs w:val="32"/>
        </w:rPr>
        <w:t>3-7</w:t>
      </w:r>
      <w:r>
        <w:rPr>
          <w:rFonts w:hint="eastAsia"/>
          <w:szCs w:val="32"/>
        </w:rPr>
        <w:t>可以看出，</w:t>
      </w:r>
      <w:r w:rsidRPr="007F1A42">
        <w:rPr>
          <w:rFonts w:hint="eastAsia"/>
          <w:szCs w:val="32"/>
        </w:rPr>
        <w:t>这个模型在预测上表现出较高的准确性，精确率、召回率和</w:t>
      </w:r>
      <w:r w:rsidRPr="007F1A42">
        <w:rPr>
          <w:rFonts w:hint="eastAsia"/>
          <w:szCs w:val="32"/>
        </w:rPr>
        <w:t>F1</w:t>
      </w:r>
      <w:r w:rsidRPr="007F1A42">
        <w:rPr>
          <w:rFonts w:hint="eastAsia"/>
          <w:szCs w:val="32"/>
        </w:rPr>
        <w:t>值都维持在</w:t>
      </w:r>
      <w:r w:rsidRPr="007F1A42">
        <w:rPr>
          <w:rFonts w:hint="eastAsia"/>
          <w:szCs w:val="32"/>
        </w:rPr>
        <w:t>95%</w:t>
      </w:r>
      <w:r w:rsidRPr="007F1A42">
        <w:rPr>
          <w:rFonts w:hint="eastAsia"/>
          <w:szCs w:val="32"/>
        </w:rPr>
        <w:t>以上，表明它对正负类别都有较好的预测能力。在这一折中的主要误差类型是</w:t>
      </w:r>
      <w:r w:rsidRPr="007F1A42">
        <w:rPr>
          <w:rFonts w:hint="eastAsia"/>
          <w:szCs w:val="32"/>
        </w:rPr>
        <w:t>8</w:t>
      </w:r>
      <w:r w:rsidRPr="007F1A42">
        <w:rPr>
          <w:rFonts w:hint="eastAsia"/>
          <w:szCs w:val="32"/>
        </w:rPr>
        <w:t>个假阳性（</w:t>
      </w:r>
      <w:r w:rsidRPr="007F1A42">
        <w:rPr>
          <w:rFonts w:hint="eastAsia"/>
          <w:szCs w:val="32"/>
        </w:rPr>
        <w:t>False Positive</w:t>
      </w:r>
      <w:r w:rsidRPr="007F1A42">
        <w:rPr>
          <w:rFonts w:hint="eastAsia"/>
          <w:szCs w:val="32"/>
        </w:rPr>
        <w:t>）和</w:t>
      </w:r>
      <w:r w:rsidRPr="007F1A42">
        <w:rPr>
          <w:rFonts w:hint="eastAsia"/>
          <w:szCs w:val="32"/>
        </w:rPr>
        <w:t>10</w:t>
      </w:r>
      <w:r w:rsidRPr="007F1A42">
        <w:rPr>
          <w:rFonts w:hint="eastAsia"/>
          <w:szCs w:val="32"/>
        </w:rPr>
        <w:t>个假阴性（</w:t>
      </w:r>
      <w:r w:rsidRPr="007F1A42">
        <w:rPr>
          <w:rFonts w:hint="eastAsia"/>
          <w:szCs w:val="32"/>
        </w:rPr>
        <w:t>False Negative</w:t>
      </w:r>
      <w:r w:rsidRPr="007F1A42">
        <w:rPr>
          <w:rFonts w:hint="eastAsia"/>
          <w:szCs w:val="32"/>
        </w:rPr>
        <w:t>），但这些错误率相对较低，说明模型总体表现良好。</w:t>
      </w:r>
    </w:p>
    <w:p w14:paraId="714F50A1" w14:textId="232FB766" w:rsidR="00D3317D" w:rsidRDefault="00661F5D" w:rsidP="00D3317D">
      <w:pPr>
        <w:spacing w:line="401" w:lineRule="auto"/>
        <w:ind w:firstLine="480"/>
        <w:rPr>
          <w:szCs w:val="32"/>
        </w:rPr>
      </w:pPr>
      <w:r>
        <w:rPr>
          <w:rFonts w:hint="eastAsia"/>
          <w:szCs w:val="32"/>
        </w:rPr>
        <w:t>综上所述，</w:t>
      </w:r>
      <w:r w:rsidR="00D3317D">
        <w:rPr>
          <w:rFonts w:hint="eastAsia"/>
          <w:szCs w:val="32"/>
        </w:rPr>
        <w:t>通过上述数据和曲线，发现</w:t>
      </w:r>
      <w:r w:rsidR="00D3317D">
        <w:rPr>
          <w:szCs w:val="32"/>
        </w:rPr>
        <w:t>BP</w:t>
      </w:r>
      <w:r w:rsidR="00D3317D">
        <w:rPr>
          <w:rFonts w:hint="eastAsia"/>
          <w:szCs w:val="32"/>
        </w:rPr>
        <w:t>算法可以较好地对男女进行分类，误差可以较快地收敛。</w:t>
      </w:r>
    </w:p>
    <w:p w14:paraId="782EBF08" w14:textId="060DDEF4" w:rsidR="00BB2D3F" w:rsidRDefault="00BB2D3F" w:rsidP="00BB2D3F">
      <w:pPr>
        <w:pStyle w:val="2"/>
      </w:pPr>
      <w:bookmarkStart w:id="23" w:name="_Toc180788488"/>
      <w:r>
        <w:rPr>
          <w:rFonts w:hint="eastAsia"/>
        </w:rPr>
        <w:t>模型改进</w:t>
      </w:r>
      <w:bookmarkEnd w:id="23"/>
    </w:p>
    <w:p w14:paraId="546BA069" w14:textId="4CFD2CBD" w:rsidR="00F15C15" w:rsidRDefault="00F15C15" w:rsidP="00F15C15">
      <w:pPr>
        <w:pStyle w:val="3"/>
      </w:pPr>
      <w:bookmarkStart w:id="24" w:name="_Toc180788489"/>
      <w:r>
        <w:rPr>
          <w:rFonts w:hint="eastAsia"/>
        </w:rPr>
        <w:t>早停机制</w:t>
      </w:r>
      <w:bookmarkEnd w:id="24"/>
    </w:p>
    <w:p w14:paraId="697796AE" w14:textId="4C08E8E1" w:rsidR="00F15C15" w:rsidRDefault="00F15C15" w:rsidP="00F15C15">
      <w:pPr>
        <w:ind w:firstLine="480"/>
      </w:pPr>
      <w:r>
        <w:rPr>
          <w:rFonts w:hint="eastAsia"/>
        </w:rPr>
        <w:t>在训练后期，损失曲线已经逐渐趋于平稳，此时再反复进行训练已经没有意义，在此基础上，加入早停机制，只要检测到损失保持在一个不再变化的区间内，就结束训练</w:t>
      </w:r>
      <w:r w:rsidR="007B2231">
        <w:rPr>
          <w:rFonts w:hint="eastAsia"/>
        </w:rPr>
        <w:t>，防止过拟合</w:t>
      </w:r>
      <w:r>
        <w:rPr>
          <w:rFonts w:hint="eastAsia"/>
        </w:rPr>
        <w:t>。输出情况如图</w:t>
      </w:r>
      <w:r>
        <w:rPr>
          <w:rFonts w:hint="eastAsia"/>
        </w:rPr>
        <w:t>3-</w:t>
      </w:r>
      <w:r w:rsidR="00700D07">
        <w:rPr>
          <w:rFonts w:hint="eastAsia"/>
        </w:rPr>
        <w:t>7</w:t>
      </w:r>
      <w:r>
        <w:rPr>
          <w:rFonts w:hint="eastAsia"/>
        </w:rPr>
        <w:t>所示：</w:t>
      </w:r>
    </w:p>
    <w:p w14:paraId="2BDC788A" w14:textId="77777777" w:rsidR="00F15C15" w:rsidRDefault="00F15C15" w:rsidP="00F15C15">
      <w:pPr>
        <w:pStyle w:val="afc"/>
      </w:pPr>
      <w:r>
        <w:rPr>
          <w:noProof/>
        </w:rPr>
        <w:lastRenderedPageBreak/>
        <w:drawing>
          <wp:inline distT="0" distB="0" distL="0" distR="0" wp14:anchorId="0FAC2852" wp14:editId="1B6F7C40">
            <wp:extent cx="3841105" cy="2576945"/>
            <wp:effectExtent l="0" t="0" r="7620" b="0"/>
            <wp:docPr id="401776684" name="图片 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2933" cy="2625133"/>
                    </a:xfrm>
                    <a:prstGeom prst="rect">
                      <a:avLst/>
                    </a:prstGeom>
                    <a:noFill/>
                    <a:ln>
                      <a:noFill/>
                    </a:ln>
                  </pic:spPr>
                </pic:pic>
              </a:graphicData>
            </a:graphic>
          </wp:inline>
        </w:drawing>
      </w:r>
    </w:p>
    <w:p w14:paraId="44090C1E" w14:textId="2CF08632" w:rsidR="00F15C15" w:rsidRDefault="00F15C15" w:rsidP="00F15C15">
      <w:pPr>
        <w:pStyle w:val="af7"/>
      </w:pPr>
      <w:r>
        <w:rPr>
          <w:rFonts w:hint="eastAsia"/>
        </w:rPr>
        <w:t>图</w:t>
      </w:r>
      <w:r>
        <w:rPr>
          <w:rFonts w:hint="eastAsia"/>
        </w:rPr>
        <w:t>3-</w:t>
      </w:r>
      <w:r w:rsidR="00700D07">
        <w:rPr>
          <w:rFonts w:hint="eastAsia"/>
        </w:rPr>
        <w:t>7</w:t>
      </w:r>
      <w:r>
        <w:rPr>
          <w:rFonts w:hint="eastAsia"/>
        </w:rPr>
        <w:t>：早停机制的训练结果</w:t>
      </w:r>
    </w:p>
    <w:p w14:paraId="2A22A767" w14:textId="44DF3D29" w:rsidR="00F15C15" w:rsidRDefault="00F15C15" w:rsidP="00F15C15">
      <w:pPr>
        <w:ind w:firstLine="480"/>
      </w:pPr>
      <w:r>
        <w:rPr>
          <w:rFonts w:hint="eastAsia"/>
        </w:rPr>
        <w:t>重新绘制损失曲线得到图</w:t>
      </w:r>
      <w:r>
        <w:rPr>
          <w:rFonts w:hint="eastAsia"/>
        </w:rPr>
        <w:t>3-</w:t>
      </w:r>
      <w:r w:rsidR="00700D07">
        <w:rPr>
          <w:rFonts w:hint="eastAsia"/>
        </w:rPr>
        <w:t>8</w:t>
      </w:r>
      <w:r>
        <w:rPr>
          <w:rFonts w:hint="eastAsia"/>
        </w:rPr>
        <w:t>：</w:t>
      </w:r>
    </w:p>
    <w:p w14:paraId="0E7CDF5B" w14:textId="77777777" w:rsidR="00F15C15" w:rsidRDefault="00F15C15" w:rsidP="00F15C15">
      <w:pPr>
        <w:pStyle w:val="afc"/>
      </w:pPr>
      <w:r>
        <w:rPr>
          <w:noProof/>
        </w:rPr>
        <w:drawing>
          <wp:inline distT="0" distB="0" distL="0" distR="0" wp14:anchorId="69D3A335" wp14:editId="5B15087A">
            <wp:extent cx="3860800" cy="2298703"/>
            <wp:effectExtent l="0" t="0" r="6350" b="6350"/>
            <wp:docPr id="1525672437" name="图片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4470" cy="2336612"/>
                    </a:xfrm>
                    <a:prstGeom prst="rect">
                      <a:avLst/>
                    </a:prstGeom>
                    <a:noFill/>
                    <a:ln>
                      <a:noFill/>
                    </a:ln>
                  </pic:spPr>
                </pic:pic>
              </a:graphicData>
            </a:graphic>
          </wp:inline>
        </w:drawing>
      </w:r>
    </w:p>
    <w:p w14:paraId="67915DBA" w14:textId="27137FFE" w:rsidR="00F15C15" w:rsidRDefault="00F15C15" w:rsidP="00F15C15">
      <w:pPr>
        <w:pStyle w:val="af7"/>
      </w:pPr>
      <w:r>
        <w:rPr>
          <w:rFonts w:hint="eastAsia"/>
        </w:rPr>
        <w:t>图</w:t>
      </w:r>
      <w:r>
        <w:rPr>
          <w:rFonts w:hint="eastAsia"/>
        </w:rPr>
        <w:t>3-</w:t>
      </w:r>
      <w:r w:rsidR="00700D07">
        <w:rPr>
          <w:rFonts w:hint="eastAsia"/>
        </w:rPr>
        <w:t>8</w:t>
      </w:r>
      <w:r>
        <w:rPr>
          <w:rFonts w:hint="eastAsia"/>
        </w:rPr>
        <w:t>：加入早停机制的损失曲线图</w:t>
      </w:r>
    </w:p>
    <w:p w14:paraId="4EC5A733" w14:textId="54E9FAA9" w:rsidR="00F15C15" w:rsidRPr="00DA1C32" w:rsidRDefault="00856946" w:rsidP="00F15C15">
      <w:pPr>
        <w:ind w:firstLine="480"/>
      </w:pPr>
      <w:r>
        <w:rPr>
          <w:rFonts w:hint="eastAsia"/>
        </w:rPr>
        <w:t>选择</w:t>
      </w:r>
      <w:r>
        <w:rPr>
          <w:rFonts w:hint="eastAsia"/>
        </w:rPr>
        <w:t>20</w:t>
      </w:r>
      <w:r>
        <w:rPr>
          <w:rFonts w:hint="eastAsia"/>
        </w:rPr>
        <w:t>轮作为早停机制的</w:t>
      </w:r>
      <w:r w:rsidRPr="00856946">
        <w:t>耐心值（最大允许无进步轮数）</w:t>
      </w:r>
      <w:r>
        <w:rPr>
          <w:rFonts w:hint="eastAsia"/>
        </w:rPr>
        <w:t>。</w:t>
      </w:r>
      <w:r w:rsidR="00F15C15">
        <w:rPr>
          <w:rFonts w:hint="eastAsia"/>
        </w:rPr>
        <w:t>加入后，在训练结果逐渐趋于平稳后，模型主动停止训练。</w:t>
      </w:r>
      <w:r w:rsidRPr="00856946">
        <w:t>有效防止了过拟合，使得模型整体性能（如准确率、敏感性和</w:t>
      </w:r>
      <w:r w:rsidRPr="00856946">
        <w:t>AUC</w:t>
      </w:r>
      <w:r w:rsidRPr="00856946">
        <w:t>）表现较为稳定。</w:t>
      </w:r>
      <w:r w:rsidR="00F15C15" w:rsidRPr="00DA1C32">
        <w:rPr>
          <w:rFonts w:hint="eastAsia"/>
        </w:rPr>
        <w:t xml:space="preserve"> </w:t>
      </w:r>
    </w:p>
    <w:p w14:paraId="6E52619C" w14:textId="157693FC" w:rsidR="00F15C15" w:rsidRPr="00F15C15" w:rsidRDefault="00F25C76" w:rsidP="00F15C15">
      <w:pPr>
        <w:pStyle w:val="3"/>
      </w:pPr>
      <w:bookmarkStart w:id="25" w:name="_Toc180788490"/>
      <w:r>
        <w:rPr>
          <w:rFonts w:hint="eastAsia"/>
        </w:rPr>
        <w:t>自适应</w:t>
      </w:r>
      <w:r w:rsidR="00F15C15">
        <w:rPr>
          <w:rFonts w:hint="eastAsia"/>
        </w:rPr>
        <w:t>学习率</w:t>
      </w:r>
      <w:bookmarkEnd w:id="25"/>
    </w:p>
    <w:p w14:paraId="6CAE0734" w14:textId="08A4C58D" w:rsidR="00F25C76" w:rsidRDefault="00106964" w:rsidP="00F15C15">
      <w:pPr>
        <w:ind w:firstLine="480"/>
        <w:rPr>
          <w:ins w:id="26" w:author="木 東" w:date="2024-10-25T01:05:00Z"/>
        </w:rPr>
      </w:pPr>
      <w:r w:rsidRPr="00106964">
        <w:rPr>
          <w:rFonts w:hint="eastAsia"/>
        </w:rPr>
        <w:t>自适应学习率（</w:t>
      </w:r>
      <w:r w:rsidRPr="00106964">
        <w:rPr>
          <w:rFonts w:hint="eastAsia"/>
        </w:rPr>
        <w:t>Adaptive Learning Rate</w:t>
      </w:r>
      <w:r w:rsidRPr="00106964">
        <w:rPr>
          <w:rFonts w:hint="eastAsia"/>
        </w:rPr>
        <w:t>）是一种动态调整模型学习率的方法，它在训练过程中根据模型的梯度变化情况自动调整学习率大小。与固定学习率的方法相比，自适应学习率可以更灵活地适应不同的训练阶段，使得模型在训练初期和后期都能更好地进行优化。</w:t>
      </w:r>
    </w:p>
    <w:p w14:paraId="1B3B0E6F" w14:textId="66588332" w:rsidR="00F15C15" w:rsidRDefault="00DA1C32" w:rsidP="00F15C15">
      <w:pPr>
        <w:ind w:firstLine="480"/>
      </w:pPr>
      <w:r>
        <w:rPr>
          <w:rFonts w:hint="eastAsia"/>
        </w:rPr>
        <w:lastRenderedPageBreak/>
        <w:t>由图</w:t>
      </w:r>
      <w:r>
        <w:rPr>
          <w:rFonts w:hint="eastAsia"/>
        </w:rPr>
        <w:t>3-3</w:t>
      </w:r>
      <w:r>
        <w:rPr>
          <w:rFonts w:hint="eastAsia"/>
        </w:rPr>
        <w:t>可知，训练中的损失曲线在开始阶段出现了明显的停滞。针对此问题，可以考虑增加隐藏层，也可以考虑加入自适应学习率，有助于增加训练效率，或者提高训练的稳定性。</w:t>
      </w:r>
    </w:p>
    <w:p w14:paraId="610B79B4" w14:textId="360E48B5" w:rsidR="00B011E9" w:rsidRDefault="00B011E9" w:rsidP="00F15C15">
      <w:pPr>
        <w:ind w:firstLine="480"/>
      </w:pPr>
      <w:r>
        <w:rPr>
          <w:rFonts w:hint="eastAsia"/>
        </w:rPr>
        <w:t>加入</w:t>
      </w:r>
      <w:r w:rsidR="00BD0387">
        <w:rPr>
          <w:rFonts w:hint="eastAsia"/>
        </w:rPr>
        <w:t>自适应</w:t>
      </w:r>
      <w:r>
        <w:rPr>
          <w:rFonts w:hint="eastAsia"/>
        </w:rPr>
        <w:t>学习率后，绘制训练损失曲线如图</w:t>
      </w:r>
      <w:r>
        <w:rPr>
          <w:rFonts w:hint="eastAsia"/>
        </w:rPr>
        <w:t>3-</w:t>
      </w:r>
      <w:r w:rsidR="00700D07">
        <w:rPr>
          <w:rFonts w:hint="eastAsia"/>
        </w:rPr>
        <w:t>9</w:t>
      </w:r>
      <w:r>
        <w:rPr>
          <w:rFonts w:hint="eastAsia"/>
        </w:rPr>
        <w:t>所示：</w:t>
      </w:r>
    </w:p>
    <w:p w14:paraId="1B95DC8B" w14:textId="121A1898" w:rsidR="00B011E9" w:rsidRDefault="00B011E9" w:rsidP="00B011E9">
      <w:pPr>
        <w:pStyle w:val="afc"/>
      </w:pPr>
      <w:r>
        <w:rPr>
          <w:noProof/>
        </w:rPr>
        <w:drawing>
          <wp:inline distT="0" distB="0" distL="0" distR="0" wp14:anchorId="1E45A5E9" wp14:editId="36AAAC04">
            <wp:extent cx="3590925" cy="2141757"/>
            <wp:effectExtent l="0" t="0" r="0" b="0"/>
            <wp:docPr id="143487331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3623" cy="2167223"/>
                    </a:xfrm>
                    <a:prstGeom prst="rect">
                      <a:avLst/>
                    </a:prstGeom>
                    <a:noFill/>
                    <a:ln>
                      <a:noFill/>
                    </a:ln>
                  </pic:spPr>
                </pic:pic>
              </a:graphicData>
            </a:graphic>
          </wp:inline>
        </w:drawing>
      </w:r>
    </w:p>
    <w:p w14:paraId="5DB8D9E0" w14:textId="5A3F1E2E" w:rsidR="00B011E9" w:rsidRDefault="00B011E9" w:rsidP="00B011E9">
      <w:pPr>
        <w:pStyle w:val="af7"/>
        <w:ind w:firstLine="480"/>
      </w:pPr>
      <w:r>
        <w:rPr>
          <w:rFonts w:hint="eastAsia"/>
        </w:rPr>
        <w:t>图</w:t>
      </w:r>
      <w:r>
        <w:rPr>
          <w:rFonts w:hint="eastAsia"/>
        </w:rPr>
        <w:t>3-</w:t>
      </w:r>
      <w:r w:rsidR="00700D07">
        <w:rPr>
          <w:rFonts w:hint="eastAsia"/>
        </w:rPr>
        <w:t>9</w:t>
      </w:r>
      <w:r>
        <w:rPr>
          <w:rFonts w:hint="eastAsia"/>
        </w:rPr>
        <w:t>：加入自适应学习率的损失曲线图</w:t>
      </w:r>
    </w:p>
    <w:p w14:paraId="70DEAB8C" w14:textId="2CBA6DCE" w:rsidR="00856946" w:rsidRPr="00856946" w:rsidRDefault="00EF520E" w:rsidP="00856946">
      <w:pPr>
        <w:ind w:firstLine="480"/>
        <w:rPr>
          <w:rFonts w:hint="eastAsia"/>
        </w:rPr>
      </w:pPr>
      <w:r w:rsidRPr="00EF520E">
        <w:t>学习率的动态调整通过一系列参数来实现，以平衡模型的收敛速度和稳定性。初始学习率为</w:t>
      </w:r>
      <w:r w:rsidRPr="00EF520E">
        <w:t>0.001</w:t>
      </w:r>
      <w:r w:rsidRPr="00EF520E">
        <w:t>，为训练提供了一个稳定的开始，防止步长过大导致的震荡问题。学习率衰减系数设为</w:t>
      </w:r>
      <w:r w:rsidRPr="00EF520E">
        <w:t>0.9</w:t>
      </w:r>
      <w:r w:rsidRPr="00EF520E">
        <w:t>，在误差长期未见改善时逐步减小学习率，从而使模型在训练后期能够精细地调整权重，避免跳过最优解。最小学习率下限设置为</w:t>
      </w:r>
      <w:r w:rsidRPr="00EF520E">
        <w:t>1e-5</w:t>
      </w:r>
      <w:r w:rsidRPr="00EF520E">
        <w:t>，以确保学习率不会无限下降，导致训练停滞。学习率增加系数为</w:t>
      </w:r>
      <w:r w:rsidRPr="00EF520E">
        <w:t>1.05</w:t>
      </w:r>
      <w:r w:rsidRPr="00EF520E">
        <w:t>，在模型取得进展时适当提高学习率，加快训练收敛速度。</w:t>
      </w:r>
    </w:p>
    <w:p w14:paraId="7BB1AB2B" w14:textId="63E9A666" w:rsidR="0084484D" w:rsidRDefault="0084484D" w:rsidP="00B011E9">
      <w:pPr>
        <w:ind w:firstLine="480"/>
      </w:pPr>
      <w:r w:rsidRPr="0084484D">
        <w:t>结合增长和衰减机制，以提升模型训练的效率。在训练初期，模型通过较高的初始学习率快速收敛；当训练进展到一定阶段后，如果连续多个轮次未见误差下降，则通过学习率衰减（即按一定比例降低学习率）防止跳过局部最优解。当模型表现出改善时，学习率略微增加，加速进一步收敛。该方法通过动态调整学习率，平衡了训练中的稳定性和收敛速度，最终帮助模型更有效地达到全局最优。</w:t>
      </w:r>
    </w:p>
    <w:p w14:paraId="761D4606" w14:textId="4D4DB89F" w:rsidR="00B011E9" w:rsidRDefault="00B011E9" w:rsidP="00B011E9">
      <w:pPr>
        <w:ind w:firstLine="480"/>
      </w:pPr>
      <w:r>
        <w:rPr>
          <w:rFonts w:hint="eastAsia"/>
        </w:rPr>
        <w:t>损失曲线下降率对比加入之前有了明显的增长，</w:t>
      </w:r>
      <w:r w:rsidR="008B253D">
        <w:rPr>
          <w:rFonts w:hint="eastAsia"/>
        </w:rPr>
        <w:t>解决了一部分损失率停滞的情况，</w:t>
      </w:r>
      <w:r w:rsidR="00106964">
        <w:rPr>
          <w:rFonts w:hint="eastAsia"/>
        </w:rPr>
        <w:t>怀疑存在初始学习率过高、参数设置不当等问题</w:t>
      </w:r>
      <w:r w:rsidR="008F7D61">
        <w:rPr>
          <w:rFonts w:hint="eastAsia"/>
        </w:rPr>
        <w:t>，</w:t>
      </w:r>
      <w:r>
        <w:rPr>
          <w:rFonts w:hint="eastAsia"/>
        </w:rPr>
        <w:t>整体损失</w:t>
      </w:r>
      <w:r w:rsidR="008B253D">
        <w:rPr>
          <w:rFonts w:hint="eastAsia"/>
        </w:rPr>
        <w:t>曲线</w:t>
      </w:r>
      <w:r>
        <w:rPr>
          <w:rFonts w:hint="eastAsia"/>
        </w:rPr>
        <w:t>出现了不稳定的情况。</w:t>
      </w:r>
    </w:p>
    <w:p w14:paraId="4874D8BC" w14:textId="5C02BB1F" w:rsidR="00EC785D" w:rsidRDefault="00EC785D" w:rsidP="00B011E9">
      <w:pPr>
        <w:ind w:firstLine="480"/>
      </w:pPr>
      <w:r>
        <w:rPr>
          <w:rFonts w:hint="eastAsia"/>
        </w:rPr>
        <w:t>结合以上改进，</w:t>
      </w:r>
      <w:r w:rsidR="008F7D61">
        <w:rPr>
          <w:rFonts w:hint="eastAsia"/>
        </w:rPr>
        <w:t>重新调整学习率参数和早停指标后，</w:t>
      </w:r>
      <w:r>
        <w:rPr>
          <w:rFonts w:hint="eastAsia"/>
        </w:rPr>
        <w:t>同时结合自适应学习率和早停机制，</w:t>
      </w:r>
      <w:r w:rsidR="008F7D61">
        <w:rPr>
          <w:rFonts w:hint="eastAsia"/>
        </w:rPr>
        <w:t>对模型</w:t>
      </w:r>
      <w:r>
        <w:rPr>
          <w:rFonts w:hint="eastAsia"/>
        </w:rPr>
        <w:t>再次进行训练，得到如图</w:t>
      </w:r>
      <w:r>
        <w:rPr>
          <w:rFonts w:hint="eastAsia"/>
        </w:rPr>
        <w:t>3-</w:t>
      </w:r>
      <w:r w:rsidR="00700D07">
        <w:rPr>
          <w:rFonts w:hint="eastAsia"/>
        </w:rPr>
        <w:t>10</w:t>
      </w:r>
      <w:r>
        <w:rPr>
          <w:rFonts w:hint="eastAsia"/>
        </w:rPr>
        <w:t>所示的损失曲线图</w:t>
      </w:r>
      <w:r w:rsidR="00EA772E">
        <w:rPr>
          <w:rFonts w:hint="eastAsia"/>
        </w:rPr>
        <w:t>：</w:t>
      </w:r>
    </w:p>
    <w:p w14:paraId="580CF40D" w14:textId="67FD2659" w:rsidR="00B011E9" w:rsidRDefault="00BD0387" w:rsidP="00BD0387">
      <w:pPr>
        <w:pStyle w:val="afc"/>
      </w:pPr>
      <w:r>
        <w:rPr>
          <w:noProof/>
        </w:rPr>
        <w:lastRenderedPageBreak/>
        <w:drawing>
          <wp:inline distT="0" distB="0" distL="0" distR="0" wp14:anchorId="0EB6F733" wp14:editId="6561DA38">
            <wp:extent cx="3924300" cy="2340595"/>
            <wp:effectExtent l="0" t="0" r="0" b="3175"/>
            <wp:docPr id="1697328241" name="图片 2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28241" name="图片 27" descr="图表, 折线图&#10;&#10;描述已自动生成"/>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3403" cy="2363917"/>
                    </a:xfrm>
                    <a:prstGeom prst="rect">
                      <a:avLst/>
                    </a:prstGeom>
                    <a:noFill/>
                    <a:ln>
                      <a:noFill/>
                    </a:ln>
                  </pic:spPr>
                </pic:pic>
              </a:graphicData>
            </a:graphic>
          </wp:inline>
        </w:drawing>
      </w:r>
    </w:p>
    <w:p w14:paraId="66B542BC" w14:textId="6AE899A5" w:rsidR="00273660" w:rsidRDefault="00EC785D" w:rsidP="00273660">
      <w:pPr>
        <w:pStyle w:val="af7"/>
        <w:ind w:firstLine="480"/>
      </w:pPr>
      <w:r>
        <w:rPr>
          <w:rFonts w:hint="eastAsia"/>
        </w:rPr>
        <w:t>图</w:t>
      </w:r>
      <w:r>
        <w:rPr>
          <w:rFonts w:hint="eastAsia"/>
        </w:rPr>
        <w:t>3-</w:t>
      </w:r>
      <w:r w:rsidR="00700D07">
        <w:rPr>
          <w:rFonts w:hint="eastAsia"/>
        </w:rPr>
        <w:t>10</w:t>
      </w:r>
      <w:r>
        <w:rPr>
          <w:rFonts w:hint="eastAsia"/>
        </w:rPr>
        <w:t>：加入自适应学习率和早停机制的损失曲线图</w:t>
      </w:r>
    </w:p>
    <w:p w14:paraId="621BEFB3" w14:textId="6F8A2699" w:rsidR="00273660" w:rsidRPr="00273660" w:rsidRDefault="0084484D" w:rsidP="00273660">
      <w:pPr>
        <w:ind w:firstLine="480"/>
      </w:pPr>
      <w:r>
        <w:rPr>
          <w:rFonts w:hint="eastAsia"/>
        </w:rPr>
        <w:t>通过图</w:t>
      </w:r>
      <w:r>
        <w:rPr>
          <w:rFonts w:hint="eastAsia"/>
        </w:rPr>
        <w:t>3-10</w:t>
      </w:r>
      <w:r>
        <w:rPr>
          <w:rFonts w:hint="eastAsia"/>
        </w:rPr>
        <w:t>可以看出，</w:t>
      </w:r>
      <w:r w:rsidRPr="0084484D">
        <w:rPr>
          <w:rFonts w:hint="eastAsia"/>
        </w:rPr>
        <w:t>在加入早停机制和动态学习率调整后的训练过程中，模型展现出更加高效且稳健的收敛表现。动态学习率通过在训练过程中根据模型的改进情况调整学习率，使得模型在误差较大时能够更快收敛，而在误差趋于平稳时逐渐降低学习率，防止过大步长跳过最优解。结合早停机制，当损失值在多个</w:t>
      </w:r>
      <w:r w:rsidRPr="0084484D">
        <w:rPr>
          <w:rFonts w:hint="eastAsia"/>
        </w:rPr>
        <w:t>epoch</w:t>
      </w:r>
      <w:r w:rsidRPr="0084484D">
        <w:rPr>
          <w:rFonts w:hint="eastAsia"/>
        </w:rPr>
        <w:t>内未能显著改善时，训练过程自动终止，避免了模型过拟合的风险。从图像中可以看到，训练初期损失值下降迅速，随后随着学习率的调整，损失曲线趋于平稳，并最终在大约</w:t>
      </w:r>
      <w:r w:rsidRPr="0084484D">
        <w:rPr>
          <w:rFonts w:hint="eastAsia"/>
        </w:rPr>
        <w:t>1200</w:t>
      </w:r>
      <w:r w:rsidRPr="0084484D">
        <w:rPr>
          <w:rFonts w:hint="eastAsia"/>
        </w:rPr>
        <w:t>个</w:t>
      </w:r>
      <w:r w:rsidRPr="0084484D">
        <w:rPr>
          <w:rFonts w:hint="eastAsia"/>
        </w:rPr>
        <w:t>epoch</w:t>
      </w:r>
      <w:r w:rsidRPr="0084484D">
        <w:rPr>
          <w:rFonts w:hint="eastAsia"/>
        </w:rPr>
        <w:t>时停止，表明模型已达到较好的优化效果。这种组合策略不仅有效加速了训练过程，还提高了模型的泛化能力，同时节省了计算资源。</w:t>
      </w:r>
    </w:p>
    <w:p w14:paraId="471D84E5" w14:textId="77777777" w:rsidR="006F4864" w:rsidRDefault="006F4864" w:rsidP="008450FA">
      <w:pPr>
        <w:pStyle w:val="1"/>
      </w:pPr>
      <w:bookmarkStart w:id="27" w:name="_Toc180788491"/>
      <w:r>
        <w:rPr>
          <w:rFonts w:hint="eastAsia"/>
        </w:rPr>
        <w:lastRenderedPageBreak/>
        <w:t>支持向量机（</w:t>
      </w:r>
      <w:r>
        <w:rPr>
          <w:rFonts w:hint="eastAsia"/>
        </w:rPr>
        <w:t>SVM</w:t>
      </w:r>
      <w:r>
        <w:rPr>
          <w:rFonts w:hint="eastAsia"/>
        </w:rPr>
        <w:t>）</w:t>
      </w:r>
      <w:bookmarkEnd w:id="27"/>
    </w:p>
    <w:p w14:paraId="42DBD3C2" w14:textId="77777777" w:rsidR="008450FA" w:rsidRDefault="006F4864" w:rsidP="006F4864">
      <w:pPr>
        <w:ind w:firstLine="480"/>
      </w:pPr>
      <w:r>
        <w:rPr>
          <w:rFonts w:hint="eastAsia"/>
        </w:rPr>
        <w:t>使用</w:t>
      </w:r>
      <w:r>
        <w:rPr>
          <w:rFonts w:hint="eastAsia"/>
        </w:rPr>
        <w:t>SVM</w:t>
      </w:r>
      <w:r>
        <w:rPr>
          <w:rFonts w:hint="eastAsia"/>
        </w:rPr>
        <w:t>，</w:t>
      </w:r>
      <w:r w:rsidRPr="00357A2E">
        <w:rPr>
          <w:rFonts w:hint="eastAsia"/>
        </w:rPr>
        <w:t>尝试不同的核函数设计分类器</w:t>
      </w:r>
      <w:r>
        <w:rPr>
          <w:rFonts w:hint="eastAsia"/>
        </w:rPr>
        <w:t>。核函数主要有线性核</w:t>
      </w:r>
      <w:r>
        <w:rPr>
          <w:rFonts w:hint="eastAsia"/>
        </w:rPr>
        <w:t>(</w:t>
      </w:r>
      <w:r>
        <w:t>linear)</w:t>
      </w:r>
      <w:r>
        <w:rPr>
          <w:rFonts w:hint="eastAsia"/>
        </w:rPr>
        <w:t>、多项式核</w:t>
      </w:r>
      <w:r>
        <w:rPr>
          <w:rFonts w:hint="eastAsia"/>
        </w:rPr>
        <w:t>(</w:t>
      </w:r>
      <w:r>
        <w:t>poly)</w:t>
      </w:r>
      <w:r w:rsidRPr="006F4864">
        <w:rPr>
          <w:rFonts w:hint="eastAsia"/>
        </w:rPr>
        <w:t xml:space="preserve"> </w:t>
      </w:r>
      <w:r>
        <w:rPr>
          <w:rFonts w:hint="eastAsia"/>
        </w:rPr>
        <w:t>、高斯核</w:t>
      </w:r>
      <w:r>
        <w:rPr>
          <w:rFonts w:hint="eastAsia"/>
        </w:rPr>
        <w:t>(</w:t>
      </w:r>
      <w:r>
        <w:t>rbf)</w:t>
      </w:r>
      <w:r>
        <w:rPr>
          <w:rFonts w:hint="eastAsia"/>
        </w:rPr>
        <w:t>。</w:t>
      </w:r>
    </w:p>
    <w:p w14:paraId="118B8037" w14:textId="050D59C4" w:rsidR="00BB2D3F" w:rsidRDefault="00BB2D3F" w:rsidP="00BB2D3F">
      <w:pPr>
        <w:pStyle w:val="2"/>
      </w:pPr>
      <w:bookmarkStart w:id="28" w:name="_Toc180788492"/>
      <w:r>
        <w:rPr>
          <w:rFonts w:hint="eastAsia"/>
        </w:rPr>
        <w:t>模型预处理</w:t>
      </w:r>
      <w:bookmarkEnd w:id="28"/>
    </w:p>
    <w:p w14:paraId="3B933CF8" w14:textId="3D651B73" w:rsidR="00BB2D3F" w:rsidRDefault="00C00D2E" w:rsidP="00C00D2E">
      <w:pPr>
        <w:pStyle w:val="3"/>
      </w:pPr>
      <w:bookmarkStart w:id="29" w:name="_Toc180788493"/>
      <w:r w:rsidRPr="00C00D2E">
        <w:t>数据标准化</w:t>
      </w:r>
      <w:r>
        <w:rPr>
          <w:rFonts w:hint="eastAsia"/>
        </w:rPr>
        <w:t>处理</w:t>
      </w:r>
      <w:bookmarkEnd w:id="29"/>
    </w:p>
    <w:p w14:paraId="77C3E90C" w14:textId="18CD63A3" w:rsidR="00C00D2E" w:rsidRDefault="00C00D2E" w:rsidP="00106964">
      <w:pPr>
        <w:pStyle w:val="afff8"/>
        <w:ind w:firstLine="480"/>
      </w:pPr>
      <w:r w:rsidRPr="00C00D2E">
        <w:t>数据标准化（</w:t>
      </w:r>
      <w:r w:rsidRPr="00C00D2E">
        <w:t>Data Standardization</w:t>
      </w:r>
      <w:r w:rsidRPr="00C00D2E">
        <w:t>）是数据预处理的一个重要步骤，旨在调整数据尺度，使其具有均值为</w:t>
      </w:r>
      <w:r w:rsidRPr="00C00D2E">
        <w:t>0</w:t>
      </w:r>
      <w:r w:rsidRPr="00C00D2E">
        <w:t>和标准差为</w:t>
      </w:r>
      <w:r w:rsidRPr="00C00D2E">
        <w:t>1</w:t>
      </w:r>
      <w:r w:rsidRPr="00C00D2E">
        <w:t>的分布特性。</w:t>
      </w:r>
      <w:r w:rsidR="00106964">
        <w:rPr>
          <w:rFonts w:hint="eastAsia"/>
        </w:rPr>
        <w:t>在对数据进行标准化处理后，可以</w:t>
      </w:r>
      <w:r w:rsidR="00106964" w:rsidRPr="00106964">
        <w:rPr>
          <w:rFonts w:hint="eastAsia"/>
        </w:rPr>
        <w:t>提高模型的收敛速度</w:t>
      </w:r>
      <w:r w:rsidR="00106964">
        <w:rPr>
          <w:rFonts w:hint="eastAsia"/>
        </w:rPr>
        <w:t>，避免数值不稳定性并且更加有利于特征之间的比较，</w:t>
      </w:r>
      <w:r w:rsidR="00106964" w:rsidRPr="00106964">
        <w:t>尤其在特征值范围差异较大的情况下，可以有效提高机器学习模型的性能、稳定性和训练效率</w:t>
      </w:r>
      <w:r w:rsidR="00106964">
        <w:rPr>
          <w:rFonts w:hint="eastAsia"/>
        </w:rPr>
        <w:t>。</w:t>
      </w:r>
      <w:r>
        <w:rPr>
          <w:rFonts w:hint="eastAsia"/>
        </w:rPr>
        <w:t>应用标准化公式为：</w:t>
      </w:r>
    </w:p>
    <w:p w14:paraId="47D3A1C3" w14:textId="0CD32C0C" w:rsidR="00106964" w:rsidRDefault="00C00D2E" w:rsidP="00C00D2E">
      <w:pPr>
        <w:pStyle w:val="aff2"/>
      </w:pPr>
      <w:r w:rsidRPr="00C00D2E">
        <w:tab/>
      </w:r>
      <m:oMath>
        <m:sSub>
          <m:sSubPr>
            <m:ctrlPr>
              <w:rPr>
                <w:rFonts w:ascii="Cambria Math" w:hAnsi="Cambria Math"/>
              </w:rPr>
            </m:ctrlPr>
          </m:sSubPr>
          <m:e>
            <m:r>
              <w:rPr>
                <w:rFonts w:ascii="Cambria Math" w:hAnsi="Cambria Math"/>
              </w:rPr>
              <m:t>X</m:t>
            </m:r>
          </m:e>
          <m:sub>
            <m:r>
              <w:rPr>
                <w:rFonts w:ascii="Cambria Math" w:hAnsi="Cambria Math"/>
              </w:rPr>
              <m:t>std</m:t>
            </m:r>
          </m:sub>
        </m:sSub>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r>
              <w:rPr>
                <w:rFonts w:ascii="Cambria Math" w:hAnsi="Cambria Math"/>
              </w:rPr>
              <m:t>μ</m:t>
            </m:r>
          </m:num>
          <m:den>
            <m:r>
              <w:rPr>
                <w:rFonts w:ascii="Cambria Math" w:hAnsi="Cambria Math"/>
              </w:rPr>
              <m:t>σ</m:t>
            </m:r>
          </m:den>
        </m:f>
      </m:oMath>
      <w:r w:rsidRPr="00C00D2E">
        <w:tab/>
        <w:t>(</w:t>
      </w:r>
      <w:r>
        <w:rPr>
          <w:rFonts w:hint="eastAsia"/>
        </w:rPr>
        <w:t>4-1</w:t>
      </w:r>
      <w:r w:rsidRPr="00C00D2E">
        <w:t>)</w:t>
      </w:r>
    </w:p>
    <w:p w14:paraId="0F8664E9" w14:textId="5E5BA5C8" w:rsidR="00C00D2E" w:rsidRDefault="00C00D2E" w:rsidP="00C00D2E">
      <w:pPr>
        <w:pStyle w:val="3"/>
      </w:pPr>
      <w:bookmarkStart w:id="30" w:name="_Toc180788494"/>
      <w:r w:rsidRPr="00C00D2E">
        <w:t>5</w:t>
      </w:r>
      <w:r w:rsidRPr="00C00D2E">
        <w:t>折交叉验证</w:t>
      </w:r>
      <w:bookmarkEnd w:id="30"/>
    </w:p>
    <w:p w14:paraId="378C962D" w14:textId="77777777" w:rsidR="00106964" w:rsidRDefault="00106964" w:rsidP="00106964">
      <w:pPr>
        <w:pStyle w:val="afff8"/>
        <w:ind w:firstLine="480"/>
      </w:pPr>
      <w:r w:rsidRPr="00E4245D">
        <w:t>当没有足够的数据用于训练模型时，划分数据的一部分进行验证会导致得到模型欠拟合，减少训练集，会使模型丧失部分数据集中重要的特征或趋势，这会增加偏差导致的误差。因此，我们需要一种方法来提供样本集训练模型并且留一部分数据集用于验证模型，</w:t>
      </w:r>
      <w:r w:rsidRPr="00E4245D">
        <w:t>k</w:t>
      </w:r>
      <w:r w:rsidRPr="00E4245D">
        <w:t>折交叉验证（</w:t>
      </w:r>
      <w:r w:rsidRPr="00E4245D">
        <w:t>K-Flod</w:t>
      </w:r>
      <w:r w:rsidRPr="00E4245D">
        <w:t>）因此被提出。具体来说，先将数据集打乱，然后再将打乱后的数据集均匀分成</w:t>
      </w:r>
      <w:r w:rsidRPr="00E4245D">
        <w:t>k</w:t>
      </w:r>
      <w:r w:rsidRPr="00E4245D">
        <w:t>份，轮流选择其中的</w:t>
      </w:r>
      <w:r w:rsidRPr="00E4245D">
        <w:t>k-1</w:t>
      </w:r>
      <w:r w:rsidRPr="00E4245D">
        <w:t>份作为训练集，剩下的一份作验证，计算模型的误差平方和。迭代进行</w:t>
      </w:r>
      <w:r w:rsidRPr="00E4245D">
        <w:t>k</w:t>
      </w:r>
      <w:r w:rsidRPr="00E4245D">
        <w:t>次后将</w:t>
      </w:r>
      <w:r w:rsidRPr="00E4245D">
        <w:t>k</w:t>
      </w:r>
      <w:r w:rsidRPr="00E4245D">
        <w:t>次的误差平法和做平均作为选择最优模型的依据。</w:t>
      </w:r>
    </w:p>
    <w:p w14:paraId="276A112B" w14:textId="3572B44E" w:rsidR="00106964" w:rsidRDefault="00106964" w:rsidP="00106964">
      <w:pPr>
        <w:pStyle w:val="afff8"/>
        <w:ind w:firstLine="480"/>
      </w:pPr>
      <w:r w:rsidRPr="00E4245D">
        <w:t>在进行</w:t>
      </w:r>
      <w:r w:rsidRPr="00E4245D">
        <w:t>k</w:t>
      </w:r>
      <w:r w:rsidRPr="00E4245D">
        <w:t>次交叉验证之后，使用</w:t>
      </w:r>
      <w:r w:rsidRPr="00E4245D">
        <w:t>k</w:t>
      </w:r>
      <w:r w:rsidRPr="00E4245D">
        <w:t>次平均成绩来作为整个模型的得分。每个数据在验证集中出现一次，并且在训练中出现</w:t>
      </w:r>
      <w:r w:rsidRPr="00E4245D">
        <w:t>k-1</w:t>
      </w:r>
      <w:r w:rsidRPr="00E4245D">
        <w:t>次。这将显著减少欠拟合，因为使用了数据集中的大多数的数据进行训练，同时也降低了过拟合的可能，因为也使用了大多数的数据进行模型的验证。</w:t>
      </w:r>
    </w:p>
    <w:p w14:paraId="4E97CB36" w14:textId="49ED3C79" w:rsidR="00C00D2E" w:rsidRPr="00C00D2E" w:rsidRDefault="00106964" w:rsidP="002C41D2">
      <w:pPr>
        <w:ind w:firstLine="480"/>
      </w:pPr>
      <w:r>
        <w:rPr>
          <w:rFonts w:hint="eastAsia"/>
          <w:szCs w:val="32"/>
        </w:rPr>
        <w:t>本实验采用交叉验证对数据集进行划分训练，并完成对性能指标的评判。</w:t>
      </w:r>
      <w:r w:rsidRPr="00A36BCC">
        <w:rPr>
          <w:rFonts w:hint="eastAsia"/>
          <w:szCs w:val="32"/>
        </w:rPr>
        <w:t>交叉验证的</w:t>
      </w:r>
      <w:r w:rsidRPr="00A36BCC">
        <w:rPr>
          <w:rFonts w:hint="eastAsia"/>
          <w:szCs w:val="32"/>
        </w:rPr>
        <w:t>k</w:t>
      </w:r>
      <w:r w:rsidRPr="00A36BCC">
        <w:rPr>
          <w:rFonts w:hint="eastAsia"/>
          <w:szCs w:val="32"/>
        </w:rPr>
        <w:t>值一般取</w:t>
      </w:r>
      <w:r w:rsidRPr="00A36BCC">
        <w:rPr>
          <w:rFonts w:hint="eastAsia"/>
          <w:szCs w:val="32"/>
        </w:rPr>
        <w:t>1</w:t>
      </w:r>
      <w:r w:rsidRPr="00A36BCC">
        <w:rPr>
          <w:szCs w:val="32"/>
        </w:rPr>
        <w:t>0</w:t>
      </w:r>
      <w:r w:rsidRPr="00A36BCC">
        <w:rPr>
          <w:rFonts w:hint="eastAsia"/>
          <w:szCs w:val="32"/>
        </w:rPr>
        <w:t>，但由于原始数据较少，分成</w:t>
      </w:r>
      <w:r w:rsidRPr="00A36BCC">
        <w:rPr>
          <w:rFonts w:hint="eastAsia"/>
          <w:szCs w:val="32"/>
        </w:rPr>
        <w:t>1</w:t>
      </w:r>
      <w:r w:rsidRPr="00A36BCC">
        <w:rPr>
          <w:szCs w:val="32"/>
        </w:rPr>
        <w:t>0</w:t>
      </w:r>
      <w:r w:rsidRPr="00A36BCC">
        <w:rPr>
          <w:rFonts w:hint="eastAsia"/>
          <w:szCs w:val="32"/>
        </w:rPr>
        <w:t>份会导致每份数据样本太少，导致混淆矩阵表中某些值可能为</w:t>
      </w:r>
      <w:r w:rsidRPr="00A36BCC">
        <w:rPr>
          <w:rFonts w:hint="eastAsia"/>
          <w:szCs w:val="32"/>
        </w:rPr>
        <w:t>0</w:t>
      </w:r>
      <w:r w:rsidRPr="00A36BCC">
        <w:rPr>
          <w:rFonts w:hint="eastAsia"/>
          <w:szCs w:val="32"/>
        </w:rPr>
        <w:t>，在计算某些性能指标时可能会出现分母为</w:t>
      </w:r>
      <w:r w:rsidRPr="00A36BCC">
        <w:rPr>
          <w:rFonts w:hint="eastAsia"/>
          <w:szCs w:val="32"/>
        </w:rPr>
        <w:t>0</w:t>
      </w:r>
      <w:r w:rsidRPr="00A36BCC">
        <w:rPr>
          <w:rFonts w:hint="eastAsia"/>
          <w:szCs w:val="32"/>
        </w:rPr>
        <w:t>的情况，导致计算失败，于是</w:t>
      </w:r>
      <w:r w:rsidRPr="00A36BCC">
        <w:rPr>
          <w:rFonts w:hint="eastAsia"/>
          <w:szCs w:val="32"/>
        </w:rPr>
        <w:t>k</w:t>
      </w:r>
      <w:r w:rsidRPr="00A36BCC">
        <w:rPr>
          <w:rFonts w:hint="eastAsia"/>
          <w:szCs w:val="32"/>
        </w:rPr>
        <w:t>值选取的是</w:t>
      </w:r>
      <w:r w:rsidRPr="00A36BCC">
        <w:rPr>
          <w:rFonts w:hint="eastAsia"/>
          <w:szCs w:val="32"/>
        </w:rPr>
        <w:t>5</w:t>
      </w:r>
      <w:r w:rsidR="002C41D2">
        <w:rPr>
          <w:rFonts w:hint="eastAsia"/>
        </w:rPr>
        <w:t>。</w:t>
      </w:r>
    </w:p>
    <w:p w14:paraId="6172F556" w14:textId="0EE44775" w:rsidR="008450FA" w:rsidRDefault="008450FA" w:rsidP="008450FA">
      <w:pPr>
        <w:pStyle w:val="2"/>
      </w:pPr>
      <w:bookmarkStart w:id="31" w:name="_Toc180788495"/>
      <w:r>
        <w:rPr>
          <w:rFonts w:hint="eastAsia"/>
        </w:rPr>
        <w:t>SVM</w:t>
      </w:r>
      <w:r>
        <w:rPr>
          <w:rFonts w:hint="eastAsia"/>
        </w:rPr>
        <w:t>的性能指标</w:t>
      </w:r>
      <w:bookmarkEnd w:id="31"/>
    </w:p>
    <w:p w14:paraId="20153AF1" w14:textId="56104AFF" w:rsidR="00CA7ED2" w:rsidRPr="00CA7ED2" w:rsidRDefault="00CA7ED2" w:rsidP="00CA7ED2">
      <w:pPr>
        <w:ind w:firstLine="480"/>
        <w:rPr>
          <w:rFonts w:hint="eastAsia"/>
        </w:rPr>
      </w:pPr>
      <w:r>
        <w:rPr>
          <w:rFonts w:hint="eastAsia"/>
        </w:rPr>
        <w:t>主要通过混淆矩阵和</w:t>
      </w:r>
      <w:r>
        <w:rPr>
          <w:rFonts w:hint="eastAsia"/>
        </w:rPr>
        <w:t>ROC</w:t>
      </w:r>
      <w:r>
        <w:rPr>
          <w:rFonts w:hint="eastAsia"/>
        </w:rPr>
        <w:t>来评判模型的性能。</w:t>
      </w:r>
    </w:p>
    <w:p w14:paraId="790FA65B" w14:textId="45A404BC" w:rsidR="006F4864" w:rsidRDefault="006B7C27" w:rsidP="006F4864">
      <w:pPr>
        <w:ind w:firstLine="480"/>
      </w:pPr>
      <w:r>
        <w:rPr>
          <w:rFonts w:hint="eastAsia"/>
        </w:rPr>
        <w:lastRenderedPageBreak/>
        <w:t>分别绘制不同核函数的</w:t>
      </w:r>
      <w:r>
        <w:rPr>
          <w:rFonts w:hint="eastAsia"/>
        </w:rPr>
        <w:t>ROC</w:t>
      </w:r>
      <w:r>
        <w:rPr>
          <w:rFonts w:hint="eastAsia"/>
        </w:rPr>
        <w:t>曲线如图</w:t>
      </w:r>
      <w:r w:rsidR="008450FA">
        <w:rPr>
          <w:rFonts w:hint="eastAsia"/>
        </w:rPr>
        <w:t>4-1</w:t>
      </w:r>
      <w:r w:rsidR="008450FA">
        <w:rPr>
          <w:rFonts w:hint="eastAsia"/>
        </w:rPr>
        <w:t>所示</w:t>
      </w:r>
      <w:r>
        <w:rPr>
          <w:rFonts w:hint="eastAsia"/>
        </w:rPr>
        <w:t>：</w:t>
      </w:r>
    </w:p>
    <w:p w14:paraId="2475D55E" w14:textId="0780D7CD" w:rsidR="008C561B" w:rsidRDefault="006F4864" w:rsidP="006F4864">
      <w:pPr>
        <w:pStyle w:val="afc"/>
        <w:rPr>
          <w:noProof/>
        </w:rPr>
      </w:pPr>
      <w:r>
        <w:rPr>
          <w:rFonts w:hint="eastAsia"/>
          <w:noProof/>
        </w:rPr>
        <w:drawing>
          <wp:inline distT="0" distB="0" distL="0" distR="0" wp14:anchorId="14AC0BAE" wp14:editId="5438243D">
            <wp:extent cx="2369820" cy="1778476"/>
            <wp:effectExtent l="0" t="0" r="0" b="0"/>
            <wp:docPr id="14989850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85061" name="图片 13"/>
                    <pic:cNvPicPr>
                      <a:picLocks noChangeAspect="1" noChangeArrowheads="1"/>
                    </pic:cNvPicPr>
                  </pic:nvPicPr>
                  <pic:blipFill>
                    <a:blip r:embed="rId39"/>
                    <a:stretch>
                      <a:fillRect/>
                    </a:stretch>
                  </pic:blipFill>
                  <pic:spPr bwMode="auto">
                    <a:xfrm>
                      <a:off x="0" y="0"/>
                      <a:ext cx="2369820" cy="1778476"/>
                    </a:xfrm>
                    <a:prstGeom prst="rect">
                      <a:avLst/>
                    </a:prstGeom>
                    <a:noFill/>
                    <a:ln>
                      <a:noFill/>
                    </a:ln>
                  </pic:spPr>
                </pic:pic>
              </a:graphicData>
            </a:graphic>
          </wp:inline>
        </w:drawing>
      </w:r>
      <w:r w:rsidR="008C561B" w:rsidRPr="008C561B">
        <w:rPr>
          <w:rFonts w:hint="eastAsia"/>
          <w:noProof/>
        </w:rPr>
        <w:t xml:space="preserve"> </w:t>
      </w:r>
      <w:r w:rsidR="008C561B">
        <w:rPr>
          <w:rFonts w:hint="eastAsia"/>
          <w:noProof/>
        </w:rPr>
        <w:drawing>
          <wp:inline distT="0" distB="0" distL="0" distR="0" wp14:anchorId="56F711D1" wp14:editId="641B9AF9">
            <wp:extent cx="2392680" cy="1795631"/>
            <wp:effectExtent l="0" t="0" r="7620" b="0"/>
            <wp:docPr id="1995990247" name="图片 13" descr="图表, 折线图,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90247" name="图片 13" descr="图表, 折线图, 散点图&#10;&#10;描述已自动生成"/>
                    <pic:cNvPicPr>
                      <a:picLocks noChangeAspect="1" noChangeArrowheads="1"/>
                    </pic:cNvPicPr>
                  </pic:nvPicPr>
                  <pic:blipFill>
                    <a:blip r:embed="rId40"/>
                    <a:stretch>
                      <a:fillRect/>
                    </a:stretch>
                  </pic:blipFill>
                  <pic:spPr bwMode="auto">
                    <a:xfrm>
                      <a:off x="0" y="0"/>
                      <a:ext cx="2392680" cy="1795631"/>
                    </a:xfrm>
                    <a:prstGeom prst="rect">
                      <a:avLst/>
                    </a:prstGeom>
                    <a:noFill/>
                    <a:ln>
                      <a:noFill/>
                    </a:ln>
                  </pic:spPr>
                </pic:pic>
              </a:graphicData>
            </a:graphic>
          </wp:inline>
        </w:drawing>
      </w:r>
      <w:r w:rsidR="008C561B" w:rsidRPr="008C561B">
        <w:rPr>
          <w:rFonts w:hint="eastAsia"/>
          <w:noProof/>
        </w:rPr>
        <w:t xml:space="preserve"> </w:t>
      </w:r>
    </w:p>
    <w:p w14:paraId="0FA48520" w14:textId="47FEDDE2" w:rsidR="008C561B" w:rsidRDefault="008C561B" w:rsidP="00633383">
      <w:pPr>
        <w:pStyle w:val="af6"/>
        <w:ind w:leftChars="166" w:left="398" w:right="960" w:firstLineChars="650" w:firstLine="1365"/>
        <w:rPr>
          <w:noProof/>
        </w:rPr>
      </w:pPr>
      <w:r>
        <w:rPr>
          <w:rFonts w:hint="eastAsia"/>
          <w:noProof/>
        </w:rPr>
        <w:t>(a)linear</w:t>
      </w:r>
      <w:r>
        <w:rPr>
          <w:rFonts w:hint="eastAsia"/>
          <w:noProof/>
        </w:rPr>
        <w:t>核函数</w:t>
      </w:r>
      <w:r w:rsidR="00633383">
        <w:rPr>
          <w:noProof/>
        </w:rPr>
        <w:tab/>
      </w:r>
      <w:r w:rsidR="00633383">
        <w:rPr>
          <w:rFonts w:hint="eastAsia"/>
          <w:noProof/>
        </w:rPr>
        <w:t xml:space="preserve">                    </w:t>
      </w:r>
      <w:r w:rsidR="00633383">
        <w:rPr>
          <w:noProof/>
        </w:rPr>
        <w:tab/>
      </w:r>
      <w:r>
        <w:rPr>
          <w:rFonts w:hint="eastAsia"/>
          <w:noProof/>
        </w:rPr>
        <w:t xml:space="preserve"> (b)poly</w:t>
      </w:r>
      <w:r>
        <w:rPr>
          <w:rFonts w:hint="eastAsia"/>
          <w:noProof/>
        </w:rPr>
        <w:t>核函数</w:t>
      </w:r>
    </w:p>
    <w:p w14:paraId="1825632C" w14:textId="2938A8DB" w:rsidR="006F4864" w:rsidRDefault="00EF520E" w:rsidP="006F4864">
      <w:pPr>
        <w:pStyle w:val="afc"/>
      </w:pPr>
      <w:r>
        <w:rPr>
          <w:rFonts w:hint="eastAsia"/>
          <w:noProof/>
        </w:rPr>
        <w:drawing>
          <wp:inline distT="0" distB="0" distL="0" distR="0" wp14:anchorId="7DB299C5" wp14:editId="47C20DF5">
            <wp:extent cx="2396066" cy="1798171"/>
            <wp:effectExtent l="0" t="0" r="4445" b="0"/>
            <wp:docPr id="1110089616" name="图片 13" descr="图表, 折线图,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90247" name="图片 13" descr="图表, 折线图, 散点图&#10;&#10;描述已自动生成"/>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6066" cy="1798171"/>
                    </a:xfrm>
                    <a:prstGeom prst="rect">
                      <a:avLst/>
                    </a:prstGeom>
                    <a:noFill/>
                    <a:ln>
                      <a:noFill/>
                    </a:ln>
                  </pic:spPr>
                </pic:pic>
              </a:graphicData>
            </a:graphic>
          </wp:inline>
        </w:drawing>
      </w:r>
    </w:p>
    <w:p w14:paraId="5869F967" w14:textId="79767879" w:rsidR="008C561B" w:rsidRPr="008C561B" w:rsidRDefault="008C561B" w:rsidP="00633383">
      <w:pPr>
        <w:pStyle w:val="af6"/>
        <w:ind w:left="960" w:right="960" w:firstLineChars="1350" w:firstLine="2835"/>
      </w:pPr>
      <w:r>
        <w:rPr>
          <w:rFonts w:hint="eastAsia"/>
        </w:rPr>
        <w:t>(c)rbf</w:t>
      </w:r>
      <w:r>
        <w:rPr>
          <w:rFonts w:hint="eastAsia"/>
        </w:rPr>
        <w:t>核函数</w:t>
      </w:r>
    </w:p>
    <w:p w14:paraId="17DC0ED6" w14:textId="0D217A0B" w:rsidR="008450FA" w:rsidRDefault="006F4864" w:rsidP="008450FA">
      <w:pPr>
        <w:pStyle w:val="af7"/>
      </w:pPr>
      <w:r w:rsidRPr="00633383">
        <w:t>图</w:t>
      </w:r>
      <w:r w:rsidR="008450FA">
        <w:rPr>
          <w:rFonts w:hint="eastAsia"/>
        </w:rPr>
        <w:t>4-1</w:t>
      </w:r>
      <w:r w:rsidRPr="00633383">
        <w:t>：</w:t>
      </w:r>
      <w:r w:rsidRPr="00633383">
        <w:rPr>
          <w:rFonts w:hint="eastAsia"/>
        </w:rPr>
        <w:t>SVM</w:t>
      </w:r>
      <w:r w:rsidR="006B7C27">
        <w:rPr>
          <w:rFonts w:hint="eastAsia"/>
        </w:rPr>
        <w:t>采用不同核函数的</w:t>
      </w:r>
      <w:r w:rsidRPr="00633383">
        <w:rPr>
          <w:rFonts w:hint="eastAsia"/>
        </w:rPr>
        <w:t>ROC</w:t>
      </w:r>
      <w:r w:rsidRPr="00633383">
        <w:t>曲</w:t>
      </w:r>
      <w:r w:rsidRPr="00633383">
        <w:rPr>
          <w:rFonts w:hint="eastAsia"/>
        </w:rPr>
        <w:t>线</w:t>
      </w:r>
      <w:r w:rsidR="006B7C27">
        <w:rPr>
          <w:rFonts w:hint="eastAsia"/>
        </w:rPr>
        <w:t>对比</w:t>
      </w:r>
    </w:p>
    <w:p w14:paraId="0EDB8C51" w14:textId="2052AAD9" w:rsidR="00EF520E" w:rsidRPr="00EF520E" w:rsidRDefault="00EF520E" w:rsidP="00EF520E">
      <w:pPr>
        <w:ind w:firstLine="480"/>
        <w:rPr>
          <w:rFonts w:hint="eastAsia"/>
        </w:rPr>
      </w:pPr>
      <w:r>
        <w:rPr>
          <w:rFonts w:hint="eastAsia"/>
        </w:rPr>
        <w:t>通过</w:t>
      </w:r>
      <w:r>
        <w:rPr>
          <w:rFonts w:hint="eastAsia"/>
        </w:rPr>
        <w:t>ROC</w:t>
      </w:r>
      <w:r>
        <w:rPr>
          <w:rFonts w:hint="eastAsia"/>
        </w:rPr>
        <w:t>曲线以及混淆矩阵对比，可以看出</w:t>
      </w:r>
      <w:r w:rsidRPr="00D81D3A">
        <w:rPr>
          <w:rFonts w:hint="eastAsia"/>
        </w:rPr>
        <w:t>三种核函数的分类模型表现都很出色。</w:t>
      </w:r>
      <w:r>
        <w:rPr>
          <w:rFonts w:hint="eastAsia"/>
        </w:rPr>
        <w:t>在</w:t>
      </w:r>
      <w:r>
        <w:rPr>
          <w:rFonts w:hint="eastAsia"/>
        </w:rPr>
        <w:t>ROC</w:t>
      </w:r>
      <w:r>
        <w:rPr>
          <w:rFonts w:hint="eastAsia"/>
        </w:rPr>
        <w:t>曲线中，</w:t>
      </w:r>
      <w:r w:rsidRPr="00D81D3A">
        <w:rPr>
          <w:rFonts w:hint="eastAsia"/>
        </w:rPr>
        <w:t>Poly</w:t>
      </w:r>
      <w:r w:rsidRPr="00D81D3A">
        <w:rPr>
          <w:rFonts w:hint="eastAsia"/>
        </w:rPr>
        <w:t>核函数在这三者中表现</w:t>
      </w:r>
      <w:r>
        <w:rPr>
          <w:rFonts w:hint="eastAsia"/>
        </w:rPr>
        <w:t>略优于其他两者，但是负样本的误分类较多</w:t>
      </w:r>
      <w:r w:rsidRPr="00D81D3A">
        <w:rPr>
          <w:rFonts w:hint="eastAsia"/>
        </w:rPr>
        <w:t>。</w:t>
      </w:r>
      <w:r>
        <w:rPr>
          <w:rFonts w:hint="eastAsia"/>
        </w:rPr>
        <w:t>整体表现来看，采用</w:t>
      </w:r>
      <w:r>
        <w:rPr>
          <w:rFonts w:hint="eastAsia"/>
        </w:rPr>
        <w:t>rbf</w:t>
      </w:r>
      <w:r>
        <w:rPr>
          <w:rFonts w:hint="eastAsia"/>
        </w:rPr>
        <w:t>核函数的分类器表现最佳，具有最高的准确率和较少的误分类。</w:t>
      </w:r>
    </w:p>
    <w:p w14:paraId="4C1946CA" w14:textId="77777777" w:rsidR="00496490" w:rsidRDefault="008450FA" w:rsidP="00496490">
      <w:pPr>
        <w:ind w:firstLine="480"/>
      </w:pPr>
      <w:r>
        <w:rPr>
          <w:rFonts w:hint="eastAsia"/>
        </w:rPr>
        <w:t>绘制不同核函数的混淆矩阵如图</w:t>
      </w:r>
      <w:r>
        <w:rPr>
          <w:rFonts w:hint="eastAsia"/>
        </w:rPr>
        <w:t>4-2</w:t>
      </w:r>
      <w:r>
        <w:rPr>
          <w:rFonts w:hint="eastAsia"/>
        </w:rPr>
        <w:t>所示：</w:t>
      </w:r>
    </w:p>
    <w:p w14:paraId="3F59CCF1" w14:textId="6C066338" w:rsidR="00633383" w:rsidRDefault="00633383" w:rsidP="00496490">
      <w:pPr>
        <w:pStyle w:val="afc"/>
        <w:rPr>
          <w:noProof/>
        </w:rPr>
      </w:pPr>
      <w:r>
        <w:rPr>
          <w:rFonts w:hint="eastAsia"/>
          <w:noProof/>
        </w:rPr>
        <w:lastRenderedPageBreak/>
        <w:drawing>
          <wp:inline distT="0" distB="0" distL="0" distR="0" wp14:anchorId="3EC7CCE0" wp14:editId="19EA9C7A">
            <wp:extent cx="2263140" cy="1885950"/>
            <wp:effectExtent l="0" t="0" r="3810" b="0"/>
            <wp:docPr id="20370502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06055" name="图片 12"/>
                    <pic:cNvPicPr>
                      <a:picLocks noChangeAspect="1" noChangeArrowheads="1"/>
                    </pic:cNvPicPr>
                  </pic:nvPicPr>
                  <pic:blipFill>
                    <a:blip r:embed="rId42"/>
                    <a:stretch>
                      <a:fillRect/>
                    </a:stretch>
                  </pic:blipFill>
                  <pic:spPr bwMode="auto">
                    <a:xfrm>
                      <a:off x="0" y="0"/>
                      <a:ext cx="2263140" cy="1885950"/>
                    </a:xfrm>
                    <a:prstGeom prst="rect">
                      <a:avLst/>
                    </a:prstGeom>
                    <a:noFill/>
                    <a:ln>
                      <a:noFill/>
                    </a:ln>
                  </pic:spPr>
                </pic:pic>
              </a:graphicData>
            </a:graphic>
          </wp:inline>
        </w:drawing>
      </w:r>
      <w:r w:rsidRPr="008C561B">
        <w:rPr>
          <w:rFonts w:hint="eastAsia"/>
          <w:noProof/>
        </w:rPr>
        <w:t xml:space="preserve"> </w:t>
      </w:r>
      <w:r w:rsidRPr="00496490">
        <w:rPr>
          <w:rFonts w:hint="eastAsia"/>
          <w:noProof/>
        </w:rPr>
        <w:drawing>
          <wp:inline distT="0" distB="0" distL="0" distR="0" wp14:anchorId="2B32CFD7" wp14:editId="562C5F14">
            <wp:extent cx="2237509" cy="1864591"/>
            <wp:effectExtent l="0" t="0" r="0" b="2540"/>
            <wp:docPr id="18728636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63665" name="图片 12"/>
                    <pic:cNvPicPr>
                      <a:picLocks noChangeAspect="1" noChangeArrowheads="1"/>
                    </pic:cNvPicPr>
                  </pic:nvPicPr>
                  <pic:blipFill>
                    <a:blip r:embed="rId43"/>
                    <a:stretch>
                      <a:fillRect/>
                    </a:stretch>
                  </pic:blipFill>
                  <pic:spPr bwMode="auto">
                    <a:xfrm>
                      <a:off x="0" y="0"/>
                      <a:ext cx="2237509" cy="1864591"/>
                    </a:xfrm>
                    <a:prstGeom prst="rect">
                      <a:avLst/>
                    </a:prstGeom>
                    <a:noFill/>
                    <a:ln>
                      <a:noFill/>
                    </a:ln>
                  </pic:spPr>
                </pic:pic>
              </a:graphicData>
            </a:graphic>
          </wp:inline>
        </w:drawing>
      </w:r>
      <w:r w:rsidRPr="008C561B">
        <w:rPr>
          <w:rFonts w:hint="eastAsia"/>
          <w:noProof/>
        </w:rPr>
        <w:t xml:space="preserve"> </w:t>
      </w:r>
    </w:p>
    <w:p w14:paraId="731819D5" w14:textId="35FD9C21" w:rsidR="00633383" w:rsidRDefault="00633383" w:rsidP="00633383">
      <w:pPr>
        <w:pStyle w:val="af6"/>
        <w:ind w:left="960" w:right="960" w:firstLineChars="450" w:firstLine="945"/>
        <w:rPr>
          <w:noProof/>
        </w:rPr>
      </w:pPr>
      <w:r>
        <w:rPr>
          <w:rFonts w:hint="eastAsia"/>
          <w:noProof/>
        </w:rPr>
        <w:t>(a)linear</w:t>
      </w:r>
      <w:r>
        <w:rPr>
          <w:rFonts w:hint="eastAsia"/>
          <w:noProof/>
        </w:rPr>
        <w:t>核函数</w:t>
      </w:r>
      <w:r>
        <w:rPr>
          <w:noProof/>
        </w:rPr>
        <w:tab/>
      </w:r>
      <w:r>
        <w:rPr>
          <w:noProof/>
        </w:rPr>
        <w:tab/>
      </w:r>
      <w:r>
        <w:rPr>
          <w:noProof/>
        </w:rPr>
        <w:tab/>
      </w:r>
      <w:r>
        <w:rPr>
          <w:rFonts w:hint="eastAsia"/>
          <w:noProof/>
        </w:rPr>
        <w:t xml:space="preserve">                     (b)poly</w:t>
      </w:r>
      <w:r>
        <w:rPr>
          <w:rFonts w:hint="eastAsia"/>
          <w:noProof/>
        </w:rPr>
        <w:t>核函数</w:t>
      </w:r>
    </w:p>
    <w:p w14:paraId="7EA3E9E0" w14:textId="5BB74E63" w:rsidR="00633383" w:rsidRDefault="00633383" w:rsidP="00633383">
      <w:pPr>
        <w:pStyle w:val="afc"/>
      </w:pPr>
      <w:r>
        <w:rPr>
          <w:rFonts w:hint="eastAsia"/>
          <w:noProof/>
        </w:rPr>
        <w:drawing>
          <wp:inline distT="0" distB="0" distL="0" distR="0" wp14:anchorId="22470954" wp14:editId="77B21972">
            <wp:extent cx="2286000" cy="1904358"/>
            <wp:effectExtent l="0" t="0" r="0" b="1270"/>
            <wp:docPr id="1521530538" name="图片 1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63665" name="图片 12" descr="图表&#10;&#10;描述已自动生成"/>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3631" cy="1927376"/>
                    </a:xfrm>
                    <a:prstGeom prst="rect">
                      <a:avLst/>
                    </a:prstGeom>
                    <a:noFill/>
                    <a:ln>
                      <a:noFill/>
                    </a:ln>
                  </pic:spPr>
                </pic:pic>
              </a:graphicData>
            </a:graphic>
          </wp:inline>
        </w:drawing>
      </w:r>
    </w:p>
    <w:p w14:paraId="71502CFC" w14:textId="77777777" w:rsidR="00633383" w:rsidRPr="008C561B" w:rsidRDefault="00633383" w:rsidP="00633383">
      <w:pPr>
        <w:pStyle w:val="af6"/>
        <w:ind w:left="960" w:right="960" w:firstLineChars="1300" w:firstLine="2730"/>
      </w:pPr>
      <w:r>
        <w:rPr>
          <w:rFonts w:hint="eastAsia"/>
        </w:rPr>
        <w:t>(c)rbf</w:t>
      </w:r>
      <w:r>
        <w:rPr>
          <w:rFonts w:hint="eastAsia"/>
        </w:rPr>
        <w:t>核函数</w:t>
      </w:r>
    </w:p>
    <w:p w14:paraId="38650859" w14:textId="1A3F0851" w:rsidR="006F4864" w:rsidRDefault="00EF520E" w:rsidP="00EF520E">
      <w:pPr>
        <w:pStyle w:val="af7"/>
        <w:tabs>
          <w:tab w:val="center" w:pos="4153"/>
          <w:tab w:val="left" w:pos="7154"/>
        </w:tabs>
        <w:jc w:val="left"/>
      </w:pPr>
      <w:r>
        <w:tab/>
      </w:r>
      <w:r w:rsidR="00633383" w:rsidRPr="006F4864">
        <w:t>图</w:t>
      </w:r>
      <w:r w:rsidR="008450FA">
        <w:rPr>
          <w:rFonts w:hint="eastAsia"/>
        </w:rPr>
        <w:t>4-2</w:t>
      </w:r>
      <w:r w:rsidR="00633383" w:rsidRPr="006F4864">
        <w:t>：</w:t>
      </w:r>
      <w:r w:rsidR="00633383" w:rsidRPr="006F4864">
        <w:rPr>
          <w:rFonts w:hint="eastAsia"/>
        </w:rPr>
        <w:t>SVM</w:t>
      </w:r>
      <w:r w:rsidR="006B7C27">
        <w:rPr>
          <w:rFonts w:hint="eastAsia"/>
        </w:rPr>
        <w:t>采用不同核函数的</w:t>
      </w:r>
      <w:r w:rsidR="00633383" w:rsidRPr="006F4864">
        <w:rPr>
          <w:rFonts w:hint="eastAsia"/>
        </w:rPr>
        <w:t>混淆</w:t>
      </w:r>
      <w:r w:rsidR="00633383">
        <w:rPr>
          <w:rFonts w:hint="eastAsia"/>
        </w:rPr>
        <w:t>矩阵</w:t>
      </w:r>
      <w:r w:rsidR="006B7C27">
        <w:rPr>
          <w:rFonts w:hint="eastAsia"/>
        </w:rPr>
        <w:t>对比</w:t>
      </w:r>
      <w:r>
        <w:tab/>
      </w:r>
    </w:p>
    <w:p w14:paraId="419D5BBA" w14:textId="69791D6A" w:rsidR="00EF520E" w:rsidRPr="00EF520E" w:rsidRDefault="00EF520E" w:rsidP="00EF520E">
      <w:pPr>
        <w:ind w:firstLine="480"/>
        <w:rPr>
          <w:rFonts w:hint="eastAsia"/>
        </w:rPr>
      </w:pPr>
      <w:r w:rsidRPr="00EF520E">
        <w:t>从混淆矩阵的分析来看，</w:t>
      </w:r>
      <w:r w:rsidRPr="00EF520E">
        <w:t>SVM</w:t>
      </w:r>
      <w:r w:rsidRPr="00EF520E">
        <w:t>采用不同的核函数（</w:t>
      </w:r>
      <w:r w:rsidRPr="00EF520E">
        <w:t>linear</w:t>
      </w:r>
      <w:r w:rsidRPr="00EF520E">
        <w:t>、</w:t>
      </w:r>
      <w:r w:rsidRPr="00EF520E">
        <w:t>poly</w:t>
      </w:r>
      <w:r w:rsidRPr="00EF520E">
        <w:t>、</w:t>
      </w:r>
      <w:r w:rsidRPr="00EF520E">
        <w:t>rbf</w:t>
      </w:r>
      <w:r w:rsidRPr="00EF520E">
        <w:t>）在分类任务中的表现各有不同。其中，</w:t>
      </w:r>
      <w:r w:rsidRPr="00EF520E">
        <w:t>Linear</w:t>
      </w:r>
      <w:r w:rsidRPr="00EF520E">
        <w:t>核函数在处理线性问题时表现较为均衡，但误分类率略高，尤其对类别</w:t>
      </w:r>
      <w:r w:rsidRPr="00EF520E">
        <w:t>1</w:t>
      </w:r>
      <w:r w:rsidRPr="00EF520E">
        <w:t>有一定的误判。</w:t>
      </w:r>
      <w:r w:rsidRPr="00EF520E">
        <w:t>Poly</w:t>
      </w:r>
      <w:r w:rsidRPr="00EF520E">
        <w:t>核函数对类别</w:t>
      </w:r>
      <w:r w:rsidRPr="00EF520E">
        <w:t>0</w:t>
      </w:r>
      <w:r w:rsidRPr="00EF520E">
        <w:t>的表现较差，误分类数量较多，说明在处理复杂边界时多项式核的效果不稳定。相比之下，</w:t>
      </w:r>
      <w:r w:rsidRPr="00EF520E">
        <w:t>RBF</w:t>
      </w:r>
      <w:r w:rsidRPr="00EF520E">
        <w:t>核函数表现最为出色，分类误差最小，对类别</w:t>
      </w:r>
      <w:r w:rsidRPr="00EF520E">
        <w:t>0</w:t>
      </w:r>
      <w:r w:rsidRPr="00EF520E">
        <w:t>和类别</w:t>
      </w:r>
      <w:r w:rsidRPr="00EF520E">
        <w:t>1</w:t>
      </w:r>
      <w:r w:rsidRPr="00EF520E">
        <w:t>都有较好的识别能力。总体来看，</w:t>
      </w:r>
      <w:r w:rsidRPr="00EF520E">
        <w:t>RBF</w:t>
      </w:r>
      <w:r w:rsidRPr="00EF520E">
        <w:t>核函数能够更好地处理复杂的非线性数据分布，因此对于追求高分类准确率的任务，优先选择</w:t>
      </w:r>
      <w:r w:rsidRPr="00EF520E">
        <w:t>RBF</w:t>
      </w:r>
      <w:r w:rsidRPr="00EF520E">
        <w:t>核函数更为合理。</w:t>
      </w:r>
    </w:p>
    <w:p w14:paraId="433CFBBB" w14:textId="53A12475" w:rsidR="008450FA" w:rsidRPr="008450FA" w:rsidRDefault="008450FA" w:rsidP="008450FA">
      <w:pPr>
        <w:pStyle w:val="2"/>
      </w:pPr>
      <w:bookmarkStart w:id="32" w:name="_Toc180788496"/>
      <w:r>
        <w:rPr>
          <w:rFonts w:hint="eastAsia"/>
        </w:rPr>
        <w:t>不同核函数的</w:t>
      </w:r>
      <w:r>
        <w:rPr>
          <w:rFonts w:hint="eastAsia"/>
        </w:rPr>
        <w:t>SVM</w:t>
      </w:r>
      <w:r>
        <w:rPr>
          <w:rFonts w:hint="eastAsia"/>
        </w:rPr>
        <w:t>对比分析</w:t>
      </w:r>
      <w:bookmarkEnd w:id="32"/>
    </w:p>
    <w:p w14:paraId="624895B9" w14:textId="68AB28A5" w:rsidR="006B7C27" w:rsidRPr="006B7C27" w:rsidRDefault="006B7C27" w:rsidP="006B7C27">
      <w:pPr>
        <w:ind w:firstLine="480"/>
      </w:pPr>
      <w:r>
        <w:rPr>
          <w:rFonts w:hint="eastAsia"/>
        </w:rPr>
        <w:t>对于不同的核函数，将各项性能指标绘制柱状图进行对比，如图</w:t>
      </w:r>
      <w:r w:rsidR="008450FA">
        <w:rPr>
          <w:rFonts w:hint="eastAsia"/>
        </w:rPr>
        <w:t>4-3</w:t>
      </w:r>
      <w:r>
        <w:rPr>
          <w:rFonts w:hint="eastAsia"/>
        </w:rPr>
        <w:t>所示：</w:t>
      </w:r>
    </w:p>
    <w:p w14:paraId="738073D9" w14:textId="2011E53E" w:rsidR="00633383" w:rsidRDefault="00633383" w:rsidP="00633383">
      <w:pPr>
        <w:pStyle w:val="afc"/>
      </w:pPr>
      <w:r>
        <w:rPr>
          <w:noProof/>
        </w:rPr>
        <w:lastRenderedPageBreak/>
        <w:drawing>
          <wp:inline distT="0" distB="0" distL="0" distR="0" wp14:anchorId="3148F901" wp14:editId="49473C11">
            <wp:extent cx="2610000" cy="1738800"/>
            <wp:effectExtent l="0" t="0" r="0" b="0"/>
            <wp:docPr id="715136391" name="图片 14"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36391" name="图片 14" descr="图表, 条形图, 树状图&#10;&#10;描述已自动生成"/>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10000" cy="1738800"/>
                    </a:xfrm>
                    <a:prstGeom prst="rect">
                      <a:avLst/>
                    </a:prstGeom>
                    <a:noFill/>
                    <a:ln>
                      <a:noFill/>
                    </a:ln>
                  </pic:spPr>
                </pic:pic>
              </a:graphicData>
            </a:graphic>
          </wp:inline>
        </w:drawing>
      </w:r>
      <w:r>
        <w:rPr>
          <w:noProof/>
        </w:rPr>
        <w:drawing>
          <wp:inline distT="0" distB="0" distL="0" distR="0" wp14:anchorId="2CFDF5CA" wp14:editId="4CD84173">
            <wp:extent cx="2610000" cy="1738800"/>
            <wp:effectExtent l="0" t="0" r="0" b="0"/>
            <wp:docPr id="7586807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736" name="图片 15"/>
                    <pic:cNvPicPr>
                      <a:picLocks noChangeAspect="1" noChangeArrowheads="1"/>
                    </pic:cNvPicPr>
                  </pic:nvPicPr>
                  <pic:blipFill>
                    <a:blip r:embed="rId46"/>
                    <a:stretch>
                      <a:fillRect/>
                    </a:stretch>
                  </pic:blipFill>
                  <pic:spPr bwMode="auto">
                    <a:xfrm>
                      <a:off x="0" y="0"/>
                      <a:ext cx="2610000" cy="1738800"/>
                    </a:xfrm>
                    <a:prstGeom prst="rect">
                      <a:avLst/>
                    </a:prstGeom>
                    <a:noFill/>
                    <a:ln>
                      <a:noFill/>
                    </a:ln>
                  </pic:spPr>
                </pic:pic>
              </a:graphicData>
            </a:graphic>
          </wp:inline>
        </w:drawing>
      </w:r>
    </w:p>
    <w:p w14:paraId="50E20DFA" w14:textId="287D4397" w:rsidR="00633383" w:rsidRPr="00633383" w:rsidRDefault="00633383" w:rsidP="00633383">
      <w:pPr>
        <w:pStyle w:val="af6"/>
        <w:ind w:leftChars="166" w:left="398" w:right="960" w:firstLineChars="350" w:firstLine="735"/>
      </w:pPr>
      <w:r>
        <w:rPr>
          <w:rFonts w:hint="eastAsia"/>
          <w:noProof/>
        </w:rPr>
        <w:t>(a)</w:t>
      </w:r>
      <w:r w:rsidRPr="00633383">
        <w:t xml:space="preserve"> </w:t>
      </w:r>
      <w:r w:rsidRPr="00633383">
        <w:rPr>
          <w:noProof/>
        </w:rPr>
        <w:t>Accuracy</w:t>
      </w:r>
      <w:r>
        <w:rPr>
          <w:rFonts w:hint="eastAsia"/>
          <w:noProof/>
        </w:rPr>
        <w:t>平均值对比</w:t>
      </w:r>
      <w:r>
        <w:rPr>
          <w:noProof/>
        </w:rPr>
        <w:tab/>
      </w:r>
      <w:r>
        <w:rPr>
          <w:noProof/>
        </w:rPr>
        <w:tab/>
      </w:r>
      <w:r>
        <w:rPr>
          <w:noProof/>
        </w:rPr>
        <w:tab/>
      </w:r>
      <w:r>
        <w:rPr>
          <w:rFonts w:hint="eastAsia"/>
          <w:noProof/>
        </w:rPr>
        <w:t xml:space="preserve">                   (b)</w:t>
      </w:r>
      <w:r w:rsidRPr="00633383">
        <w:t xml:space="preserve"> </w:t>
      </w:r>
      <w:r w:rsidRPr="00633383">
        <w:rPr>
          <w:noProof/>
        </w:rPr>
        <w:t>AUC</w:t>
      </w:r>
      <w:r>
        <w:rPr>
          <w:rFonts w:hint="eastAsia"/>
          <w:noProof/>
        </w:rPr>
        <w:t>平均值对比</w:t>
      </w:r>
      <w:r>
        <w:rPr>
          <w:noProof/>
        </w:rPr>
        <w:tab/>
      </w:r>
      <w:r>
        <w:rPr>
          <w:noProof/>
        </w:rPr>
        <w:tab/>
      </w:r>
    </w:p>
    <w:p w14:paraId="765193DB" w14:textId="7DCDCC65" w:rsidR="00633383" w:rsidRDefault="00633383" w:rsidP="00633383">
      <w:pPr>
        <w:pStyle w:val="afc"/>
      </w:pPr>
      <w:r>
        <w:rPr>
          <w:noProof/>
        </w:rPr>
        <w:drawing>
          <wp:inline distT="0" distB="0" distL="0" distR="0" wp14:anchorId="1243DBBC" wp14:editId="1F53BA7C">
            <wp:extent cx="2610000" cy="1738800"/>
            <wp:effectExtent l="0" t="0" r="0" b="0"/>
            <wp:docPr id="9765415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41549" name="图片 16"/>
                    <pic:cNvPicPr>
                      <a:picLocks noChangeAspect="1" noChangeArrowheads="1"/>
                    </pic:cNvPicPr>
                  </pic:nvPicPr>
                  <pic:blipFill>
                    <a:blip r:embed="rId47"/>
                    <a:stretch>
                      <a:fillRect/>
                    </a:stretch>
                  </pic:blipFill>
                  <pic:spPr bwMode="auto">
                    <a:xfrm>
                      <a:off x="0" y="0"/>
                      <a:ext cx="2610000" cy="1738800"/>
                    </a:xfrm>
                    <a:prstGeom prst="rect">
                      <a:avLst/>
                    </a:prstGeom>
                    <a:noFill/>
                    <a:ln>
                      <a:noFill/>
                    </a:ln>
                  </pic:spPr>
                </pic:pic>
              </a:graphicData>
            </a:graphic>
          </wp:inline>
        </w:drawing>
      </w:r>
      <w:r>
        <w:rPr>
          <w:noProof/>
        </w:rPr>
        <w:drawing>
          <wp:inline distT="0" distB="0" distL="0" distR="0" wp14:anchorId="44A1EAD1" wp14:editId="6A25FB7D">
            <wp:extent cx="2610000" cy="1738800"/>
            <wp:effectExtent l="0" t="0" r="0" b="0"/>
            <wp:docPr id="142005669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56698" name="图片 17"/>
                    <pic:cNvPicPr>
                      <a:picLocks noChangeAspect="1" noChangeArrowheads="1"/>
                    </pic:cNvPicPr>
                  </pic:nvPicPr>
                  <pic:blipFill>
                    <a:blip r:embed="rId48"/>
                    <a:stretch>
                      <a:fillRect/>
                    </a:stretch>
                  </pic:blipFill>
                  <pic:spPr bwMode="auto">
                    <a:xfrm>
                      <a:off x="0" y="0"/>
                      <a:ext cx="2610000" cy="1738800"/>
                    </a:xfrm>
                    <a:prstGeom prst="rect">
                      <a:avLst/>
                    </a:prstGeom>
                    <a:noFill/>
                    <a:ln>
                      <a:noFill/>
                    </a:ln>
                  </pic:spPr>
                </pic:pic>
              </a:graphicData>
            </a:graphic>
          </wp:inline>
        </w:drawing>
      </w:r>
    </w:p>
    <w:p w14:paraId="78EAB105" w14:textId="22559667" w:rsidR="00633383" w:rsidRDefault="00633383" w:rsidP="00633383">
      <w:pPr>
        <w:pStyle w:val="af7"/>
        <w:rPr>
          <w:noProof/>
        </w:rPr>
      </w:pPr>
      <w:r>
        <w:rPr>
          <w:rFonts w:hint="eastAsia"/>
          <w:noProof/>
        </w:rPr>
        <w:t>(c)</w:t>
      </w:r>
      <w:r w:rsidR="006B7C27" w:rsidRPr="006B7C27">
        <w:t xml:space="preserve"> Sensitivity</w:t>
      </w:r>
      <w:r>
        <w:rPr>
          <w:rFonts w:hint="eastAsia"/>
          <w:noProof/>
        </w:rPr>
        <w:t>平均值对比</w:t>
      </w:r>
      <w:r>
        <w:rPr>
          <w:noProof/>
        </w:rPr>
        <w:tab/>
      </w:r>
      <w:r>
        <w:rPr>
          <w:noProof/>
        </w:rPr>
        <w:tab/>
      </w:r>
      <w:r>
        <w:rPr>
          <w:noProof/>
        </w:rPr>
        <w:tab/>
      </w:r>
      <w:r>
        <w:rPr>
          <w:rFonts w:hint="eastAsia"/>
          <w:noProof/>
        </w:rPr>
        <w:t xml:space="preserve">                   (d)</w:t>
      </w:r>
      <w:r w:rsidRPr="00633383">
        <w:t xml:space="preserve"> </w:t>
      </w:r>
      <w:r w:rsidR="006B7C27" w:rsidRPr="006B7C27">
        <w:rPr>
          <w:noProof/>
        </w:rPr>
        <w:t>Specificity</w:t>
      </w:r>
      <w:r>
        <w:rPr>
          <w:rFonts w:hint="eastAsia"/>
          <w:noProof/>
        </w:rPr>
        <w:t>平均值对比</w:t>
      </w:r>
      <w:r>
        <w:rPr>
          <w:noProof/>
        </w:rPr>
        <w:tab/>
      </w:r>
    </w:p>
    <w:p w14:paraId="28764808" w14:textId="7AE9491F" w:rsidR="006B7C27" w:rsidRDefault="006B7C27" w:rsidP="006B7C27">
      <w:pPr>
        <w:pStyle w:val="af7"/>
        <w:ind w:firstLine="480"/>
      </w:pPr>
      <w:r w:rsidRPr="006F4864">
        <w:t>图</w:t>
      </w:r>
      <w:r w:rsidR="008450FA">
        <w:rPr>
          <w:rFonts w:hint="eastAsia"/>
        </w:rPr>
        <w:t>4-3</w:t>
      </w:r>
      <w:r w:rsidRPr="006F4864">
        <w:t>：</w:t>
      </w:r>
      <w:r w:rsidRPr="006F4864">
        <w:rPr>
          <w:rFonts w:hint="eastAsia"/>
        </w:rPr>
        <w:t>SVM</w:t>
      </w:r>
      <w:r>
        <w:rPr>
          <w:rFonts w:hint="eastAsia"/>
        </w:rPr>
        <w:t>采用不同核函数的性能指标对比</w:t>
      </w:r>
    </w:p>
    <w:p w14:paraId="3DF9BADB" w14:textId="5152E8A8" w:rsidR="00DA1C32" w:rsidRDefault="00DA1C32" w:rsidP="00DA1C32">
      <w:pPr>
        <w:ind w:firstLine="480"/>
      </w:pPr>
      <w:r>
        <w:rPr>
          <w:rFonts w:hint="eastAsia"/>
        </w:rPr>
        <w:t>由各项</w:t>
      </w:r>
      <w:r w:rsidR="00E413E7">
        <w:rPr>
          <w:rFonts w:hint="eastAsia"/>
        </w:rPr>
        <w:t>性能指标得</w:t>
      </w:r>
      <w:r>
        <w:rPr>
          <w:rFonts w:hint="eastAsia"/>
        </w:rPr>
        <w:t>，各个核函数的分类效果区别不是特别大，但是采用</w:t>
      </w:r>
      <w:r>
        <w:rPr>
          <w:rFonts w:hint="eastAsia"/>
        </w:rPr>
        <w:t>rbf</w:t>
      </w:r>
      <w:r>
        <w:rPr>
          <w:rFonts w:hint="eastAsia"/>
        </w:rPr>
        <w:t>核函数的</w:t>
      </w:r>
      <w:r>
        <w:rPr>
          <w:rFonts w:hint="eastAsia"/>
        </w:rPr>
        <w:t>SVM</w:t>
      </w:r>
      <w:r>
        <w:rPr>
          <w:rFonts w:hint="eastAsia"/>
        </w:rPr>
        <w:t>的分类效果最佳，各项指标都略优于其他核函数。</w:t>
      </w:r>
    </w:p>
    <w:p w14:paraId="642225F6" w14:textId="4473D491" w:rsidR="00870608" w:rsidRDefault="00870608" w:rsidP="00870608">
      <w:pPr>
        <w:pStyle w:val="2"/>
      </w:pPr>
      <w:bookmarkStart w:id="33" w:name="_Toc180788497"/>
      <w:r>
        <w:rPr>
          <w:rFonts w:hint="eastAsia"/>
        </w:rPr>
        <w:t>特征组合分析</w:t>
      </w:r>
      <w:bookmarkEnd w:id="33"/>
    </w:p>
    <w:p w14:paraId="21734006" w14:textId="1283049F" w:rsidR="00252551" w:rsidRPr="00DA1C32" w:rsidRDefault="00870608" w:rsidP="00252551">
      <w:pPr>
        <w:ind w:firstLine="480"/>
      </w:pPr>
      <w:r>
        <w:rPr>
          <w:rFonts w:hint="eastAsia"/>
        </w:rPr>
        <w:t>为了研究不同特征对分类结果的影响，选用特征投影法，</w:t>
      </w:r>
      <w:r w:rsidR="00DA1C32">
        <w:rPr>
          <w:rFonts w:hint="eastAsia"/>
        </w:rPr>
        <w:t>对不同特征</w:t>
      </w:r>
      <w:r w:rsidR="00F15C15">
        <w:rPr>
          <w:rFonts w:hint="eastAsia"/>
        </w:rPr>
        <w:t>按照特定权值</w:t>
      </w:r>
      <w:r w:rsidR="00DA1C32">
        <w:rPr>
          <w:rFonts w:hint="eastAsia"/>
        </w:rPr>
        <w:t>进行</w:t>
      </w:r>
      <w:r w:rsidR="00252551">
        <w:rPr>
          <w:rFonts w:hint="eastAsia"/>
        </w:rPr>
        <w:t>两两</w:t>
      </w:r>
      <w:r w:rsidR="00DA1C32">
        <w:rPr>
          <w:rFonts w:hint="eastAsia"/>
        </w:rPr>
        <w:t>组合，对数据进行降维并</w:t>
      </w:r>
      <w:r w:rsidR="006B7C27">
        <w:rPr>
          <w:rFonts w:hint="eastAsia"/>
        </w:rPr>
        <w:t>可视化处理，得到不同核函数的特征组合投影如图</w:t>
      </w:r>
      <w:r w:rsidR="00A670E2">
        <w:rPr>
          <w:rFonts w:hint="eastAsia"/>
        </w:rPr>
        <w:t>4-4</w:t>
      </w:r>
      <w:r w:rsidR="00F55644">
        <w:rPr>
          <w:rFonts w:hint="eastAsia"/>
        </w:rPr>
        <w:t>到</w:t>
      </w:r>
      <w:r w:rsidR="007A1BAD">
        <w:rPr>
          <w:rFonts w:hint="eastAsia"/>
        </w:rPr>
        <w:t>图</w:t>
      </w:r>
      <w:r w:rsidR="00A670E2">
        <w:rPr>
          <w:rFonts w:hint="eastAsia"/>
        </w:rPr>
        <w:t>4-6</w:t>
      </w:r>
      <w:r w:rsidR="006B7C27">
        <w:rPr>
          <w:rFonts w:hint="eastAsia"/>
        </w:rPr>
        <w:t>所示</w:t>
      </w:r>
      <w:r w:rsidR="00252551">
        <w:rPr>
          <w:rFonts w:hint="eastAsia"/>
        </w:rPr>
        <w:t>（以身高体重为例）。通过特征组合投影图，可以清晰直观地看出不同特征对分类结果的影响。可以看出采用</w:t>
      </w:r>
      <w:r w:rsidR="00252551">
        <w:rPr>
          <w:rFonts w:hint="eastAsia"/>
        </w:rPr>
        <w:t>rbf</w:t>
      </w:r>
      <w:r w:rsidR="00252551">
        <w:rPr>
          <w:rFonts w:hint="eastAsia"/>
        </w:rPr>
        <w:t>核函数的特征组合投影的分类结果更加清晰。</w:t>
      </w:r>
    </w:p>
    <w:p w14:paraId="349A325E" w14:textId="687129EF" w:rsidR="006B7C27" w:rsidRDefault="006B7C27" w:rsidP="006B7C27">
      <w:pPr>
        <w:pStyle w:val="afc"/>
      </w:pPr>
      <w:r>
        <w:rPr>
          <w:rFonts w:hint="eastAsia"/>
          <w:noProof/>
        </w:rPr>
        <w:lastRenderedPageBreak/>
        <w:drawing>
          <wp:inline distT="0" distB="0" distL="0" distR="0" wp14:anchorId="2072C881" wp14:editId="5D9CEC0D">
            <wp:extent cx="3600000" cy="2163600"/>
            <wp:effectExtent l="0" t="0" r="635" b="8255"/>
            <wp:docPr id="102660147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0000" cy="2163600"/>
                    </a:xfrm>
                    <a:prstGeom prst="rect">
                      <a:avLst/>
                    </a:prstGeom>
                    <a:noFill/>
                    <a:ln>
                      <a:noFill/>
                    </a:ln>
                  </pic:spPr>
                </pic:pic>
              </a:graphicData>
            </a:graphic>
          </wp:inline>
        </w:drawing>
      </w:r>
    </w:p>
    <w:p w14:paraId="765C5E70" w14:textId="2C8FBE74" w:rsidR="006B7C27" w:rsidRDefault="006B7C27" w:rsidP="006B7C27">
      <w:pPr>
        <w:pStyle w:val="af7"/>
      </w:pPr>
      <w:r w:rsidRPr="006F4864">
        <w:t>图</w:t>
      </w:r>
      <w:r w:rsidR="00A670E2">
        <w:rPr>
          <w:rFonts w:hint="eastAsia"/>
        </w:rPr>
        <w:t>4-4</w:t>
      </w:r>
      <w:r w:rsidRPr="006F4864">
        <w:t>：</w:t>
      </w:r>
      <w:r w:rsidRPr="006F4864">
        <w:rPr>
          <w:rFonts w:hint="eastAsia"/>
        </w:rPr>
        <w:t>SVM</w:t>
      </w:r>
      <w:r>
        <w:rPr>
          <w:rFonts w:hint="eastAsia"/>
        </w:rPr>
        <w:t>采用</w:t>
      </w:r>
      <w:r>
        <w:rPr>
          <w:rFonts w:hint="eastAsia"/>
        </w:rPr>
        <w:t>linear</w:t>
      </w:r>
      <w:r>
        <w:rPr>
          <w:rFonts w:hint="eastAsia"/>
        </w:rPr>
        <w:t>核函数的特征组合投影</w:t>
      </w:r>
    </w:p>
    <w:p w14:paraId="1D202646" w14:textId="10342A41" w:rsidR="00EF520E" w:rsidRPr="00EF520E" w:rsidRDefault="00EF520E" w:rsidP="00EF520E">
      <w:pPr>
        <w:ind w:firstLine="480"/>
        <w:rPr>
          <w:rFonts w:hint="eastAsia"/>
        </w:rPr>
      </w:pPr>
      <w:r w:rsidRPr="00EF520E">
        <w:t>图</w:t>
      </w:r>
      <w:r w:rsidRPr="00EF520E">
        <w:t>4-4</w:t>
      </w:r>
      <w:r w:rsidRPr="00EF520E">
        <w:t>显示了使用</w:t>
      </w:r>
      <w:r w:rsidRPr="00EF520E">
        <w:t>Linear</w:t>
      </w:r>
      <w:r w:rsidRPr="00EF520E">
        <w:t>核函数时的特征投影。该投影结果表现出一个线性分割边界，分割线几乎为一条直线，将两类样本分隔开。这表明</w:t>
      </w:r>
      <w:r w:rsidRPr="00EF520E">
        <w:t xml:space="preserve">Linear </w:t>
      </w:r>
      <w:r w:rsidRPr="00EF520E">
        <w:t>核函数对于线性可分的数据表现良好，但分类效果相对较为简单</w:t>
      </w:r>
      <w:r>
        <w:rPr>
          <w:rFonts w:hint="eastAsia"/>
        </w:rPr>
        <w:t>，</w:t>
      </w:r>
      <w:r w:rsidRPr="00EF520E">
        <w:t>对复杂的数据边界不足以描述其真实的分布情况。</w:t>
      </w:r>
    </w:p>
    <w:p w14:paraId="3E76B17A" w14:textId="09268730" w:rsidR="006B7C27" w:rsidRDefault="006B7C27" w:rsidP="006B7C27">
      <w:pPr>
        <w:pStyle w:val="afc"/>
      </w:pPr>
      <w:r>
        <w:rPr>
          <w:noProof/>
        </w:rPr>
        <w:drawing>
          <wp:inline distT="0" distB="0" distL="0" distR="0" wp14:anchorId="14FB6319" wp14:editId="681898F8">
            <wp:extent cx="3600000" cy="2160000"/>
            <wp:effectExtent l="0" t="0" r="635" b="0"/>
            <wp:docPr id="1153944216" name="图片 1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44216" name="图片 19" descr="图表, 散点图&#10;&#10;描述已自动生成"/>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0000" cy="2160000"/>
                    </a:xfrm>
                    <a:prstGeom prst="rect">
                      <a:avLst/>
                    </a:prstGeom>
                    <a:noFill/>
                    <a:ln>
                      <a:noFill/>
                    </a:ln>
                  </pic:spPr>
                </pic:pic>
              </a:graphicData>
            </a:graphic>
          </wp:inline>
        </w:drawing>
      </w:r>
    </w:p>
    <w:p w14:paraId="6A836664" w14:textId="24CCBDDF" w:rsidR="006B7C27" w:rsidRDefault="006B7C27" w:rsidP="006B7C27">
      <w:pPr>
        <w:pStyle w:val="af7"/>
      </w:pPr>
      <w:r w:rsidRPr="006F4864">
        <w:t>图</w:t>
      </w:r>
      <w:r w:rsidR="00A670E2">
        <w:rPr>
          <w:rFonts w:hint="eastAsia"/>
        </w:rPr>
        <w:t>4-5</w:t>
      </w:r>
      <w:r w:rsidRPr="006F4864">
        <w:t>：</w:t>
      </w:r>
      <w:r w:rsidRPr="006F4864">
        <w:rPr>
          <w:rFonts w:hint="eastAsia"/>
        </w:rPr>
        <w:t>SVM</w:t>
      </w:r>
      <w:r>
        <w:rPr>
          <w:rFonts w:hint="eastAsia"/>
        </w:rPr>
        <w:t>采用</w:t>
      </w:r>
      <w:r w:rsidRPr="006B7C27">
        <w:t>poly</w:t>
      </w:r>
      <w:r>
        <w:rPr>
          <w:rFonts w:hint="eastAsia"/>
        </w:rPr>
        <w:t>核函数的特征组合投影</w:t>
      </w:r>
    </w:p>
    <w:p w14:paraId="73EB646F" w14:textId="3187A7AE" w:rsidR="00EF520E" w:rsidRPr="00EF520E" w:rsidRDefault="00EF520E" w:rsidP="00EF520E">
      <w:pPr>
        <w:ind w:firstLine="480"/>
        <w:rPr>
          <w:rFonts w:hint="eastAsia"/>
        </w:rPr>
      </w:pPr>
      <w:r w:rsidRPr="00EF520E">
        <w:t>图</w:t>
      </w:r>
      <w:r w:rsidRPr="00EF520E">
        <w:t>4-5</w:t>
      </w:r>
      <w:r w:rsidRPr="00EF520E">
        <w:t>中展示了</w:t>
      </w:r>
      <w:r w:rsidRPr="00EF520E">
        <w:t>Poly</w:t>
      </w:r>
      <w:r w:rsidRPr="00EF520E">
        <w:t>核函数的特征投影。分类边界较为复杂，呈现出多重弯曲形状。这反映出多项式核函数能够对特征空间进行高阶变换，以处理更复杂的样本关系，但同时也可能在一些区域出现过度拟合的情况，使得决策边界不够平滑且容易受到噪声影响。</w:t>
      </w:r>
    </w:p>
    <w:p w14:paraId="4A4A3EDD" w14:textId="47945E3D" w:rsidR="006B7C27" w:rsidRDefault="006B7C27" w:rsidP="006B7C27">
      <w:pPr>
        <w:pStyle w:val="afc"/>
      </w:pPr>
      <w:r>
        <w:rPr>
          <w:noProof/>
        </w:rPr>
        <w:lastRenderedPageBreak/>
        <w:drawing>
          <wp:inline distT="0" distB="0" distL="0" distR="0" wp14:anchorId="753B7479" wp14:editId="12B151AA">
            <wp:extent cx="3600000" cy="2160000"/>
            <wp:effectExtent l="0" t="0" r="635" b="0"/>
            <wp:docPr id="1228784777" name="图片 20"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84777" name="图片 20" descr="图表, 散点图&#10;&#10;描述已自动生成"/>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0000" cy="2160000"/>
                    </a:xfrm>
                    <a:prstGeom prst="rect">
                      <a:avLst/>
                    </a:prstGeom>
                    <a:noFill/>
                    <a:ln>
                      <a:noFill/>
                    </a:ln>
                  </pic:spPr>
                </pic:pic>
              </a:graphicData>
            </a:graphic>
          </wp:inline>
        </w:drawing>
      </w:r>
    </w:p>
    <w:p w14:paraId="1D5A803A" w14:textId="11B75ED5" w:rsidR="006B7C27" w:rsidRDefault="006B7C27" w:rsidP="006B7C27">
      <w:pPr>
        <w:pStyle w:val="af7"/>
      </w:pPr>
      <w:r w:rsidRPr="006F4864">
        <w:t>图</w:t>
      </w:r>
      <w:r w:rsidR="00A670E2">
        <w:rPr>
          <w:rFonts w:hint="eastAsia"/>
        </w:rPr>
        <w:t>4-6</w:t>
      </w:r>
      <w:r w:rsidRPr="006F4864">
        <w:t>：</w:t>
      </w:r>
      <w:r w:rsidRPr="006F4864">
        <w:rPr>
          <w:rFonts w:hint="eastAsia"/>
        </w:rPr>
        <w:t>SVM</w:t>
      </w:r>
      <w:r>
        <w:rPr>
          <w:rFonts w:hint="eastAsia"/>
        </w:rPr>
        <w:t>采用</w:t>
      </w:r>
      <w:r>
        <w:rPr>
          <w:rFonts w:hint="eastAsia"/>
        </w:rPr>
        <w:t>rbf</w:t>
      </w:r>
      <w:r>
        <w:rPr>
          <w:rFonts w:hint="eastAsia"/>
        </w:rPr>
        <w:t>核函数的特征组合投影</w:t>
      </w:r>
    </w:p>
    <w:p w14:paraId="30A8074E" w14:textId="7DCAC47D" w:rsidR="00EF520E" w:rsidRDefault="00EF520E" w:rsidP="00EF520E">
      <w:pPr>
        <w:ind w:firstLine="480"/>
      </w:pPr>
      <w:r w:rsidRPr="00EF520E">
        <w:t>在图</w:t>
      </w:r>
      <w:r w:rsidRPr="00EF520E">
        <w:t>4-6</w:t>
      </w:r>
      <w:r w:rsidRPr="00EF520E">
        <w:t>中，使用</w:t>
      </w:r>
      <w:r w:rsidRPr="00EF520E">
        <w:t>RBF</w:t>
      </w:r>
      <w:r w:rsidRPr="00EF520E">
        <w:t>核函数的投影结果显示出更加复杂而平滑的决策边界。不同类别的区域由弯曲的边界精确分隔，特别是在高密度的数据</w:t>
      </w:r>
      <w:r>
        <w:rPr>
          <w:rFonts w:hint="eastAsia"/>
        </w:rPr>
        <w:t>交叉</w:t>
      </w:r>
      <w:r w:rsidRPr="00EF520E">
        <w:t>区域表现出良好的分离效果。</w:t>
      </w:r>
      <w:r w:rsidRPr="00EF520E">
        <w:t>RBF</w:t>
      </w:r>
      <w:r w:rsidRPr="00EF520E">
        <w:t>核函数通过将数据映射到更高的维度来更好地捕捉数据之间的非线性关系，因此它对复杂分布的数据有更好的适应性。</w:t>
      </w:r>
    </w:p>
    <w:p w14:paraId="731E7BB7" w14:textId="3801764E" w:rsidR="00EF520E" w:rsidRPr="00EF520E" w:rsidRDefault="00EF520E" w:rsidP="00EF520E">
      <w:pPr>
        <w:ind w:firstLine="480"/>
        <w:rPr>
          <w:rFonts w:hint="eastAsia"/>
        </w:rPr>
      </w:pPr>
      <w:r>
        <w:rPr>
          <w:rFonts w:hint="eastAsia"/>
        </w:rPr>
        <w:t>综上，</w:t>
      </w:r>
      <w:r w:rsidRPr="00EF520E">
        <w:t>通过对三种核函数的降维投影结果的分析，</w:t>
      </w:r>
      <w:r w:rsidRPr="00EF520E">
        <w:t>Linear</w:t>
      </w:r>
      <w:r w:rsidRPr="00EF520E">
        <w:t>核函数适用于线性可分数据，分割边界较为简单；</w:t>
      </w:r>
      <w:r w:rsidRPr="00EF520E">
        <w:t>Poly</w:t>
      </w:r>
      <w:r w:rsidRPr="00EF520E">
        <w:t>核函数能够处理更复杂的数据，但可能存在过拟合的风险；而</w:t>
      </w:r>
      <w:r w:rsidRPr="00EF520E">
        <w:t>RBF</w:t>
      </w:r>
      <w:r w:rsidRPr="00EF520E">
        <w:t>核函数的投影效果显示了其在复杂数据集上的优秀性能，能够形成较平滑的边界，有效区分不同类别。因此，在处理复杂的非线性数据时，</w:t>
      </w:r>
      <w:r w:rsidRPr="00EF520E">
        <w:t>RBF</w:t>
      </w:r>
      <w:r w:rsidRPr="00EF520E">
        <w:t>核函数往往是最优的选择。</w:t>
      </w:r>
    </w:p>
    <w:p w14:paraId="1559B79C" w14:textId="72B2ABC1" w:rsidR="006B7C27" w:rsidRDefault="006B7C27" w:rsidP="00862DCC">
      <w:pPr>
        <w:pStyle w:val="1"/>
      </w:pPr>
      <w:bookmarkStart w:id="34" w:name="_Toc180788498"/>
      <w:r>
        <w:rPr>
          <w:rFonts w:hint="eastAsia"/>
        </w:rPr>
        <w:lastRenderedPageBreak/>
        <w:t>结果分析</w:t>
      </w:r>
      <w:bookmarkEnd w:id="34"/>
    </w:p>
    <w:p w14:paraId="52457D03" w14:textId="6D5FB7A6" w:rsidR="00C86D79" w:rsidRDefault="00C86D79" w:rsidP="00C86D79">
      <w:pPr>
        <w:pStyle w:val="2"/>
      </w:pPr>
      <w:bookmarkStart w:id="35" w:name="_Toc180788499"/>
      <w:r>
        <w:t>BP</w:t>
      </w:r>
      <w:r>
        <w:rPr>
          <w:rFonts w:hint="eastAsia"/>
        </w:rPr>
        <w:t>与</w:t>
      </w:r>
      <w:r>
        <w:rPr>
          <w:rFonts w:hint="eastAsia"/>
        </w:rPr>
        <w:t>S</w:t>
      </w:r>
      <w:r>
        <w:t>VM</w:t>
      </w:r>
      <w:r>
        <w:rPr>
          <w:rFonts w:hint="eastAsia"/>
        </w:rPr>
        <w:t>对比分析</w:t>
      </w:r>
      <w:bookmarkEnd w:id="35"/>
    </w:p>
    <w:p w14:paraId="4C935184" w14:textId="2ECEABF8" w:rsidR="006B7C27" w:rsidRDefault="006B7C27" w:rsidP="006B7C27">
      <w:pPr>
        <w:ind w:firstLine="480"/>
      </w:pPr>
      <w:r>
        <w:rPr>
          <w:rFonts w:hint="eastAsia"/>
        </w:rPr>
        <w:t>在以上实验的基础上，进一步将</w:t>
      </w:r>
      <w:r>
        <w:rPr>
          <w:rFonts w:hint="eastAsia"/>
        </w:rPr>
        <w:t>BP</w:t>
      </w:r>
      <w:r>
        <w:rPr>
          <w:rFonts w:hint="eastAsia"/>
        </w:rPr>
        <w:t>算法和</w:t>
      </w:r>
      <w:r>
        <w:rPr>
          <w:rFonts w:hint="eastAsia"/>
        </w:rPr>
        <w:t>SVM</w:t>
      </w:r>
      <w:r>
        <w:rPr>
          <w:rFonts w:hint="eastAsia"/>
        </w:rPr>
        <w:t>结果进行对比分析，绘制各项性能指标的柱状对比图如图</w:t>
      </w:r>
      <w:r w:rsidR="00DA1C32">
        <w:rPr>
          <w:rFonts w:hint="eastAsia"/>
        </w:rPr>
        <w:t>5-1</w:t>
      </w:r>
      <w:r>
        <w:rPr>
          <w:rFonts w:hint="eastAsia"/>
        </w:rPr>
        <w:t>所示</w:t>
      </w:r>
      <w:r w:rsidR="00F55644">
        <w:rPr>
          <w:rFonts w:hint="eastAsia"/>
        </w:rPr>
        <w:t>：</w:t>
      </w:r>
    </w:p>
    <w:p w14:paraId="783A364B" w14:textId="57CEE282" w:rsidR="00F55644" w:rsidRDefault="00F55644" w:rsidP="00F55644">
      <w:pPr>
        <w:pStyle w:val="afc"/>
      </w:pPr>
      <w:r>
        <w:rPr>
          <w:rFonts w:hint="eastAsia"/>
          <w:noProof/>
        </w:rPr>
        <w:drawing>
          <wp:inline distT="0" distB="0" distL="0" distR="0" wp14:anchorId="1B31B8CC" wp14:editId="05892B05">
            <wp:extent cx="2721429" cy="1632857"/>
            <wp:effectExtent l="0" t="0" r="3175" b="5715"/>
            <wp:docPr id="19352396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32426" cy="1639455"/>
                    </a:xfrm>
                    <a:prstGeom prst="rect">
                      <a:avLst/>
                    </a:prstGeom>
                    <a:noFill/>
                    <a:ln>
                      <a:noFill/>
                    </a:ln>
                  </pic:spPr>
                </pic:pic>
              </a:graphicData>
            </a:graphic>
          </wp:inline>
        </w:drawing>
      </w:r>
      <w:r>
        <w:rPr>
          <w:noProof/>
        </w:rPr>
        <w:drawing>
          <wp:inline distT="0" distB="0" distL="0" distR="0" wp14:anchorId="436AE70C" wp14:editId="4B6BA5CF">
            <wp:extent cx="2429136" cy="1618307"/>
            <wp:effectExtent l="0" t="0" r="0" b="1270"/>
            <wp:docPr id="16275877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3286" cy="1627734"/>
                    </a:xfrm>
                    <a:prstGeom prst="rect">
                      <a:avLst/>
                    </a:prstGeom>
                    <a:noFill/>
                    <a:ln>
                      <a:noFill/>
                    </a:ln>
                  </pic:spPr>
                </pic:pic>
              </a:graphicData>
            </a:graphic>
          </wp:inline>
        </w:drawing>
      </w:r>
    </w:p>
    <w:p w14:paraId="577D533C" w14:textId="666BBC1E" w:rsidR="00F55644" w:rsidRPr="00F55644" w:rsidRDefault="003F66DE" w:rsidP="003F66DE">
      <w:pPr>
        <w:pStyle w:val="af6"/>
        <w:ind w:left="960" w:right="960" w:firstLineChars="100" w:firstLine="210"/>
      </w:pPr>
      <w:r>
        <w:rPr>
          <w:rFonts w:hint="eastAsia"/>
          <w:noProof/>
        </w:rPr>
        <w:t xml:space="preserve">   </w:t>
      </w:r>
      <w:r w:rsidR="00F55644">
        <w:rPr>
          <w:rFonts w:hint="eastAsia"/>
          <w:noProof/>
        </w:rPr>
        <w:t>(a)</w:t>
      </w:r>
      <w:r w:rsidR="00F55644" w:rsidRPr="00633383">
        <w:t xml:space="preserve"> </w:t>
      </w:r>
      <w:r w:rsidRPr="00633383">
        <w:rPr>
          <w:noProof/>
        </w:rPr>
        <w:t>AUC</w:t>
      </w:r>
      <w:r w:rsidR="00F55644">
        <w:rPr>
          <w:rFonts w:hint="eastAsia"/>
          <w:noProof/>
        </w:rPr>
        <w:t>对比</w:t>
      </w:r>
      <w:r w:rsidR="00F55644">
        <w:rPr>
          <w:noProof/>
        </w:rPr>
        <w:tab/>
      </w:r>
      <w:r w:rsidR="00F55644">
        <w:rPr>
          <w:noProof/>
        </w:rPr>
        <w:tab/>
      </w:r>
      <w:r w:rsidR="00F55644">
        <w:rPr>
          <w:noProof/>
        </w:rPr>
        <w:tab/>
      </w:r>
      <w:r w:rsidR="00F55644">
        <w:rPr>
          <w:rFonts w:hint="eastAsia"/>
          <w:noProof/>
        </w:rPr>
        <w:t xml:space="preserve">          </w:t>
      </w:r>
      <w:r>
        <w:rPr>
          <w:rFonts w:hint="eastAsia"/>
          <w:noProof/>
        </w:rPr>
        <w:t xml:space="preserve">   </w:t>
      </w:r>
      <w:r w:rsidR="00F55644">
        <w:rPr>
          <w:rFonts w:hint="eastAsia"/>
          <w:noProof/>
        </w:rPr>
        <w:t xml:space="preserve">  </w:t>
      </w:r>
      <w:r>
        <w:rPr>
          <w:rFonts w:hint="eastAsia"/>
          <w:noProof/>
        </w:rPr>
        <w:t xml:space="preserve">     </w:t>
      </w:r>
      <w:r w:rsidR="00F55644">
        <w:rPr>
          <w:rFonts w:hint="eastAsia"/>
          <w:noProof/>
        </w:rPr>
        <w:t xml:space="preserve">       (b)</w:t>
      </w:r>
      <w:r w:rsidR="00F55644" w:rsidRPr="00633383">
        <w:t xml:space="preserve"> </w:t>
      </w:r>
      <w:r>
        <w:rPr>
          <w:rFonts w:hint="eastAsia"/>
          <w:noProof/>
        </w:rPr>
        <w:t>性能指标</w:t>
      </w:r>
      <w:r w:rsidR="00F55644">
        <w:rPr>
          <w:rFonts w:hint="eastAsia"/>
          <w:noProof/>
        </w:rPr>
        <w:t>对比</w:t>
      </w:r>
      <w:r w:rsidR="00F55644">
        <w:rPr>
          <w:noProof/>
        </w:rPr>
        <w:tab/>
      </w:r>
    </w:p>
    <w:p w14:paraId="55FFAE59" w14:textId="706D342E" w:rsidR="00F55644" w:rsidRDefault="00F55644" w:rsidP="00F55644">
      <w:pPr>
        <w:pStyle w:val="afc"/>
      </w:pPr>
      <w:r>
        <w:rPr>
          <w:noProof/>
        </w:rPr>
        <w:drawing>
          <wp:inline distT="0" distB="0" distL="0" distR="0" wp14:anchorId="6A49BA38" wp14:editId="5886823A">
            <wp:extent cx="2610000" cy="1566000"/>
            <wp:effectExtent l="0" t="0" r="0" b="0"/>
            <wp:docPr id="177844080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40805" name="图片 24"/>
                    <pic:cNvPicPr>
                      <a:picLocks noChangeAspect="1" noChangeArrowheads="1"/>
                    </pic:cNvPicPr>
                  </pic:nvPicPr>
                  <pic:blipFill>
                    <a:blip r:embed="rId54"/>
                    <a:stretch>
                      <a:fillRect/>
                    </a:stretch>
                  </pic:blipFill>
                  <pic:spPr bwMode="auto">
                    <a:xfrm>
                      <a:off x="0" y="0"/>
                      <a:ext cx="2610000" cy="1566000"/>
                    </a:xfrm>
                    <a:prstGeom prst="rect">
                      <a:avLst/>
                    </a:prstGeom>
                    <a:noFill/>
                    <a:ln>
                      <a:noFill/>
                    </a:ln>
                  </pic:spPr>
                </pic:pic>
              </a:graphicData>
            </a:graphic>
          </wp:inline>
        </w:drawing>
      </w:r>
      <w:r>
        <w:rPr>
          <w:noProof/>
        </w:rPr>
        <w:drawing>
          <wp:inline distT="0" distB="0" distL="0" distR="0" wp14:anchorId="36109A33" wp14:editId="75426BB7">
            <wp:extent cx="2610000" cy="1566000"/>
            <wp:effectExtent l="0" t="0" r="0" b="0"/>
            <wp:docPr id="3792320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3200" name="图片 25"/>
                    <pic:cNvPicPr>
                      <a:picLocks noChangeAspect="1" noChangeArrowheads="1"/>
                    </pic:cNvPicPr>
                  </pic:nvPicPr>
                  <pic:blipFill>
                    <a:blip r:embed="rId55"/>
                    <a:stretch>
                      <a:fillRect/>
                    </a:stretch>
                  </pic:blipFill>
                  <pic:spPr bwMode="auto">
                    <a:xfrm>
                      <a:off x="0" y="0"/>
                      <a:ext cx="2610000" cy="1566000"/>
                    </a:xfrm>
                    <a:prstGeom prst="rect">
                      <a:avLst/>
                    </a:prstGeom>
                    <a:noFill/>
                    <a:ln>
                      <a:noFill/>
                    </a:ln>
                  </pic:spPr>
                </pic:pic>
              </a:graphicData>
            </a:graphic>
          </wp:inline>
        </w:drawing>
      </w:r>
    </w:p>
    <w:p w14:paraId="31AC8556" w14:textId="4E1CC39C" w:rsidR="003F66DE" w:rsidRDefault="003F66DE" w:rsidP="003F66DE">
      <w:pPr>
        <w:pStyle w:val="af6"/>
        <w:ind w:left="960" w:right="960" w:firstLineChars="100" w:firstLine="210"/>
        <w:rPr>
          <w:noProof/>
        </w:rPr>
      </w:pPr>
      <w:r>
        <w:rPr>
          <w:rFonts w:hint="eastAsia"/>
          <w:noProof/>
        </w:rPr>
        <w:t xml:space="preserve">   (c)</w:t>
      </w:r>
      <w:r w:rsidRPr="003F66DE">
        <w:t xml:space="preserve"> precision</w:t>
      </w:r>
      <w:r>
        <w:rPr>
          <w:rFonts w:hint="eastAsia"/>
          <w:noProof/>
        </w:rPr>
        <w:t>对比</w:t>
      </w:r>
      <w:r>
        <w:rPr>
          <w:noProof/>
        </w:rPr>
        <w:tab/>
      </w:r>
      <w:r>
        <w:rPr>
          <w:noProof/>
        </w:rPr>
        <w:tab/>
      </w:r>
      <w:r>
        <w:rPr>
          <w:noProof/>
        </w:rPr>
        <w:tab/>
      </w:r>
      <w:r>
        <w:rPr>
          <w:rFonts w:hint="eastAsia"/>
          <w:noProof/>
        </w:rPr>
        <w:t xml:space="preserve">                         (d)</w:t>
      </w:r>
      <w:r w:rsidRPr="00633383">
        <w:t xml:space="preserve"> </w:t>
      </w:r>
      <w:r w:rsidRPr="003F66DE">
        <w:rPr>
          <w:noProof/>
        </w:rPr>
        <w:t>recall</w:t>
      </w:r>
      <w:r>
        <w:rPr>
          <w:rFonts w:hint="eastAsia"/>
          <w:noProof/>
        </w:rPr>
        <w:t>对比</w:t>
      </w:r>
    </w:p>
    <w:p w14:paraId="680DDB4D" w14:textId="70F11411" w:rsidR="00862DCC" w:rsidRDefault="003F66DE" w:rsidP="00862DCC">
      <w:pPr>
        <w:pStyle w:val="af7"/>
        <w:ind w:firstLine="480"/>
      </w:pPr>
      <w:r>
        <w:rPr>
          <w:noProof/>
        </w:rPr>
        <w:tab/>
      </w:r>
      <w:r w:rsidRPr="006F4864">
        <w:t>图</w:t>
      </w:r>
      <w:r w:rsidR="00DA1C32">
        <w:rPr>
          <w:rFonts w:hint="eastAsia"/>
        </w:rPr>
        <w:t>5-1</w:t>
      </w:r>
      <w:r w:rsidRPr="006F4864">
        <w:t>：</w:t>
      </w:r>
      <w:r>
        <w:rPr>
          <w:rFonts w:hint="eastAsia"/>
        </w:rPr>
        <w:t>BP</w:t>
      </w:r>
      <w:r>
        <w:rPr>
          <w:rFonts w:hint="eastAsia"/>
        </w:rPr>
        <w:t>算法和</w:t>
      </w:r>
      <w:r>
        <w:rPr>
          <w:rFonts w:hint="eastAsia"/>
        </w:rPr>
        <w:t>SVM</w:t>
      </w:r>
      <w:r>
        <w:rPr>
          <w:rFonts w:hint="eastAsia"/>
        </w:rPr>
        <w:t>对比分析</w:t>
      </w:r>
    </w:p>
    <w:p w14:paraId="22AB5863" w14:textId="567E4919" w:rsidR="00C86D79" w:rsidRPr="00C86D79" w:rsidRDefault="00EF520E" w:rsidP="00C86D79">
      <w:pPr>
        <w:ind w:firstLine="480"/>
      </w:pPr>
      <w:r w:rsidRPr="00EF520E">
        <w:rPr>
          <w:rFonts w:hint="eastAsia"/>
        </w:rPr>
        <w:t>从</w:t>
      </w:r>
      <w:r w:rsidRPr="00EF520E">
        <w:rPr>
          <w:rFonts w:hint="eastAsia"/>
        </w:rPr>
        <w:t>BP</w:t>
      </w:r>
      <w:r w:rsidRPr="00EF520E">
        <w:rPr>
          <w:rFonts w:hint="eastAsia"/>
        </w:rPr>
        <w:t>算法与</w:t>
      </w:r>
      <w:r w:rsidRPr="00EF520E">
        <w:rPr>
          <w:rFonts w:hint="eastAsia"/>
        </w:rPr>
        <w:t>SVM</w:t>
      </w:r>
      <w:r w:rsidRPr="00EF520E">
        <w:rPr>
          <w:rFonts w:hint="eastAsia"/>
        </w:rPr>
        <w:t>各种核函数的对比来看，</w:t>
      </w:r>
      <w:r w:rsidRPr="00EF520E">
        <w:rPr>
          <w:rFonts w:hint="eastAsia"/>
        </w:rPr>
        <w:t>BP</w:t>
      </w:r>
      <w:r w:rsidRPr="00EF520E">
        <w:rPr>
          <w:rFonts w:hint="eastAsia"/>
        </w:rPr>
        <w:t>和</w:t>
      </w:r>
      <w:r w:rsidRPr="00EF520E">
        <w:rPr>
          <w:rFonts w:hint="eastAsia"/>
        </w:rPr>
        <w:t xml:space="preserve">SVM (rbf) </w:t>
      </w:r>
      <w:r w:rsidRPr="00EF520E">
        <w:rPr>
          <w:rFonts w:hint="eastAsia"/>
        </w:rPr>
        <w:t>核函数在各项性能指标上表现出色，尤其在敏感性和召回率方面表现优异，说明它们在识别正类样本上更为有效。相比之下，</w:t>
      </w:r>
      <w:r w:rsidRPr="00EF520E">
        <w:rPr>
          <w:rFonts w:hint="eastAsia"/>
        </w:rPr>
        <w:t>SVM</w:t>
      </w:r>
      <w:r w:rsidRPr="00EF520E">
        <w:rPr>
          <w:rFonts w:hint="eastAsia"/>
        </w:rPr>
        <w:t>的</w:t>
      </w:r>
      <w:r w:rsidRPr="00EF520E">
        <w:rPr>
          <w:rFonts w:hint="eastAsia"/>
        </w:rPr>
        <w:t>poly</w:t>
      </w:r>
      <w:r w:rsidRPr="00EF520E">
        <w:rPr>
          <w:rFonts w:hint="eastAsia"/>
        </w:rPr>
        <w:t>核函数在特异性上稍逊一筹，表明其在识别负类样本时存在误判的风险，而</w:t>
      </w:r>
      <w:r w:rsidRPr="00EF520E">
        <w:rPr>
          <w:rFonts w:hint="eastAsia"/>
        </w:rPr>
        <w:t>SVM</w:t>
      </w:r>
      <w:r w:rsidRPr="00EF520E">
        <w:rPr>
          <w:rFonts w:hint="eastAsia"/>
        </w:rPr>
        <w:t>的</w:t>
      </w:r>
      <w:r w:rsidRPr="00EF520E">
        <w:rPr>
          <w:rFonts w:hint="eastAsia"/>
        </w:rPr>
        <w:t>linear</w:t>
      </w:r>
      <w:r w:rsidRPr="00EF520E">
        <w:rPr>
          <w:rFonts w:hint="eastAsia"/>
        </w:rPr>
        <w:t>核函数在敏感性和召回率方面略低于其他模型。总体而言，面对复杂的非线性数据时，</w:t>
      </w:r>
      <w:r w:rsidRPr="00EF520E">
        <w:rPr>
          <w:rFonts w:hint="eastAsia"/>
        </w:rPr>
        <w:t>BP</w:t>
      </w:r>
      <w:r w:rsidRPr="00EF520E">
        <w:rPr>
          <w:rFonts w:hint="eastAsia"/>
        </w:rPr>
        <w:t>算法和</w:t>
      </w:r>
      <w:r w:rsidRPr="00EF520E">
        <w:rPr>
          <w:rFonts w:hint="eastAsia"/>
        </w:rPr>
        <w:t xml:space="preserve">SVM (rbf) </w:t>
      </w:r>
      <w:r w:rsidRPr="00EF520E">
        <w:rPr>
          <w:rFonts w:hint="eastAsia"/>
        </w:rPr>
        <w:t>核函数是更为理想的选择，能够提供更好的分类性能和更高的稳定性。</w:t>
      </w:r>
    </w:p>
    <w:p w14:paraId="57873485" w14:textId="3558A60C" w:rsidR="000B7051" w:rsidRDefault="000B7051" w:rsidP="000B7051">
      <w:pPr>
        <w:ind w:firstLine="480"/>
      </w:pPr>
      <w:r>
        <w:rPr>
          <w:rFonts w:hint="eastAsia"/>
        </w:rPr>
        <w:t>绘制不同模型的</w:t>
      </w:r>
      <w:r>
        <w:rPr>
          <w:rFonts w:hint="eastAsia"/>
        </w:rPr>
        <w:t>ROC</w:t>
      </w:r>
      <w:r>
        <w:rPr>
          <w:rFonts w:hint="eastAsia"/>
        </w:rPr>
        <w:t>曲线如图</w:t>
      </w:r>
      <w:r w:rsidR="00DA1C32">
        <w:rPr>
          <w:rFonts w:hint="eastAsia"/>
        </w:rPr>
        <w:t>5-</w:t>
      </w:r>
      <w:r w:rsidR="00C86D79">
        <w:rPr>
          <w:rFonts w:hint="eastAsia"/>
        </w:rPr>
        <w:t>2</w:t>
      </w:r>
      <w:r>
        <w:rPr>
          <w:rFonts w:hint="eastAsia"/>
        </w:rPr>
        <w:t>所示：</w:t>
      </w:r>
    </w:p>
    <w:p w14:paraId="13C095C5" w14:textId="2EDCB2FD" w:rsidR="000B7051" w:rsidRDefault="000B7051" w:rsidP="000B7051">
      <w:pPr>
        <w:pStyle w:val="afc"/>
      </w:pPr>
      <w:r>
        <w:rPr>
          <w:noProof/>
        </w:rPr>
        <w:lastRenderedPageBreak/>
        <w:drawing>
          <wp:inline distT="0" distB="0" distL="0" distR="0" wp14:anchorId="41356052" wp14:editId="0A1C7172">
            <wp:extent cx="4125270" cy="3295650"/>
            <wp:effectExtent l="0" t="0" r="8890" b="0"/>
            <wp:docPr id="96110701" name="图片 2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0701" name="图片 26" descr="图表&#10;&#10;描述已自动生成"/>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72813" cy="3333631"/>
                    </a:xfrm>
                    <a:prstGeom prst="rect">
                      <a:avLst/>
                    </a:prstGeom>
                    <a:noFill/>
                    <a:ln>
                      <a:noFill/>
                    </a:ln>
                  </pic:spPr>
                </pic:pic>
              </a:graphicData>
            </a:graphic>
          </wp:inline>
        </w:drawing>
      </w:r>
    </w:p>
    <w:p w14:paraId="02055A39" w14:textId="49FF8809" w:rsidR="000B7051" w:rsidRPr="000B7051" w:rsidRDefault="000B7051" w:rsidP="000B7051">
      <w:pPr>
        <w:pStyle w:val="af7"/>
      </w:pPr>
      <w:r>
        <w:rPr>
          <w:rFonts w:hint="eastAsia"/>
        </w:rPr>
        <w:t>图</w:t>
      </w:r>
      <w:r w:rsidR="00DA1C32">
        <w:rPr>
          <w:rFonts w:hint="eastAsia"/>
        </w:rPr>
        <w:t>5-</w:t>
      </w:r>
      <w:r w:rsidR="00C86D79">
        <w:rPr>
          <w:rFonts w:hint="eastAsia"/>
        </w:rPr>
        <w:t>2</w:t>
      </w:r>
      <w:r>
        <w:rPr>
          <w:rFonts w:hint="eastAsia"/>
        </w:rPr>
        <w:t>：</w:t>
      </w:r>
      <w:r>
        <w:rPr>
          <w:rFonts w:hint="eastAsia"/>
        </w:rPr>
        <w:t>BP</w:t>
      </w:r>
      <w:r>
        <w:rPr>
          <w:rFonts w:hint="eastAsia"/>
        </w:rPr>
        <w:t>、</w:t>
      </w:r>
      <w:r>
        <w:rPr>
          <w:rFonts w:hint="eastAsia"/>
        </w:rPr>
        <w:t>SVM</w:t>
      </w:r>
      <w:r>
        <w:rPr>
          <w:rFonts w:hint="eastAsia"/>
        </w:rPr>
        <w:t>的</w:t>
      </w:r>
      <w:r>
        <w:rPr>
          <w:rFonts w:hint="eastAsia"/>
        </w:rPr>
        <w:t>ROC</w:t>
      </w:r>
      <w:r>
        <w:rPr>
          <w:rFonts w:hint="eastAsia"/>
        </w:rPr>
        <w:t>曲线对比图</w:t>
      </w:r>
    </w:p>
    <w:p w14:paraId="4996B72B" w14:textId="0A169525" w:rsidR="000B7051" w:rsidRPr="000B7051" w:rsidRDefault="000B7051" w:rsidP="000B7051">
      <w:pPr>
        <w:ind w:firstLine="480"/>
      </w:pPr>
      <w:r>
        <w:rPr>
          <w:rFonts w:hint="eastAsia"/>
        </w:rPr>
        <w:t>通过各项性能指标对比，可以看出</w:t>
      </w:r>
      <w:r>
        <w:rPr>
          <w:rFonts w:hint="eastAsia"/>
        </w:rPr>
        <w:t>SVM</w:t>
      </w:r>
      <w:r>
        <w:rPr>
          <w:rFonts w:hint="eastAsia"/>
        </w:rPr>
        <w:t>整体上都要优于</w:t>
      </w:r>
      <w:r>
        <w:rPr>
          <w:rFonts w:hint="eastAsia"/>
        </w:rPr>
        <w:t>BP</w:t>
      </w:r>
      <w:r>
        <w:rPr>
          <w:rFonts w:hint="eastAsia"/>
        </w:rPr>
        <w:t>算法得的结果。这可能是因为样本整体数量偏少，</w:t>
      </w:r>
      <w:r>
        <w:rPr>
          <w:rFonts w:hint="eastAsia"/>
        </w:rPr>
        <w:t>BP</w:t>
      </w:r>
      <w:r>
        <w:rPr>
          <w:rFonts w:hint="eastAsia"/>
        </w:rPr>
        <w:t>算法不能得出一个较好的计算结果。同时，在所有模型里，采用</w:t>
      </w:r>
      <w:r>
        <w:rPr>
          <w:rFonts w:hint="eastAsia"/>
        </w:rPr>
        <w:t>rbf</w:t>
      </w:r>
      <w:r>
        <w:rPr>
          <w:rFonts w:hint="eastAsia"/>
        </w:rPr>
        <w:t>核函数的</w:t>
      </w:r>
      <w:r>
        <w:rPr>
          <w:rFonts w:hint="eastAsia"/>
        </w:rPr>
        <w:t>SVM</w:t>
      </w:r>
      <w:r>
        <w:rPr>
          <w:rFonts w:hint="eastAsia"/>
        </w:rPr>
        <w:t>的结果是最优的。</w:t>
      </w:r>
    </w:p>
    <w:p w14:paraId="5AC01A2F" w14:textId="4166F97C" w:rsidR="00EF520E" w:rsidRDefault="00EF520E" w:rsidP="00EF520E">
      <w:pPr>
        <w:pStyle w:val="2"/>
        <w:numPr>
          <w:ilvl w:val="0"/>
          <w:numId w:val="0"/>
        </w:numPr>
        <w:rPr>
          <w:rFonts w:hint="eastAsia"/>
        </w:rPr>
      </w:pPr>
      <w:bookmarkStart w:id="36" w:name="_Toc180788500"/>
      <w:r>
        <w:rPr>
          <w:rFonts w:hint="eastAsia"/>
        </w:rPr>
        <w:t>5.2</w:t>
      </w:r>
      <w:r>
        <w:rPr>
          <w:rFonts w:hint="eastAsia"/>
        </w:rPr>
        <w:t>调整与改进</w:t>
      </w:r>
      <w:bookmarkEnd w:id="36"/>
    </w:p>
    <w:p w14:paraId="2541B0F2" w14:textId="77777777" w:rsidR="00EF520E" w:rsidRDefault="00EF520E" w:rsidP="00EF520E">
      <w:pPr>
        <w:ind w:firstLine="480"/>
      </w:pPr>
      <w:r>
        <w:rPr>
          <w:rFonts w:hint="eastAsia"/>
        </w:rPr>
        <w:t>由于自身水平限制，时间原因，本实验仍有以下问题未解决：</w:t>
      </w:r>
    </w:p>
    <w:p w14:paraId="0F7553AB" w14:textId="1B9B6AB8" w:rsidR="00CC4756" w:rsidRDefault="00EF520E" w:rsidP="00CC4756">
      <w:pPr>
        <w:ind w:firstLineChars="183" w:firstLine="439"/>
        <w:rPr>
          <w:rFonts w:hint="eastAsia"/>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CC4756" w:rsidRPr="00CC4756">
        <w:rPr>
          <w:rFonts w:hint="eastAsia"/>
        </w:rPr>
        <w:t>直接复制数据集会导致模型的泛化能力变差，增加过拟合风险，因为重复样本会让模型过度学习特定模式而缺乏多样性，从而难以在新数据上表现良好。为解决这些问题，应避免简单地复制数据，而应采用数据扩充技术（如旋转、缩放、同义词替换等）来增加样本多样性，还可以使用欠采样或过采样策略（如</w:t>
      </w:r>
      <w:r w:rsidR="00CC4756" w:rsidRPr="00CC4756">
        <w:rPr>
          <w:rFonts w:hint="eastAsia"/>
        </w:rPr>
        <w:t>SMOTE</w:t>
      </w:r>
      <w:r w:rsidR="00CC4756" w:rsidRPr="00CC4756">
        <w:rPr>
          <w:rFonts w:hint="eastAsia"/>
        </w:rPr>
        <w:t>）来平衡数据。此外，确保训练集和验证集的分布尽可能贴近实际数据，以提高模型的稳定性和在新数据上的泛化能力。</w:t>
      </w:r>
    </w:p>
    <w:p w14:paraId="43243390" w14:textId="4D32EA3A" w:rsidR="00CC4756" w:rsidRDefault="00CC4756" w:rsidP="00CC4756">
      <w:pPr>
        <w:ind w:firstLineChars="183" w:firstLine="439"/>
        <w:rPr>
          <w:rFonts w:hint="eastAsia"/>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Pr="00CC4756">
        <w:rPr>
          <w:rFonts w:hint="eastAsia"/>
        </w:rPr>
        <w:t>为了解决模型中的过拟合问题，可以采用多种策略。正则化（如</w:t>
      </w:r>
      <w:r w:rsidRPr="00CC4756">
        <w:rPr>
          <w:rFonts w:hint="eastAsia"/>
        </w:rPr>
        <w:t xml:space="preserve"> L1</w:t>
      </w:r>
      <w:r w:rsidRPr="00CC4756">
        <w:rPr>
          <w:rFonts w:hint="eastAsia"/>
        </w:rPr>
        <w:t>、</w:t>
      </w:r>
      <w:r w:rsidRPr="00CC4756">
        <w:rPr>
          <w:rFonts w:hint="eastAsia"/>
        </w:rPr>
        <w:t xml:space="preserve">L2 </w:t>
      </w:r>
      <w:r w:rsidRPr="00CC4756">
        <w:rPr>
          <w:rFonts w:hint="eastAsia"/>
        </w:rPr>
        <w:t>正则化）和</w:t>
      </w:r>
      <w:r w:rsidRPr="00CC4756">
        <w:rPr>
          <w:rFonts w:hint="eastAsia"/>
        </w:rPr>
        <w:t xml:space="preserve"> Dropout </w:t>
      </w:r>
      <w:r w:rsidRPr="00CC4756">
        <w:rPr>
          <w:rFonts w:hint="eastAsia"/>
        </w:rPr>
        <w:t>技术能够有效降低模型的复杂度，防止其对训练数据的过度学习。简化模型结构、减少网络层数和神经元数量也有助于降低过拟合风险。</w:t>
      </w:r>
    </w:p>
    <w:p w14:paraId="7F465DA9" w14:textId="6398FCFB" w:rsidR="00CC4756" w:rsidRPr="00EF520E" w:rsidRDefault="00CC4756" w:rsidP="00EF520E">
      <w:pPr>
        <w:ind w:firstLineChars="183" w:firstLine="439"/>
        <w:rPr>
          <w:rFonts w:hint="eastAsia"/>
        </w:rPr>
        <w:sectPr w:rsidR="00CC4756" w:rsidRPr="00EF520E" w:rsidSect="004636D2">
          <w:footerReference w:type="default" r:id="rId57"/>
          <w:pgSz w:w="11906" w:h="16838"/>
          <w:pgMar w:top="1440" w:right="1800" w:bottom="1440" w:left="1800" w:header="851" w:footer="992" w:gutter="0"/>
          <w:pgNumType w:start="1"/>
          <w:cols w:space="425"/>
          <w:docGrid w:type="lines" w:linePitch="312"/>
        </w:sectPr>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Pr="00CC4756">
        <w:rPr>
          <w:rFonts w:hint="eastAsia"/>
        </w:rPr>
        <w:t>为了优化当前臃肿的</w:t>
      </w:r>
      <w:r w:rsidRPr="00CC4756">
        <w:rPr>
          <w:rFonts w:hint="eastAsia"/>
        </w:rPr>
        <w:t xml:space="preserve"> C++ </w:t>
      </w:r>
      <w:r w:rsidRPr="00CC4756">
        <w:rPr>
          <w:rFonts w:hint="eastAsia"/>
        </w:rPr>
        <w:t>代码，可以将重复的部分提取成独立的函数，减少代码冗余。利用类和对象的封装来模块化功能，从而提高代码的可维护性和复用性。</w:t>
      </w:r>
    </w:p>
    <w:p w14:paraId="49840D29" w14:textId="77777777" w:rsidR="0050697F" w:rsidRDefault="0050697F" w:rsidP="0050697F">
      <w:pPr>
        <w:pStyle w:val="afff9"/>
        <w:ind w:firstLine="480"/>
      </w:pPr>
      <w:bookmarkStart w:id="37" w:name="_Toc180613782"/>
      <w:bookmarkStart w:id="38" w:name="_Toc180788501"/>
      <w:r>
        <w:lastRenderedPageBreak/>
        <w:t>附录：代码</w:t>
      </w:r>
      <w:bookmarkEnd w:id="37"/>
      <w:bookmarkEnd w:id="38"/>
    </w:p>
    <w:p w14:paraId="69F9C5F8" w14:textId="32B21F99" w:rsidR="0050697F" w:rsidRDefault="00E6400A" w:rsidP="00E6400A">
      <w:pPr>
        <w:pStyle w:val="2"/>
        <w:numPr>
          <w:ilvl w:val="0"/>
          <w:numId w:val="0"/>
        </w:numPr>
      </w:pPr>
      <w:bookmarkStart w:id="39" w:name="_Toc180788502"/>
      <w:r>
        <w:rPr>
          <w:rFonts w:hint="eastAsia"/>
        </w:rPr>
        <w:t>BP</w:t>
      </w:r>
      <w:r>
        <w:rPr>
          <w:rFonts w:hint="eastAsia"/>
        </w:rPr>
        <w:t>神经网络</w:t>
      </w:r>
      <w:bookmarkEnd w:id="39"/>
    </w:p>
    <w:p w14:paraId="7A837E37" w14:textId="68333060" w:rsidR="005552CB" w:rsidRDefault="005552CB" w:rsidP="00EE555E">
      <w:pPr>
        <w:pStyle w:val="3"/>
        <w:numPr>
          <w:ilvl w:val="0"/>
          <w:numId w:val="0"/>
        </w:numPr>
      </w:pPr>
      <w:bookmarkStart w:id="40" w:name="_Toc180788503"/>
      <w:r>
        <w:rPr>
          <w:rFonts w:hint="eastAsia"/>
        </w:rPr>
        <w:t>①</w:t>
      </w:r>
      <w:r>
        <w:rPr>
          <w:rFonts w:hint="eastAsia"/>
        </w:rPr>
        <w:t>xtoc.py</w:t>
      </w:r>
      <w:r>
        <w:rPr>
          <w:rFonts w:hint="eastAsia"/>
        </w:rPr>
        <w:t>（数据预处理）</w:t>
      </w:r>
      <w:bookmarkEnd w:id="40"/>
    </w:p>
    <w:p w14:paraId="5E0911FB" w14:textId="126CCCD9"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A626A4"/>
          <w:kern w:val="0"/>
          <w:sz w:val="21"/>
          <w:szCs w:val="21"/>
        </w:rPr>
        <w:t>import</w:t>
      </w:r>
      <w:r w:rsidRPr="005552CB">
        <w:rPr>
          <w:rFonts w:ascii="Consolas" w:hAnsi="Consolas" w:cs="宋体"/>
          <w:color w:val="383A42"/>
          <w:kern w:val="0"/>
          <w:sz w:val="21"/>
          <w:szCs w:val="21"/>
        </w:rPr>
        <w:t xml:space="preserve"> pandas </w:t>
      </w:r>
      <w:r w:rsidRPr="005552CB">
        <w:rPr>
          <w:rFonts w:ascii="Consolas" w:hAnsi="Consolas" w:cs="宋体"/>
          <w:color w:val="A626A4"/>
          <w:kern w:val="0"/>
          <w:sz w:val="21"/>
          <w:szCs w:val="21"/>
        </w:rPr>
        <w:t>as</w:t>
      </w:r>
      <w:r w:rsidRPr="005552CB">
        <w:rPr>
          <w:rFonts w:ascii="Consolas" w:hAnsi="Consolas" w:cs="宋体"/>
          <w:color w:val="383A42"/>
          <w:kern w:val="0"/>
          <w:sz w:val="21"/>
          <w:szCs w:val="21"/>
        </w:rPr>
        <w:t xml:space="preserve"> pd</w:t>
      </w:r>
    </w:p>
    <w:p w14:paraId="1D03A51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A626A4"/>
          <w:kern w:val="0"/>
          <w:sz w:val="21"/>
          <w:szCs w:val="21"/>
        </w:rPr>
        <w:t>def</w:t>
      </w:r>
      <w:r w:rsidRPr="005552CB">
        <w:rPr>
          <w:rFonts w:ascii="Consolas" w:hAnsi="Consolas" w:cs="宋体"/>
          <w:color w:val="383A42"/>
          <w:kern w:val="0"/>
          <w:sz w:val="21"/>
          <w:szCs w:val="21"/>
        </w:rPr>
        <w:t xml:space="preserve"> </w:t>
      </w:r>
      <w:r w:rsidRPr="005552CB">
        <w:rPr>
          <w:rFonts w:ascii="Consolas" w:hAnsi="Consolas" w:cs="宋体"/>
          <w:color w:val="4078F2"/>
          <w:kern w:val="0"/>
          <w:sz w:val="21"/>
          <w:szCs w:val="21"/>
        </w:rPr>
        <w:t>xlsx_to_csv</w:t>
      </w:r>
      <w:r w:rsidRPr="005552CB">
        <w:rPr>
          <w:rFonts w:ascii="Consolas" w:hAnsi="Consolas" w:cs="宋体"/>
          <w:color w:val="383A42"/>
          <w:kern w:val="0"/>
          <w:sz w:val="21"/>
          <w:szCs w:val="21"/>
        </w:rPr>
        <w:t>(xlsx_file, csv_file):</w:t>
      </w:r>
    </w:p>
    <w:p w14:paraId="2FE08A0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读取</w:t>
      </w:r>
      <w:r w:rsidRPr="005552CB">
        <w:rPr>
          <w:rFonts w:ascii="Consolas" w:hAnsi="Consolas" w:cs="宋体"/>
          <w:i/>
          <w:iCs/>
          <w:color w:val="A0A1A7"/>
          <w:kern w:val="0"/>
          <w:sz w:val="21"/>
          <w:szCs w:val="21"/>
        </w:rPr>
        <w:t>xlsx</w:t>
      </w:r>
      <w:r w:rsidRPr="005552CB">
        <w:rPr>
          <w:rFonts w:ascii="Consolas" w:hAnsi="Consolas" w:cs="宋体"/>
          <w:i/>
          <w:iCs/>
          <w:color w:val="A0A1A7"/>
          <w:kern w:val="0"/>
          <w:sz w:val="21"/>
          <w:szCs w:val="21"/>
        </w:rPr>
        <w:t>文件</w:t>
      </w:r>
    </w:p>
    <w:p w14:paraId="541C8E0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df = pd.read_excel(xlsx_file)</w:t>
      </w:r>
    </w:p>
    <w:p w14:paraId="6682828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7D768C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统计男生和女生的数量</w:t>
      </w:r>
    </w:p>
    <w:p w14:paraId="5DDADF3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male_count = df[df[</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性别</w:t>
      </w:r>
      <w:r w:rsidRPr="005552CB">
        <w:rPr>
          <w:rFonts w:ascii="Consolas" w:hAnsi="Consolas" w:cs="宋体"/>
          <w:color w:val="50A14F"/>
          <w:kern w:val="0"/>
          <w:sz w:val="21"/>
          <w:szCs w:val="21"/>
        </w:rPr>
        <w:t xml:space="preserve"> </w:t>
      </w:r>
      <w:r w:rsidRPr="005552CB">
        <w:rPr>
          <w:rFonts w:ascii="Consolas" w:hAnsi="Consolas" w:cs="宋体"/>
          <w:color w:val="50A14F"/>
          <w:kern w:val="0"/>
          <w:sz w:val="21"/>
          <w:szCs w:val="21"/>
        </w:rPr>
        <w:t>男</w:t>
      </w:r>
      <w:r w:rsidRPr="005552CB">
        <w:rPr>
          <w:rFonts w:ascii="Consolas" w:hAnsi="Consolas" w:cs="宋体"/>
          <w:color w:val="50A14F"/>
          <w:kern w:val="0"/>
          <w:sz w:val="21"/>
          <w:szCs w:val="21"/>
        </w:rPr>
        <w:t>1</w:t>
      </w:r>
      <w:r w:rsidRPr="005552CB">
        <w:rPr>
          <w:rFonts w:ascii="Consolas" w:hAnsi="Consolas" w:cs="宋体"/>
          <w:color w:val="50A14F"/>
          <w:kern w:val="0"/>
          <w:sz w:val="21"/>
          <w:szCs w:val="21"/>
        </w:rPr>
        <w:t>女</w:t>
      </w:r>
      <w:r w:rsidRPr="005552CB">
        <w:rPr>
          <w:rFonts w:ascii="Consolas" w:hAnsi="Consolas" w:cs="宋体"/>
          <w:color w:val="50A14F"/>
          <w:kern w:val="0"/>
          <w:sz w:val="21"/>
          <w:szCs w:val="21"/>
        </w:rPr>
        <w:t>0'</w:t>
      </w:r>
      <w:r w:rsidRPr="005552CB">
        <w:rPr>
          <w:rFonts w:ascii="Consolas" w:hAnsi="Consolas" w:cs="宋体"/>
          <w:color w:val="383A42"/>
          <w:kern w:val="0"/>
          <w:sz w:val="21"/>
          <w:szCs w:val="21"/>
        </w:rPr>
        <w:t xml:space="preserve">] ==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].shape[</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w:t>
      </w:r>
    </w:p>
    <w:p w14:paraId="30B36EF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female_count = df[df[</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性别</w:t>
      </w:r>
      <w:r w:rsidRPr="005552CB">
        <w:rPr>
          <w:rFonts w:ascii="Consolas" w:hAnsi="Consolas" w:cs="宋体"/>
          <w:color w:val="50A14F"/>
          <w:kern w:val="0"/>
          <w:sz w:val="21"/>
          <w:szCs w:val="21"/>
        </w:rPr>
        <w:t xml:space="preserve"> </w:t>
      </w:r>
      <w:r w:rsidRPr="005552CB">
        <w:rPr>
          <w:rFonts w:ascii="Consolas" w:hAnsi="Consolas" w:cs="宋体"/>
          <w:color w:val="50A14F"/>
          <w:kern w:val="0"/>
          <w:sz w:val="21"/>
          <w:szCs w:val="21"/>
        </w:rPr>
        <w:t>男</w:t>
      </w:r>
      <w:r w:rsidRPr="005552CB">
        <w:rPr>
          <w:rFonts w:ascii="Consolas" w:hAnsi="Consolas" w:cs="宋体"/>
          <w:color w:val="50A14F"/>
          <w:kern w:val="0"/>
          <w:sz w:val="21"/>
          <w:szCs w:val="21"/>
        </w:rPr>
        <w:t>1</w:t>
      </w:r>
      <w:r w:rsidRPr="005552CB">
        <w:rPr>
          <w:rFonts w:ascii="Consolas" w:hAnsi="Consolas" w:cs="宋体"/>
          <w:color w:val="50A14F"/>
          <w:kern w:val="0"/>
          <w:sz w:val="21"/>
          <w:szCs w:val="21"/>
        </w:rPr>
        <w:t>女</w:t>
      </w:r>
      <w:r w:rsidRPr="005552CB">
        <w:rPr>
          <w:rFonts w:ascii="Consolas" w:hAnsi="Consolas" w:cs="宋体"/>
          <w:color w:val="50A14F"/>
          <w:kern w:val="0"/>
          <w:sz w:val="21"/>
          <w:szCs w:val="21"/>
        </w:rPr>
        <w:t>0'</w:t>
      </w:r>
      <w:r w:rsidRPr="005552CB">
        <w:rPr>
          <w:rFonts w:ascii="Consolas" w:hAnsi="Consolas" w:cs="宋体"/>
          <w:color w:val="383A42"/>
          <w:kern w:val="0"/>
          <w:sz w:val="21"/>
          <w:szCs w:val="21"/>
        </w:rPr>
        <w:t xml:space="preserve">]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].shape[</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w:t>
      </w:r>
    </w:p>
    <w:p w14:paraId="6EB5F0D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54E48D5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如果女生数量少于男生，通过复制扩充女生数量与男生一样多</w:t>
      </w:r>
    </w:p>
    <w:p w14:paraId="5F102A5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female_count &lt; male_count:</w:t>
      </w:r>
    </w:p>
    <w:p w14:paraId="0A35014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female_df = df[df[</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性别</w:t>
      </w:r>
      <w:r w:rsidRPr="005552CB">
        <w:rPr>
          <w:rFonts w:ascii="Consolas" w:hAnsi="Consolas" w:cs="宋体"/>
          <w:color w:val="50A14F"/>
          <w:kern w:val="0"/>
          <w:sz w:val="21"/>
          <w:szCs w:val="21"/>
        </w:rPr>
        <w:t xml:space="preserve"> </w:t>
      </w:r>
      <w:r w:rsidRPr="005552CB">
        <w:rPr>
          <w:rFonts w:ascii="Consolas" w:hAnsi="Consolas" w:cs="宋体"/>
          <w:color w:val="50A14F"/>
          <w:kern w:val="0"/>
          <w:sz w:val="21"/>
          <w:szCs w:val="21"/>
        </w:rPr>
        <w:t>男</w:t>
      </w:r>
      <w:r w:rsidRPr="005552CB">
        <w:rPr>
          <w:rFonts w:ascii="Consolas" w:hAnsi="Consolas" w:cs="宋体"/>
          <w:color w:val="50A14F"/>
          <w:kern w:val="0"/>
          <w:sz w:val="21"/>
          <w:szCs w:val="21"/>
        </w:rPr>
        <w:t>1</w:t>
      </w:r>
      <w:r w:rsidRPr="005552CB">
        <w:rPr>
          <w:rFonts w:ascii="Consolas" w:hAnsi="Consolas" w:cs="宋体"/>
          <w:color w:val="50A14F"/>
          <w:kern w:val="0"/>
          <w:sz w:val="21"/>
          <w:szCs w:val="21"/>
        </w:rPr>
        <w:t>女</w:t>
      </w:r>
      <w:r w:rsidRPr="005552CB">
        <w:rPr>
          <w:rFonts w:ascii="Consolas" w:hAnsi="Consolas" w:cs="宋体"/>
          <w:color w:val="50A14F"/>
          <w:kern w:val="0"/>
          <w:sz w:val="21"/>
          <w:szCs w:val="21"/>
        </w:rPr>
        <w:t>0'</w:t>
      </w:r>
      <w:r w:rsidRPr="005552CB">
        <w:rPr>
          <w:rFonts w:ascii="Consolas" w:hAnsi="Consolas" w:cs="宋体"/>
          <w:color w:val="383A42"/>
          <w:kern w:val="0"/>
          <w:sz w:val="21"/>
          <w:szCs w:val="21"/>
        </w:rPr>
        <w:t xml:space="preserve">]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w:t>
      </w:r>
    </w:p>
    <w:p w14:paraId="2E7DF68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copies_needed = (male_count - female_count) // female_count + </w:t>
      </w:r>
      <w:r w:rsidRPr="005552CB">
        <w:rPr>
          <w:rFonts w:ascii="Consolas" w:hAnsi="Consolas" w:cs="宋体"/>
          <w:color w:val="986801"/>
          <w:kern w:val="0"/>
          <w:sz w:val="21"/>
          <w:szCs w:val="21"/>
        </w:rPr>
        <w:t>1</w:t>
      </w:r>
    </w:p>
    <w:p w14:paraId="3168543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expanded_female_df = pd.concat([female_df] * copies_needed, ignore_index=</w:t>
      </w:r>
      <w:r w:rsidRPr="005552CB">
        <w:rPr>
          <w:rFonts w:ascii="Consolas" w:hAnsi="Consolas" w:cs="宋体"/>
          <w:color w:val="0184BB"/>
          <w:kern w:val="0"/>
          <w:sz w:val="21"/>
          <w:szCs w:val="21"/>
        </w:rPr>
        <w:t>True</w:t>
      </w:r>
      <w:r w:rsidRPr="005552CB">
        <w:rPr>
          <w:rFonts w:ascii="Consolas" w:hAnsi="Consolas" w:cs="宋体"/>
          <w:color w:val="383A42"/>
          <w:kern w:val="0"/>
          <w:sz w:val="21"/>
          <w:szCs w:val="21"/>
        </w:rPr>
        <w:t>).iloc[:(male_count - female_count)]</w:t>
      </w:r>
    </w:p>
    <w:p w14:paraId="0A72B4E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df = pd.concat([df, expanded_female_df], ignore_index=</w:t>
      </w:r>
      <w:r w:rsidRPr="005552CB">
        <w:rPr>
          <w:rFonts w:ascii="Consolas" w:hAnsi="Consolas" w:cs="宋体"/>
          <w:color w:val="0184BB"/>
          <w:kern w:val="0"/>
          <w:sz w:val="21"/>
          <w:szCs w:val="21"/>
        </w:rPr>
        <w:t>True</w:t>
      </w:r>
      <w:r w:rsidRPr="005552CB">
        <w:rPr>
          <w:rFonts w:ascii="Consolas" w:hAnsi="Consolas" w:cs="宋体"/>
          <w:color w:val="383A42"/>
          <w:kern w:val="0"/>
          <w:sz w:val="21"/>
          <w:szCs w:val="21"/>
        </w:rPr>
        <w:t>)</w:t>
      </w:r>
    </w:p>
    <w:p w14:paraId="6D92678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249B1BB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将数据保存到</w:t>
      </w:r>
      <w:r w:rsidRPr="005552CB">
        <w:rPr>
          <w:rFonts w:ascii="Consolas" w:hAnsi="Consolas" w:cs="宋体"/>
          <w:i/>
          <w:iCs/>
          <w:color w:val="A0A1A7"/>
          <w:kern w:val="0"/>
          <w:sz w:val="21"/>
          <w:szCs w:val="21"/>
        </w:rPr>
        <w:t>csv</w:t>
      </w:r>
      <w:r w:rsidRPr="005552CB">
        <w:rPr>
          <w:rFonts w:ascii="Consolas" w:hAnsi="Consolas" w:cs="宋体"/>
          <w:i/>
          <w:iCs/>
          <w:color w:val="A0A1A7"/>
          <w:kern w:val="0"/>
          <w:sz w:val="21"/>
          <w:szCs w:val="21"/>
        </w:rPr>
        <w:t>文件，处理中文编码问题</w:t>
      </w:r>
    </w:p>
    <w:p w14:paraId="6D83C5D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df.to_csv(csv_file, index=</w:t>
      </w:r>
      <w:r w:rsidRPr="005552CB">
        <w:rPr>
          <w:rFonts w:ascii="Consolas" w:hAnsi="Consolas" w:cs="宋体"/>
          <w:color w:val="0184BB"/>
          <w:kern w:val="0"/>
          <w:sz w:val="21"/>
          <w:szCs w:val="21"/>
        </w:rPr>
        <w:t>False</w:t>
      </w:r>
      <w:r w:rsidRPr="005552CB">
        <w:rPr>
          <w:rFonts w:ascii="Consolas" w:hAnsi="Consolas" w:cs="宋体"/>
          <w:color w:val="383A42"/>
          <w:kern w:val="0"/>
          <w:sz w:val="21"/>
          <w:szCs w:val="21"/>
        </w:rPr>
        <w:t>, encoding=</w:t>
      </w:r>
      <w:r w:rsidRPr="005552CB">
        <w:rPr>
          <w:rFonts w:ascii="Consolas" w:hAnsi="Consolas" w:cs="宋体"/>
          <w:color w:val="50A14F"/>
          <w:kern w:val="0"/>
          <w:sz w:val="21"/>
          <w:szCs w:val="21"/>
        </w:rPr>
        <w:t>'utf-8-sig'</w:t>
      </w:r>
      <w:r w:rsidRPr="005552CB">
        <w:rPr>
          <w:rFonts w:ascii="Consolas" w:hAnsi="Consolas" w:cs="宋体"/>
          <w:color w:val="383A42"/>
          <w:kern w:val="0"/>
          <w:sz w:val="21"/>
          <w:szCs w:val="21"/>
        </w:rPr>
        <w:t>)</w:t>
      </w:r>
    </w:p>
    <w:p w14:paraId="734A0BC4"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AB25AC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示例用法</w:t>
      </w:r>
    </w:p>
    <w:p w14:paraId="275293B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xlsx_file = </w:t>
      </w:r>
      <w:r w:rsidRPr="005552CB">
        <w:rPr>
          <w:rFonts w:ascii="Consolas" w:hAnsi="Consolas" w:cs="宋体"/>
          <w:color w:val="50A14F"/>
          <w:kern w:val="0"/>
          <w:sz w:val="21"/>
          <w:szCs w:val="21"/>
        </w:rPr>
        <w:t>'data.xlsx'</w:t>
      </w: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你的</w:t>
      </w:r>
      <w:r w:rsidRPr="005552CB">
        <w:rPr>
          <w:rFonts w:ascii="Consolas" w:hAnsi="Consolas" w:cs="宋体"/>
          <w:i/>
          <w:iCs/>
          <w:color w:val="A0A1A7"/>
          <w:kern w:val="0"/>
          <w:sz w:val="21"/>
          <w:szCs w:val="21"/>
        </w:rPr>
        <w:t>xlsx</w:t>
      </w:r>
      <w:r w:rsidRPr="005552CB">
        <w:rPr>
          <w:rFonts w:ascii="Consolas" w:hAnsi="Consolas" w:cs="宋体"/>
          <w:i/>
          <w:iCs/>
          <w:color w:val="A0A1A7"/>
          <w:kern w:val="0"/>
          <w:sz w:val="21"/>
          <w:szCs w:val="21"/>
        </w:rPr>
        <w:t>文件路径</w:t>
      </w:r>
    </w:p>
    <w:p w14:paraId="25FA79B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csv_file = </w:t>
      </w:r>
      <w:r w:rsidRPr="005552CB">
        <w:rPr>
          <w:rFonts w:ascii="Consolas" w:hAnsi="Consolas" w:cs="宋体"/>
          <w:color w:val="50A14F"/>
          <w:kern w:val="0"/>
          <w:sz w:val="21"/>
          <w:szCs w:val="21"/>
        </w:rPr>
        <w:t>'data.csv'</w:t>
      </w: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输出的</w:t>
      </w:r>
      <w:r w:rsidRPr="005552CB">
        <w:rPr>
          <w:rFonts w:ascii="Consolas" w:hAnsi="Consolas" w:cs="宋体"/>
          <w:i/>
          <w:iCs/>
          <w:color w:val="A0A1A7"/>
          <w:kern w:val="0"/>
          <w:sz w:val="21"/>
          <w:szCs w:val="21"/>
        </w:rPr>
        <w:t>csv</w:t>
      </w:r>
      <w:r w:rsidRPr="005552CB">
        <w:rPr>
          <w:rFonts w:ascii="Consolas" w:hAnsi="Consolas" w:cs="宋体"/>
          <w:i/>
          <w:iCs/>
          <w:color w:val="A0A1A7"/>
          <w:kern w:val="0"/>
          <w:sz w:val="21"/>
          <w:szCs w:val="21"/>
        </w:rPr>
        <w:t>文件路径</w:t>
      </w:r>
    </w:p>
    <w:p w14:paraId="151C93A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45991F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xlsx_to_csv(xlsx_file, csv_file)</w:t>
      </w:r>
    </w:p>
    <w:p w14:paraId="3F388FD7" w14:textId="0356E7C7" w:rsidR="005552CB" w:rsidRPr="005552CB" w:rsidRDefault="005552CB" w:rsidP="005552CB">
      <w:pPr>
        <w:topLinePunct w:val="0"/>
        <w:spacing w:line="240" w:lineRule="auto"/>
        <w:ind w:firstLineChars="0" w:firstLine="0"/>
        <w:jc w:val="left"/>
        <w:rPr>
          <w:rFonts w:ascii="Segoe UI" w:hAnsi="Segoe UI" w:cs="Segoe UI"/>
          <w:color w:val="000000"/>
          <w:kern w:val="0"/>
          <w:sz w:val="21"/>
          <w:szCs w:val="21"/>
        </w:rPr>
      </w:pPr>
    </w:p>
    <w:p w14:paraId="65D16BD0" w14:textId="292F6A53" w:rsidR="00DB5E40" w:rsidRDefault="006714BD" w:rsidP="00EE555E">
      <w:pPr>
        <w:pStyle w:val="3"/>
        <w:numPr>
          <w:ilvl w:val="0"/>
          <w:numId w:val="0"/>
        </w:numPr>
      </w:pPr>
      <w:bookmarkStart w:id="41" w:name="_Toc180788504"/>
      <w:r>
        <w:rPr>
          <w:rFonts w:hint="eastAsia"/>
        </w:rPr>
        <w:t>②</w:t>
      </w:r>
      <w:r w:rsidR="00E6400A">
        <w:rPr>
          <w:rFonts w:hint="eastAsia"/>
        </w:rPr>
        <w:t>main.cpp</w:t>
      </w:r>
      <w:bookmarkEnd w:id="41"/>
    </w:p>
    <w:p w14:paraId="20964557" w14:textId="77777777" w:rsidR="005552CB" w:rsidRPr="005552CB" w:rsidRDefault="005552CB" w:rsidP="002A41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4078F2"/>
          <w:kern w:val="0"/>
          <w:sz w:val="21"/>
          <w:szCs w:val="21"/>
        </w:rPr>
        <w:t>#</w:t>
      </w:r>
      <w:r w:rsidRPr="005552CB">
        <w:rPr>
          <w:rFonts w:ascii="Consolas" w:hAnsi="Consolas" w:cs="宋体"/>
          <w:color w:val="A626A4"/>
          <w:kern w:val="0"/>
          <w:sz w:val="21"/>
          <w:szCs w:val="21"/>
        </w:rPr>
        <w:t>include</w:t>
      </w:r>
      <w:r w:rsidRPr="005552CB">
        <w:rPr>
          <w:rFonts w:ascii="Consolas" w:hAnsi="Consolas" w:cs="宋体"/>
          <w:color w:val="4078F2"/>
          <w:kern w:val="0"/>
          <w:sz w:val="21"/>
          <w:szCs w:val="21"/>
        </w:rPr>
        <w:t xml:space="preserve"> </w:t>
      </w:r>
      <w:r w:rsidRPr="005552CB">
        <w:rPr>
          <w:rFonts w:ascii="Consolas" w:hAnsi="Consolas" w:cs="宋体"/>
          <w:color w:val="50A14F"/>
          <w:kern w:val="0"/>
          <w:sz w:val="21"/>
          <w:szCs w:val="21"/>
        </w:rPr>
        <w:t>&lt;iostream&gt;</w:t>
      </w:r>
    </w:p>
    <w:p w14:paraId="3FEEE84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4078F2"/>
          <w:kern w:val="0"/>
          <w:sz w:val="21"/>
          <w:szCs w:val="21"/>
        </w:rPr>
        <w:t>#</w:t>
      </w:r>
      <w:r w:rsidRPr="005552CB">
        <w:rPr>
          <w:rFonts w:ascii="Consolas" w:hAnsi="Consolas" w:cs="宋体"/>
          <w:color w:val="A626A4"/>
          <w:kern w:val="0"/>
          <w:sz w:val="21"/>
          <w:szCs w:val="21"/>
        </w:rPr>
        <w:t>include</w:t>
      </w:r>
      <w:r w:rsidRPr="005552CB">
        <w:rPr>
          <w:rFonts w:ascii="Consolas" w:hAnsi="Consolas" w:cs="宋体"/>
          <w:color w:val="4078F2"/>
          <w:kern w:val="0"/>
          <w:sz w:val="21"/>
          <w:szCs w:val="21"/>
        </w:rPr>
        <w:t xml:space="preserve"> </w:t>
      </w:r>
      <w:r w:rsidRPr="005552CB">
        <w:rPr>
          <w:rFonts w:ascii="Consolas" w:hAnsi="Consolas" w:cs="宋体"/>
          <w:color w:val="50A14F"/>
          <w:kern w:val="0"/>
          <w:sz w:val="21"/>
          <w:szCs w:val="21"/>
        </w:rPr>
        <w:t>&lt;vector&gt;</w:t>
      </w:r>
    </w:p>
    <w:p w14:paraId="4B52E00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4078F2"/>
          <w:kern w:val="0"/>
          <w:sz w:val="21"/>
          <w:szCs w:val="21"/>
        </w:rPr>
        <w:t>#</w:t>
      </w:r>
      <w:r w:rsidRPr="005552CB">
        <w:rPr>
          <w:rFonts w:ascii="Consolas" w:hAnsi="Consolas" w:cs="宋体"/>
          <w:color w:val="A626A4"/>
          <w:kern w:val="0"/>
          <w:sz w:val="21"/>
          <w:szCs w:val="21"/>
        </w:rPr>
        <w:t>include</w:t>
      </w:r>
      <w:r w:rsidRPr="005552CB">
        <w:rPr>
          <w:rFonts w:ascii="Consolas" w:hAnsi="Consolas" w:cs="宋体"/>
          <w:color w:val="4078F2"/>
          <w:kern w:val="0"/>
          <w:sz w:val="21"/>
          <w:szCs w:val="21"/>
        </w:rPr>
        <w:t xml:space="preserve"> </w:t>
      </w:r>
      <w:r w:rsidRPr="005552CB">
        <w:rPr>
          <w:rFonts w:ascii="Consolas" w:hAnsi="Consolas" w:cs="宋体"/>
          <w:color w:val="50A14F"/>
          <w:kern w:val="0"/>
          <w:sz w:val="21"/>
          <w:szCs w:val="21"/>
        </w:rPr>
        <w:t>&lt;string&gt;</w:t>
      </w:r>
    </w:p>
    <w:p w14:paraId="4569A21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4078F2"/>
          <w:kern w:val="0"/>
          <w:sz w:val="21"/>
          <w:szCs w:val="21"/>
        </w:rPr>
        <w:t>#</w:t>
      </w:r>
      <w:r w:rsidRPr="005552CB">
        <w:rPr>
          <w:rFonts w:ascii="Consolas" w:hAnsi="Consolas" w:cs="宋体"/>
          <w:color w:val="A626A4"/>
          <w:kern w:val="0"/>
          <w:sz w:val="21"/>
          <w:szCs w:val="21"/>
        </w:rPr>
        <w:t>include</w:t>
      </w:r>
      <w:r w:rsidRPr="005552CB">
        <w:rPr>
          <w:rFonts w:ascii="Consolas" w:hAnsi="Consolas" w:cs="宋体"/>
          <w:color w:val="4078F2"/>
          <w:kern w:val="0"/>
          <w:sz w:val="21"/>
          <w:szCs w:val="21"/>
        </w:rPr>
        <w:t xml:space="preserve"> </w:t>
      </w:r>
      <w:r w:rsidRPr="005552CB">
        <w:rPr>
          <w:rFonts w:ascii="Consolas" w:hAnsi="Consolas" w:cs="宋体"/>
          <w:color w:val="50A14F"/>
          <w:kern w:val="0"/>
          <w:sz w:val="21"/>
          <w:szCs w:val="21"/>
        </w:rPr>
        <w:t>&lt;fstream&gt;</w:t>
      </w:r>
    </w:p>
    <w:p w14:paraId="007C50F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4078F2"/>
          <w:kern w:val="0"/>
          <w:sz w:val="21"/>
          <w:szCs w:val="21"/>
        </w:rPr>
        <w:t>#</w:t>
      </w:r>
      <w:r w:rsidRPr="005552CB">
        <w:rPr>
          <w:rFonts w:ascii="Consolas" w:hAnsi="Consolas" w:cs="宋体"/>
          <w:color w:val="A626A4"/>
          <w:kern w:val="0"/>
          <w:sz w:val="21"/>
          <w:szCs w:val="21"/>
        </w:rPr>
        <w:t>include</w:t>
      </w:r>
      <w:r w:rsidRPr="005552CB">
        <w:rPr>
          <w:rFonts w:ascii="Consolas" w:hAnsi="Consolas" w:cs="宋体"/>
          <w:color w:val="4078F2"/>
          <w:kern w:val="0"/>
          <w:sz w:val="21"/>
          <w:szCs w:val="21"/>
        </w:rPr>
        <w:t xml:space="preserve"> </w:t>
      </w:r>
      <w:r w:rsidRPr="005552CB">
        <w:rPr>
          <w:rFonts w:ascii="Consolas" w:hAnsi="Consolas" w:cs="宋体"/>
          <w:color w:val="50A14F"/>
          <w:kern w:val="0"/>
          <w:sz w:val="21"/>
          <w:szCs w:val="21"/>
        </w:rPr>
        <w:t>&lt;sstream&gt;</w:t>
      </w:r>
    </w:p>
    <w:p w14:paraId="3C3B73F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4078F2"/>
          <w:kern w:val="0"/>
          <w:sz w:val="21"/>
          <w:szCs w:val="21"/>
        </w:rPr>
        <w:t>#</w:t>
      </w:r>
      <w:r w:rsidRPr="005552CB">
        <w:rPr>
          <w:rFonts w:ascii="Consolas" w:hAnsi="Consolas" w:cs="宋体"/>
          <w:color w:val="A626A4"/>
          <w:kern w:val="0"/>
          <w:sz w:val="21"/>
          <w:szCs w:val="21"/>
        </w:rPr>
        <w:t>include</w:t>
      </w:r>
      <w:r w:rsidRPr="005552CB">
        <w:rPr>
          <w:rFonts w:ascii="Consolas" w:hAnsi="Consolas" w:cs="宋体"/>
          <w:color w:val="4078F2"/>
          <w:kern w:val="0"/>
          <w:sz w:val="21"/>
          <w:szCs w:val="21"/>
        </w:rPr>
        <w:t xml:space="preserve"> </w:t>
      </w:r>
      <w:r w:rsidRPr="005552CB">
        <w:rPr>
          <w:rFonts w:ascii="Consolas" w:hAnsi="Consolas" w:cs="宋体"/>
          <w:color w:val="50A14F"/>
          <w:kern w:val="0"/>
          <w:sz w:val="21"/>
          <w:szCs w:val="21"/>
        </w:rPr>
        <w:t>&lt;algorithm&gt;</w:t>
      </w:r>
    </w:p>
    <w:p w14:paraId="4FDDA3B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4078F2"/>
          <w:kern w:val="0"/>
          <w:sz w:val="21"/>
          <w:szCs w:val="21"/>
        </w:rPr>
        <w:t>#</w:t>
      </w:r>
      <w:r w:rsidRPr="005552CB">
        <w:rPr>
          <w:rFonts w:ascii="Consolas" w:hAnsi="Consolas" w:cs="宋体"/>
          <w:color w:val="A626A4"/>
          <w:kern w:val="0"/>
          <w:sz w:val="21"/>
          <w:szCs w:val="21"/>
        </w:rPr>
        <w:t>include</w:t>
      </w:r>
      <w:r w:rsidRPr="005552CB">
        <w:rPr>
          <w:rFonts w:ascii="Consolas" w:hAnsi="Consolas" w:cs="宋体"/>
          <w:color w:val="4078F2"/>
          <w:kern w:val="0"/>
          <w:sz w:val="21"/>
          <w:szCs w:val="21"/>
        </w:rPr>
        <w:t xml:space="preserve"> </w:t>
      </w:r>
      <w:r w:rsidRPr="005552CB">
        <w:rPr>
          <w:rFonts w:ascii="Consolas" w:hAnsi="Consolas" w:cs="宋体"/>
          <w:color w:val="50A14F"/>
          <w:kern w:val="0"/>
          <w:sz w:val="21"/>
          <w:szCs w:val="21"/>
        </w:rPr>
        <w:t>&lt;filesystem&gt;</w:t>
      </w:r>
    </w:p>
    <w:p w14:paraId="04DDF9D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4078F2"/>
          <w:kern w:val="0"/>
          <w:sz w:val="21"/>
          <w:szCs w:val="21"/>
        </w:rPr>
        <w:t>#</w:t>
      </w:r>
      <w:r w:rsidRPr="005552CB">
        <w:rPr>
          <w:rFonts w:ascii="Consolas" w:hAnsi="Consolas" w:cs="宋体"/>
          <w:color w:val="A626A4"/>
          <w:kern w:val="0"/>
          <w:sz w:val="21"/>
          <w:szCs w:val="21"/>
        </w:rPr>
        <w:t>include</w:t>
      </w:r>
      <w:r w:rsidRPr="005552CB">
        <w:rPr>
          <w:rFonts w:ascii="Consolas" w:hAnsi="Consolas" w:cs="宋体"/>
          <w:color w:val="4078F2"/>
          <w:kern w:val="0"/>
          <w:sz w:val="21"/>
          <w:szCs w:val="21"/>
        </w:rPr>
        <w:t xml:space="preserve"> </w:t>
      </w:r>
      <w:r w:rsidRPr="005552CB">
        <w:rPr>
          <w:rFonts w:ascii="Consolas" w:hAnsi="Consolas" w:cs="宋体"/>
          <w:color w:val="50A14F"/>
          <w:kern w:val="0"/>
          <w:sz w:val="21"/>
          <w:szCs w:val="21"/>
        </w:rPr>
        <w:t>&lt;locale&gt;</w:t>
      </w:r>
    </w:p>
    <w:p w14:paraId="52C5C76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4078F2"/>
          <w:kern w:val="0"/>
          <w:sz w:val="21"/>
          <w:szCs w:val="21"/>
        </w:rPr>
        <w:t>#</w:t>
      </w:r>
      <w:r w:rsidRPr="005552CB">
        <w:rPr>
          <w:rFonts w:ascii="Consolas" w:hAnsi="Consolas" w:cs="宋体"/>
          <w:color w:val="A626A4"/>
          <w:kern w:val="0"/>
          <w:sz w:val="21"/>
          <w:szCs w:val="21"/>
        </w:rPr>
        <w:t>include</w:t>
      </w:r>
      <w:r w:rsidRPr="005552CB">
        <w:rPr>
          <w:rFonts w:ascii="Consolas" w:hAnsi="Consolas" w:cs="宋体"/>
          <w:color w:val="4078F2"/>
          <w:kern w:val="0"/>
          <w:sz w:val="21"/>
          <w:szCs w:val="21"/>
        </w:rPr>
        <w:t xml:space="preserve"> </w:t>
      </w:r>
      <w:r w:rsidRPr="005552CB">
        <w:rPr>
          <w:rFonts w:ascii="Consolas" w:hAnsi="Consolas" w:cs="宋体"/>
          <w:color w:val="50A14F"/>
          <w:kern w:val="0"/>
          <w:sz w:val="21"/>
          <w:szCs w:val="21"/>
        </w:rPr>
        <w:t>&lt;codecvt&gt;</w:t>
      </w:r>
    </w:p>
    <w:p w14:paraId="08808E2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4078F2"/>
          <w:kern w:val="0"/>
          <w:sz w:val="21"/>
          <w:szCs w:val="21"/>
        </w:rPr>
        <w:t>#</w:t>
      </w:r>
      <w:r w:rsidRPr="005552CB">
        <w:rPr>
          <w:rFonts w:ascii="Consolas" w:hAnsi="Consolas" w:cs="宋体"/>
          <w:color w:val="A626A4"/>
          <w:kern w:val="0"/>
          <w:sz w:val="21"/>
          <w:szCs w:val="21"/>
        </w:rPr>
        <w:t>include</w:t>
      </w:r>
      <w:r w:rsidRPr="005552CB">
        <w:rPr>
          <w:rFonts w:ascii="Consolas" w:hAnsi="Consolas" w:cs="宋体"/>
          <w:color w:val="4078F2"/>
          <w:kern w:val="0"/>
          <w:sz w:val="21"/>
          <w:szCs w:val="21"/>
        </w:rPr>
        <w:t xml:space="preserve"> </w:t>
      </w:r>
      <w:r w:rsidRPr="005552CB">
        <w:rPr>
          <w:rFonts w:ascii="Consolas" w:hAnsi="Consolas" w:cs="宋体"/>
          <w:color w:val="50A14F"/>
          <w:kern w:val="0"/>
          <w:sz w:val="21"/>
          <w:szCs w:val="21"/>
        </w:rPr>
        <w:t>&lt;random&gt;</w:t>
      </w:r>
    </w:p>
    <w:p w14:paraId="46D9EA5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4078F2"/>
          <w:kern w:val="0"/>
          <w:sz w:val="21"/>
          <w:szCs w:val="21"/>
        </w:rPr>
        <w:t>#</w:t>
      </w:r>
      <w:r w:rsidRPr="005552CB">
        <w:rPr>
          <w:rFonts w:ascii="Consolas" w:hAnsi="Consolas" w:cs="宋体"/>
          <w:color w:val="A626A4"/>
          <w:kern w:val="0"/>
          <w:sz w:val="21"/>
          <w:szCs w:val="21"/>
        </w:rPr>
        <w:t>include</w:t>
      </w:r>
      <w:r w:rsidRPr="005552CB">
        <w:rPr>
          <w:rFonts w:ascii="Consolas" w:hAnsi="Consolas" w:cs="宋体"/>
          <w:color w:val="4078F2"/>
          <w:kern w:val="0"/>
          <w:sz w:val="21"/>
          <w:szCs w:val="21"/>
        </w:rPr>
        <w:t xml:space="preserve"> </w:t>
      </w:r>
      <w:r w:rsidRPr="005552CB">
        <w:rPr>
          <w:rFonts w:ascii="Consolas" w:hAnsi="Consolas" w:cs="宋体"/>
          <w:color w:val="50A14F"/>
          <w:kern w:val="0"/>
          <w:sz w:val="21"/>
          <w:szCs w:val="21"/>
        </w:rPr>
        <w:t>"bp.h"</w:t>
      </w:r>
    </w:p>
    <w:p w14:paraId="3100280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E0D851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A626A4"/>
          <w:kern w:val="0"/>
          <w:sz w:val="21"/>
          <w:szCs w:val="21"/>
        </w:rPr>
        <w:t>namespace</w:t>
      </w:r>
      <w:r w:rsidRPr="005552CB">
        <w:rPr>
          <w:rFonts w:ascii="Consolas" w:hAnsi="Consolas" w:cs="宋体"/>
          <w:color w:val="383A42"/>
          <w:kern w:val="0"/>
          <w:sz w:val="21"/>
          <w:szCs w:val="21"/>
        </w:rPr>
        <w:t xml:space="preserve"> fs = std::filesystem;</w:t>
      </w:r>
    </w:p>
    <w:p w14:paraId="17B8962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F664B3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i/>
          <w:iCs/>
          <w:color w:val="A0A1A7"/>
          <w:kern w:val="0"/>
          <w:sz w:val="21"/>
          <w:szCs w:val="21"/>
        </w:rPr>
        <w:lastRenderedPageBreak/>
        <w:t>/****************************</w:t>
      </w:r>
      <w:r w:rsidRPr="005552CB">
        <w:rPr>
          <w:rFonts w:ascii="Consolas" w:hAnsi="Consolas" w:cs="宋体"/>
          <w:i/>
          <w:iCs/>
          <w:color w:val="A0A1A7"/>
          <w:kern w:val="0"/>
          <w:sz w:val="21"/>
          <w:szCs w:val="21"/>
        </w:rPr>
        <w:t>数据过滤范围</w:t>
      </w:r>
      <w:r w:rsidRPr="005552CB">
        <w:rPr>
          <w:rFonts w:ascii="Consolas" w:hAnsi="Consolas" w:cs="宋体"/>
          <w:i/>
          <w:iCs/>
          <w:color w:val="A0A1A7"/>
          <w:kern w:val="0"/>
          <w:sz w:val="21"/>
          <w:szCs w:val="21"/>
        </w:rPr>
        <w:t>********************************/</w:t>
      </w:r>
    </w:p>
    <w:p w14:paraId="3261258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MIN_HEIGHT = </w:t>
      </w:r>
      <w:r w:rsidRPr="005552CB">
        <w:rPr>
          <w:rFonts w:ascii="Consolas" w:hAnsi="Consolas" w:cs="宋体"/>
          <w:color w:val="986801"/>
          <w:kern w:val="0"/>
          <w:sz w:val="21"/>
          <w:szCs w:val="21"/>
        </w:rPr>
        <w:t>140.0</w:t>
      </w:r>
      <w:r w:rsidRPr="005552CB">
        <w:rPr>
          <w:rFonts w:ascii="Consolas" w:hAnsi="Consolas" w:cs="宋体"/>
          <w:color w:val="383A42"/>
          <w:kern w:val="0"/>
          <w:sz w:val="21"/>
          <w:szCs w:val="21"/>
        </w:rPr>
        <w:t>;</w:t>
      </w: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身高</w:t>
      </w:r>
    </w:p>
    <w:p w14:paraId="53EA432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MAX_HEIGHT = </w:t>
      </w:r>
      <w:r w:rsidRPr="005552CB">
        <w:rPr>
          <w:rFonts w:ascii="Consolas" w:hAnsi="Consolas" w:cs="宋体"/>
          <w:color w:val="986801"/>
          <w:kern w:val="0"/>
          <w:sz w:val="21"/>
          <w:szCs w:val="21"/>
        </w:rPr>
        <w:t>220.0</w:t>
      </w:r>
      <w:r w:rsidRPr="005552CB">
        <w:rPr>
          <w:rFonts w:ascii="Consolas" w:hAnsi="Consolas" w:cs="宋体"/>
          <w:color w:val="383A42"/>
          <w:kern w:val="0"/>
          <w:sz w:val="21"/>
          <w:szCs w:val="21"/>
        </w:rPr>
        <w:t>;</w:t>
      </w:r>
    </w:p>
    <w:p w14:paraId="5D1EFA1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MIN_WEIGHT = </w:t>
      </w:r>
      <w:r w:rsidRPr="005552CB">
        <w:rPr>
          <w:rFonts w:ascii="Consolas" w:hAnsi="Consolas" w:cs="宋体"/>
          <w:color w:val="986801"/>
          <w:kern w:val="0"/>
          <w:sz w:val="21"/>
          <w:szCs w:val="21"/>
        </w:rPr>
        <w:t>30.0</w:t>
      </w:r>
      <w:r w:rsidRPr="005552CB">
        <w:rPr>
          <w:rFonts w:ascii="Consolas" w:hAnsi="Consolas" w:cs="宋体"/>
          <w:color w:val="383A42"/>
          <w:kern w:val="0"/>
          <w:sz w:val="21"/>
          <w:szCs w:val="21"/>
        </w:rPr>
        <w:t>;</w:t>
      </w: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体重</w:t>
      </w:r>
    </w:p>
    <w:p w14:paraId="086D5D2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MAX_WEIGHT = </w:t>
      </w:r>
      <w:r w:rsidRPr="005552CB">
        <w:rPr>
          <w:rFonts w:ascii="Consolas" w:hAnsi="Consolas" w:cs="宋体"/>
          <w:color w:val="986801"/>
          <w:kern w:val="0"/>
          <w:sz w:val="21"/>
          <w:szCs w:val="21"/>
        </w:rPr>
        <w:t>150.0</w:t>
      </w:r>
      <w:r w:rsidRPr="005552CB">
        <w:rPr>
          <w:rFonts w:ascii="Consolas" w:hAnsi="Consolas" w:cs="宋体"/>
          <w:color w:val="383A42"/>
          <w:kern w:val="0"/>
          <w:sz w:val="21"/>
          <w:szCs w:val="21"/>
        </w:rPr>
        <w:t>;</w:t>
      </w:r>
    </w:p>
    <w:p w14:paraId="669AC93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MIN_SHOE_SIZE = </w:t>
      </w:r>
      <w:r w:rsidRPr="005552CB">
        <w:rPr>
          <w:rFonts w:ascii="Consolas" w:hAnsi="Consolas" w:cs="宋体"/>
          <w:color w:val="986801"/>
          <w:kern w:val="0"/>
          <w:sz w:val="21"/>
          <w:szCs w:val="21"/>
        </w:rPr>
        <w:t>30.0</w:t>
      </w:r>
      <w:r w:rsidRPr="005552CB">
        <w:rPr>
          <w:rFonts w:ascii="Consolas" w:hAnsi="Consolas" w:cs="宋体"/>
          <w:color w:val="383A42"/>
          <w:kern w:val="0"/>
          <w:sz w:val="21"/>
          <w:szCs w:val="21"/>
        </w:rPr>
        <w:t>;</w:t>
      </w: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鞋码</w:t>
      </w:r>
    </w:p>
    <w:p w14:paraId="5B25A04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MAX_SHOE_SIZE = </w:t>
      </w:r>
      <w:r w:rsidRPr="005552CB">
        <w:rPr>
          <w:rFonts w:ascii="Consolas" w:hAnsi="Consolas" w:cs="宋体"/>
          <w:color w:val="986801"/>
          <w:kern w:val="0"/>
          <w:sz w:val="21"/>
          <w:szCs w:val="21"/>
        </w:rPr>
        <w:t>50.0</w:t>
      </w:r>
      <w:r w:rsidRPr="005552CB">
        <w:rPr>
          <w:rFonts w:ascii="Consolas" w:hAnsi="Consolas" w:cs="宋体"/>
          <w:color w:val="383A42"/>
          <w:kern w:val="0"/>
          <w:sz w:val="21"/>
          <w:szCs w:val="21"/>
        </w:rPr>
        <w:t>;</w:t>
      </w:r>
    </w:p>
    <w:p w14:paraId="4D830CE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MIN_50M_TIME = </w:t>
      </w:r>
      <w:r w:rsidRPr="005552CB">
        <w:rPr>
          <w:rFonts w:ascii="Consolas" w:hAnsi="Consolas" w:cs="宋体"/>
          <w:color w:val="986801"/>
          <w:kern w:val="0"/>
          <w:sz w:val="21"/>
          <w:szCs w:val="21"/>
        </w:rPr>
        <w:t>5.0</w:t>
      </w:r>
      <w:r w:rsidRPr="005552CB">
        <w:rPr>
          <w:rFonts w:ascii="Consolas" w:hAnsi="Consolas" w:cs="宋体"/>
          <w:color w:val="383A42"/>
          <w:kern w:val="0"/>
          <w:sz w:val="21"/>
          <w:szCs w:val="21"/>
        </w:rPr>
        <w:t>;</w:t>
      </w:r>
      <w:r w:rsidRPr="005552CB">
        <w:rPr>
          <w:rFonts w:ascii="Consolas" w:hAnsi="Consolas" w:cs="宋体"/>
          <w:i/>
          <w:iCs/>
          <w:color w:val="A0A1A7"/>
          <w:kern w:val="0"/>
          <w:sz w:val="21"/>
          <w:szCs w:val="21"/>
        </w:rPr>
        <w:t>//50m</w:t>
      </w:r>
    </w:p>
    <w:p w14:paraId="3792C17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MAX_50M_TIME = </w:t>
      </w:r>
      <w:r w:rsidRPr="005552CB">
        <w:rPr>
          <w:rFonts w:ascii="Consolas" w:hAnsi="Consolas" w:cs="宋体"/>
          <w:color w:val="986801"/>
          <w:kern w:val="0"/>
          <w:sz w:val="21"/>
          <w:szCs w:val="21"/>
        </w:rPr>
        <w:t>15.0</w:t>
      </w:r>
      <w:r w:rsidRPr="005552CB">
        <w:rPr>
          <w:rFonts w:ascii="Consolas" w:hAnsi="Consolas" w:cs="宋体"/>
          <w:color w:val="383A42"/>
          <w:kern w:val="0"/>
          <w:sz w:val="21"/>
          <w:szCs w:val="21"/>
        </w:rPr>
        <w:t>;</w:t>
      </w:r>
    </w:p>
    <w:p w14:paraId="14152AB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MIN_VITAL_CAPACITY = </w:t>
      </w:r>
      <w:r w:rsidRPr="005552CB">
        <w:rPr>
          <w:rFonts w:ascii="Consolas" w:hAnsi="Consolas" w:cs="宋体"/>
          <w:color w:val="986801"/>
          <w:kern w:val="0"/>
          <w:sz w:val="21"/>
          <w:szCs w:val="21"/>
        </w:rPr>
        <w:t>1000.0</w:t>
      </w:r>
      <w:r w:rsidRPr="005552CB">
        <w:rPr>
          <w:rFonts w:ascii="Consolas" w:hAnsi="Consolas" w:cs="宋体"/>
          <w:color w:val="383A42"/>
          <w:kern w:val="0"/>
          <w:sz w:val="21"/>
          <w:szCs w:val="21"/>
        </w:rPr>
        <w:t>;</w:t>
      </w: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肺活量</w:t>
      </w:r>
    </w:p>
    <w:p w14:paraId="0B141CE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MAX_VITAL_CAPACITY = </w:t>
      </w:r>
      <w:r w:rsidRPr="005552CB">
        <w:rPr>
          <w:rFonts w:ascii="Consolas" w:hAnsi="Consolas" w:cs="宋体"/>
          <w:color w:val="986801"/>
          <w:kern w:val="0"/>
          <w:sz w:val="21"/>
          <w:szCs w:val="21"/>
        </w:rPr>
        <w:t>8000.0</w:t>
      </w:r>
      <w:r w:rsidRPr="005552CB">
        <w:rPr>
          <w:rFonts w:ascii="Consolas" w:hAnsi="Consolas" w:cs="宋体"/>
          <w:color w:val="383A42"/>
          <w:kern w:val="0"/>
          <w:sz w:val="21"/>
          <w:szCs w:val="21"/>
        </w:rPr>
        <w:t>;</w:t>
      </w:r>
    </w:p>
    <w:p w14:paraId="1DA47CE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A58F80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数据预处理</w:t>
      </w:r>
      <w:r w:rsidRPr="005552CB">
        <w:rPr>
          <w:rFonts w:ascii="Consolas" w:hAnsi="Consolas" w:cs="宋体"/>
          <w:i/>
          <w:iCs/>
          <w:color w:val="A0A1A7"/>
          <w:kern w:val="0"/>
          <w:sz w:val="21"/>
          <w:szCs w:val="21"/>
        </w:rPr>
        <w:t>********************************/</w:t>
      </w:r>
    </w:p>
    <w:p w14:paraId="5230B26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检查数据是否在合理范围内</w:t>
      </w:r>
    </w:p>
    <w:p w14:paraId="313A308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986801"/>
          <w:kern w:val="0"/>
          <w:sz w:val="21"/>
          <w:szCs w:val="21"/>
        </w:rPr>
        <w:t>bool</w:t>
      </w:r>
      <w:r w:rsidRPr="005552CB">
        <w:rPr>
          <w:rFonts w:ascii="Consolas" w:hAnsi="Consolas" w:cs="宋体"/>
          <w:color w:val="383A42"/>
          <w:kern w:val="0"/>
          <w:sz w:val="21"/>
          <w:szCs w:val="21"/>
        </w:rPr>
        <w:t xml:space="preserve"> </w:t>
      </w:r>
      <w:r w:rsidRPr="005552CB">
        <w:rPr>
          <w:rFonts w:ascii="Consolas" w:hAnsi="Consolas" w:cs="宋体"/>
          <w:color w:val="4078F2"/>
          <w:kern w:val="0"/>
          <w:sz w:val="21"/>
          <w:szCs w:val="21"/>
        </w:rPr>
        <w:t>isValidData</w:t>
      </w:r>
      <w:r w:rsidRPr="005552CB">
        <w:rPr>
          <w:rFonts w:ascii="Consolas" w:hAnsi="Consolas" w:cs="宋体"/>
          <w:color w:val="383A42"/>
          <w:kern w:val="0"/>
          <w:sz w:val="21"/>
          <w:szCs w:val="21"/>
        </w:rPr>
        <w:t>(</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std::vector&lt;std::string&gt; &amp;data) {</w:t>
      </w:r>
    </w:p>
    <w:p w14:paraId="2063991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try</w:t>
      </w:r>
      <w:r w:rsidRPr="005552CB">
        <w:rPr>
          <w:rFonts w:ascii="Consolas" w:hAnsi="Consolas" w:cs="宋体"/>
          <w:color w:val="383A42"/>
          <w:kern w:val="0"/>
          <w:sz w:val="21"/>
          <w:szCs w:val="21"/>
        </w:rPr>
        <w:t xml:space="preserve"> {</w:t>
      </w:r>
    </w:p>
    <w:p w14:paraId="27F49AC4"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检查是否有空白数据</w:t>
      </w:r>
    </w:p>
    <w:p w14:paraId="6DE2066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for</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auto</w:t>
      </w:r>
      <w:r w:rsidRPr="005552CB">
        <w:rPr>
          <w:rFonts w:ascii="Consolas" w:hAnsi="Consolas" w:cs="宋体"/>
          <w:color w:val="383A42"/>
          <w:kern w:val="0"/>
          <w:sz w:val="21"/>
          <w:szCs w:val="21"/>
        </w:rPr>
        <w:t xml:space="preserve"> &amp;item : data) {</w:t>
      </w:r>
    </w:p>
    <w:p w14:paraId="131C75E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(item.</w:t>
      </w:r>
      <w:r w:rsidRPr="005552CB">
        <w:rPr>
          <w:rFonts w:ascii="Consolas" w:hAnsi="Consolas" w:cs="宋体"/>
          <w:color w:val="C18401"/>
          <w:kern w:val="0"/>
          <w:sz w:val="21"/>
          <w:szCs w:val="21"/>
        </w:rPr>
        <w:t>empty</w:t>
      </w:r>
      <w:r w:rsidRPr="005552CB">
        <w:rPr>
          <w:rFonts w:ascii="Consolas" w:hAnsi="Consolas" w:cs="宋体"/>
          <w:color w:val="383A42"/>
          <w:kern w:val="0"/>
          <w:sz w:val="21"/>
          <w:szCs w:val="21"/>
        </w:rPr>
        <w:t>()) {</w:t>
      </w:r>
    </w:p>
    <w:p w14:paraId="45E4330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return</w:t>
      </w:r>
      <w:r w:rsidRPr="005552CB">
        <w:rPr>
          <w:rFonts w:ascii="Consolas" w:hAnsi="Consolas" w:cs="宋体"/>
          <w:color w:val="383A42"/>
          <w:kern w:val="0"/>
          <w:sz w:val="21"/>
          <w:szCs w:val="21"/>
        </w:rPr>
        <w:t xml:space="preserve"> </w:t>
      </w:r>
      <w:r w:rsidRPr="005552CB">
        <w:rPr>
          <w:rFonts w:ascii="Consolas" w:hAnsi="Consolas" w:cs="宋体"/>
          <w:color w:val="0184BB"/>
          <w:kern w:val="0"/>
          <w:sz w:val="21"/>
          <w:szCs w:val="21"/>
        </w:rPr>
        <w:t>false</w:t>
      </w:r>
      <w:r w:rsidRPr="005552CB">
        <w:rPr>
          <w:rFonts w:ascii="Consolas" w:hAnsi="Consolas" w:cs="宋体"/>
          <w:color w:val="383A42"/>
          <w:kern w:val="0"/>
          <w:sz w:val="21"/>
          <w:szCs w:val="21"/>
        </w:rPr>
        <w:t>;</w:t>
      </w:r>
    </w:p>
    <w:p w14:paraId="5E87578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0935E62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73CA652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696F82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gender = std::</w:t>
      </w:r>
      <w:r w:rsidRPr="005552CB">
        <w:rPr>
          <w:rFonts w:ascii="Consolas" w:hAnsi="Consolas" w:cs="宋体"/>
          <w:color w:val="C18401"/>
          <w:kern w:val="0"/>
          <w:sz w:val="21"/>
          <w:szCs w:val="21"/>
        </w:rPr>
        <w:t>stod</w:t>
      </w:r>
      <w:r w:rsidRPr="005552CB">
        <w:rPr>
          <w:rFonts w:ascii="Consolas" w:hAnsi="Consolas" w:cs="宋体"/>
          <w:color w:val="383A42"/>
          <w:kern w:val="0"/>
          <w:sz w:val="21"/>
          <w:szCs w:val="21"/>
        </w:rPr>
        <w:t>(data[</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w:t>
      </w:r>
    </w:p>
    <w:p w14:paraId="58BB0DE4"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height = std::</w:t>
      </w:r>
      <w:r w:rsidRPr="005552CB">
        <w:rPr>
          <w:rFonts w:ascii="Consolas" w:hAnsi="Consolas" w:cs="宋体"/>
          <w:color w:val="C18401"/>
          <w:kern w:val="0"/>
          <w:sz w:val="21"/>
          <w:szCs w:val="21"/>
        </w:rPr>
        <w:t>stod</w:t>
      </w:r>
      <w:r w:rsidRPr="005552CB">
        <w:rPr>
          <w:rFonts w:ascii="Consolas" w:hAnsi="Consolas" w:cs="宋体"/>
          <w:color w:val="383A42"/>
          <w:kern w:val="0"/>
          <w:sz w:val="21"/>
          <w:szCs w:val="21"/>
        </w:rPr>
        <w:t>(data[</w:t>
      </w:r>
      <w:r w:rsidRPr="005552CB">
        <w:rPr>
          <w:rFonts w:ascii="Consolas" w:hAnsi="Consolas" w:cs="宋体"/>
          <w:color w:val="986801"/>
          <w:kern w:val="0"/>
          <w:sz w:val="21"/>
          <w:szCs w:val="21"/>
        </w:rPr>
        <w:t>3</w:t>
      </w:r>
      <w:r w:rsidRPr="005552CB">
        <w:rPr>
          <w:rFonts w:ascii="Consolas" w:hAnsi="Consolas" w:cs="宋体"/>
          <w:color w:val="383A42"/>
          <w:kern w:val="0"/>
          <w:sz w:val="21"/>
          <w:szCs w:val="21"/>
        </w:rPr>
        <w:t>]);</w:t>
      </w:r>
    </w:p>
    <w:p w14:paraId="1B10CB3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weight = std::</w:t>
      </w:r>
      <w:r w:rsidRPr="005552CB">
        <w:rPr>
          <w:rFonts w:ascii="Consolas" w:hAnsi="Consolas" w:cs="宋体"/>
          <w:color w:val="C18401"/>
          <w:kern w:val="0"/>
          <w:sz w:val="21"/>
          <w:szCs w:val="21"/>
        </w:rPr>
        <w:t>stod</w:t>
      </w:r>
      <w:r w:rsidRPr="005552CB">
        <w:rPr>
          <w:rFonts w:ascii="Consolas" w:hAnsi="Consolas" w:cs="宋体"/>
          <w:color w:val="383A42"/>
          <w:kern w:val="0"/>
          <w:sz w:val="21"/>
          <w:szCs w:val="21"/>
        </w:rPr>
        <w:t>(data[</w:t>
      </w:r>
      <w:r w:rsidRPr="005552CB">
        <w:rPr>
          <w:rFonts w:ascii="Consolas" w:hAnsi="Consolas" w:cs="宋体"/>
          <w:color w:val="986801"/>
          <w:kern w:val="0"/>
          <w:sz w:val="21"/>
          <w:szCs w:val="21"/>
        </w:rPr>
        <w:t>4</w:t>
      </w:r>
      <w:r w:rsidRPr="005552CB">
        <w:rPr>
          <w:rFonts w:ascii="Consolas" w:hAnsi="Consolas" w:cs="宋体"/>
          <w:color w:val="383A42"/>
          <w:kern w:val="0"/>
          <w:sz w:val="21"/>
          <w:szCs w:val="21"/>
        </w:rPr>
        <w:t>]);</w:t>
      </w:r>
    </w:p>
    <w:p w14:paraId="6E51636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shoeSize = std::</w:t>
      </w:r>
      <w:r w:rsidRPr="005552CB">
        <w:rPr>
          <w:rFonts w:ascii="Consolas" w:hAnsi="Consolas" w:cs="宋体"/>
          <w:color w:val="C18401"/>
          <w:kern w:val="0"/>
          <w:sz w:val="21"/>
          <w:szCs w:val="21"/>
        </w:rPr>
        <w:t>stod</w:t>
      </w:r>
      <w:r w:rsidRPr="005552CB">
        <w:rPr>
          <w:rFonts w:ascii="Consolas" w:hAnsi="Consolas" w:cs="宋体"/>
          <w:color w:val="383A42"/>
          <w:kern w:val="0"/>
          <w:sz w:val="21"/>
          <w:szCs w:val="21"/>
        </w:rPr>
        <w:t>(data[</w:t>
      </w:r>
      <w:r w:rsidRPr="005552CB">
        <w:rPr>
          <w:rFonts w:ascii="Consolas" w:hAnsi="Consolas" w:cs="宋体"/>
          <w:color w:val="986801"/>
          <w:kern w:val="0"/>
          <w:sz w:val="21"/>
          <w:szCs w:val="21"/>
        </w:rPr>
        <w:t>5</w:t>
      </w:r>
      <w:r w:rsidRPr="005552CB">
        <w:rPr>
          <w:rFonts w:ascii="Consolas" w:hAnsi="Consolas" w:cs="宋体"/>
          <w:color w:val="383A42"/>
          <w:kern w:val="0"/>
          <w:sz w:val="21"/>
          <w:szCs w:val="21"/>
        </w:rPr>
        <w:t>]);</w:t>
      </w:r>
    </w:p>
    <w:p w14:paraId="435E955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fiftyMeter = std::</w:t>
      </w:r>
      <w:r w:rsidRPr="005552CB">
        <w:rPr>
          <w:rFonts w:ascii="Consolas" w:hAnsi="Consolas" w:cs="宋体"/>
          <w:color w:val="C18401"/>
          <w:kern w:val="0"/>
          <w:sz w:val="21"/>
          <w:szCs w:val="21"/>
        </w:rPr>
        <w:t>stod</w:t>
      </w:r>
      <w:r w:rsidRPr="005552CB">
        <w:rPr>
          <w:rFonts w:ascii="Consolas" w:hAnsi="Consolas" w:cs="宋体"/>
          <w:color w:val="383A42"/>
          <w:kern w:val="0"/>
          <w:sz w:val="21"/>
          <w:szCs w:val="21"/>
        </w:rPr>
        <w:t>(data[</w:t>
      </w:r>
      <w:r w:rsidRPr="005552CB">
        <w:rPr>
          <w:rFonts w:ascii="Consolas" w:hAnsi="Consolas" w:cs="宋体"/>
          <w:color w:val="986801"/>
          <w:kern w:val="0"/>
          <w:sz w:val="21"/>
          <w:szCs w:val="21"/>
        </w:rPr>
        <w:t>6</w:t>
      </w:r>
      <w:r w:rsidRPr="005552CB">
        <w:rPr>
          <w:rFonts w:ascii="Consolas" w:hAnsi="Consolas" w:cs="宋体"/>
          <w:color w:val="383A42"/>
          <w:kern w:val="0"/>
          <w:sz w:val="21"/>
          <w:szCs w:val="21"/>
        </w:rPr>
        <w:t>]);</w:t>
      </w:r>
    </w:p>
    <w:p w14:paraId="1E943CC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vitalCapacity = std::</w:t>
      </w:r>
      <w:r w:rsidRPr="005552CB">
        <w:rPr>
          <w:rFonts w:ascii="Consolas" w:hAnsi="Consolas" w:cs="宋体"/>
          <w:color w:val="C18401"/>
          <w:kern w:val="0"/>
          <w:sz w:val="21"/>
          <w:szCs w:val="21"/>
        </w:rPr>
        <w:t>stod</w:t>
      </w:r>
      <w:r w:rsidRPr="005552CB">
        <w:rPr>
          <w:rFonts w:ascii="Consolas" w:hAnsi="Consolas" w:cs="宋体"/>
          <w:color w:val="383A42"/>
          <w:kern w:val="0"/>
          <w:sz w:val="21"/>
          <w:szCs w:val="21"/>
        </w:rPr>
        <w:t>(data[</w:t>
      </w:r>
      <w:r w:rsidRPr="005552CB">
        <w:rPr>
          <w:rFonts w:ascii="Consolas" w:hAnsi="Consolas" w:cs="宋体"/>
          <w:color w:val="986801"/>
          <w:kern w:val="0"/>
          <w:sz w:val="21"/>
          <w:szCs w:val="21"/>
        </w:rPr>
        <w:t>7</w:t>
      </w:r>
      <w:r w:rsidRPr="005552CB">
        <w:rPr>
          <w:rFonts w:ascii="Consolas" w:hAnsi="Consolas" w:cs="宋体"/>
          <w:color w:val="383A42"/>
          <w:kern w:val="0"/>
          <w:sz w:val="21"/>
          <w:szCs w:val="21"/>
        </w:rPr>
        <w:t>]);</w:t>
      </w:r>
    </w:p>
    <w:p w14:paraId="37ECF9D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939422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return</w:t>
      </w:r>
      <w:r w:rsidRPr="005552CB">
        <w:rPr>
          <w:rFonts w:ascii="Consolas" w:hAnsi="Consolas" w:cs="宋体"/>
          <w:color w:val="383A42"/>
          <w:kern w:val="0"/>
          <w:sz w:val="21"/>
          <w:szCs w:val="21"/>
        </w:rPr>
        <w:t xml:space="preserve"> (gender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xml:space="preserve"> || gender ==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 &amp;&amp;</w:t>
      </w:r>
    </w:p>
    <w:p w14:paraId="44ABFA4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(height &gt;= MIN_HEIGHT &amp;&amp; height &lt;= MAX_HEIGHT) &amp;&amp;</w:t>
      </w:r>
    </w:p>
    <w:p w14:paraId="14AE734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(weight &gt;= MIN_WEIGHT &amp;&amp; weight &lt;= MAX_WEIGHT) &amp;&amp;</w:t>
      </w:r>
    </w:p>
    <w:p w14:paraId="0388543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(shoeSize &gt;= MIN_SHOE_SIZE &amp;&amp; shoeSize &lt;= MAX_SHOE_SIZE) &amp;&amp;</w:t>
      </w:r>
    </w:p>
    <w:p w14:paraId="20128B8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(fiftyMeter &gt;= MIN_50M_TIME &amp;&amp; fiftyMeter &lt;= MAX_50M_TIME) &amp;&amp;</w:t>
      </w:r>
    </w:p>
    <w:p w14:paraId="027FAEE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(vitalCapacity &gt;= MIN_VITAL_CAPACITY &amp;&amp; vitalCapacity &lt;= MAX_VITAL_CAPACITY);</w:t>
      </w:r>
    </w:p>
    <w:p w14:paraId="7766C81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 </w:t>
      </w:r>
      <w:r w:rsidRPr="005552CB">
        <w:rPr>
          <w:rFonts w:ascii="Consolas" w:hAnsi="Consolas" w:cs="宋体"/>
          <w:color w:val="C18401"/>
          <w:kern w:val="0"/>
          <w:sz w:val="21"/>
          <w:szCs w:val="21"/>
        </w:rPr>
        <w:t>catch</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std::exception &amp;e) {</w:t>
      </w:r>
    </w:p>
    <w:p w14:paraId="3D16D5D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如果转换失败，数据无效</w:t>
      </w:r>
    </w:p>
    <w:p w14:paraId="3016DF4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return</w:t>
      </w:r>
      <w:r w:rsidRPr="005552CB">
        <w:rPr>
          <w:rFonts w:ascii="Consolas" w:hAnsi="Consolas" w:cs="宋体"/>
          <w:color w:val="383A42"/>
          <w:kern w:val="0"/>
          <w:sz w:val="21"/>
          <w:szCs w:val="21"/>
        </w:rPr>
        <w:t xml:space="preserve"> </w:t>
      </w:r>
      <w:r w:rsidRPr="005552CB">
        <w:rPr>
          <w:rFonts w:ascii="Consolas" w:hAnsi="Consolas" w:cs="宋体"/>
          <w:color w:val="0184BB"/>
          <w:kern w:val="0"/>
          <w:sz w:val="21"/>
          <w:szCs w:val="21"/>
        </w:rPr>
        <w:t>false</w:t>
      </w:r>
      <w:r w:rsidRPr="005552CB">
        <w:rPr>
          <w:rFonts w:ascii="Consolas" w:hAnsi="Consolas" w:cs="宋体"/>
          <w:color w:val="383A42"/>
          <w:kern w:val="0"/>
          <w:sz w:val="21"/>
          <w:szCs w:val="21"/>
        </w:rPr>
        <w:t>;</w:t>
      </w:r>
    </w:p>
    <w:p w14:paraId="78810494"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089994C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w:t>
      </w:r>
    </w:p>
    <w:p w14:paraId="06ED8F9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2AAE3B4"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解析</w:t>
      </w:r>
      <w:r w:rsidRPr="005552CB">
        <w:rPr>
          <w:rFonts w:ascii="Consolas" w:hAnsi="Consolas" w:cs="宋体"/>
          <w:i/>
          <w:iCs/>
          <w:color w:val="A0A1A7"/>
          <w:kern w:val="0"/>
          <w:sz w:val="21"/>
          <w:szCs w:val="21"/>
        </w:rPr>
        <w:t>CSV</w:t>
      </w:r>
      <w:r w:rsidRPr="005552CB">
        <w:rPr>
          <w:rFonts w:ascii="Consolas" w:hAnsi="Consolas" w:cs="宋体"/>
          <w:i/>
          <w:iCs/>
          <w:color w:val="A0A1A7"/>
          <w:kern w:val="0"/>
          <w:sz w:val="21"/>
          <w:szCs w:val="21"/>
        </w:rPr>
        <w:t>行</w:t>
      </w:r>
    </w:p>
    <w:p w14:paraId="50EE6BA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std::vector&lt;std::string&gt; </w:t>
      </w:r>
      <w:r w:rsidRPr="005552CB">
        <w:rPr>
          <w:rFonts w:ascii="Consolas" w:hAnsi="Consolas" w:cs="宋体"/>
          <w:color w:val="4078F2"/>
          <w:kern w:val="0"/>
          <w:sz w:val="21"/>
          <w:szCs w:val="21"/>
        </w:rPr>
        <w:t>parseCSVLine</w:t>
      </w:r>
      <w:r w:rsidRPr="005552CB">
        <w:rPr>
          <w:rFonts w:ascii="Consolas" w:hAnsi="Consolas" w:cs="宋体"/>
          <w:color w:val="383A42"/>
          <w:kern w:val="0"/>
          <w:sz w:val="21"/>
          <w:szCs w:val="21"/>
        </w:rPr>
        <w:t>(</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std::string &amp;line) {</w:t>
      </w:r>
    </w:p>
    <w:p w14:paraId="65A4916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std::vector&lt;std::string&gt; result;</w:t>
      </w:r>
    </w:p>
    <w:p w14:paraId="756BDF6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std::stringstream </w:t>
      </w:r>
      <w:r w:rsidRPr="005552CB">
        <w:rPr>
          <w:rFonts w:ascii="Consolas" w:hAnsi="Consolas" w:cs="宋体"/>
          <w:color w:val="4078F2"/>
          <w:kern w:val="0"/>
          <w:sz w:val="21"/>
          <w:szCs w:val="21"/>
        </w:rPr>
        <w:t>ss</w:t>
      </w:r>
      <w:r w:rsidRPr="005552CB">
        <w:rPr>
          <w:rFonts w:ascii="Consolas" w:hAnsi="Consolas" w:cs="宋体"/>
          <w:color w:val="383A42"/>
          <w:kern w:val="0"/>
          <w:sz w:val="21"/>
          <w:szCs w:val="21"/>
        </w:rPr>
        <w:t>(line);</w:t>
      </w:r>
    </w:p>
    <w:p w14:paraId="4667813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std::string item;</w:t>
      </w:r>
    </w:p>
    <w:p w14:paraId="0BD3DC9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9C251A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while</w:t>
      </w:r>
      <w:r w:rsidRPr="005552CB">
        <w:rPr>
          <w:rFonts w:ascii="Consolas" w:hAnsi="Consolas" w:cs="宋体"/>
          <w:color w:val="383A42"/>
          <w:kern w:val="0"/>
          <w:sz w:val="21"/>
          <w:szCs w:val="21"/>
        </w:rPr>
        <w:t xml:space="preserve"> (std::</w:t>
      </w:r>
      <w:r w:rsidRPr="005552CB">
        <w:rPr>
          <w:rFonts w:ascii="Consolas" w:hAnsi="Consolas" w:cs="宋体"/>
          <w:color w:val="C18401"/>
          <w:kern w:val="0"/>
          <w:sz w:val="21"/>
          <w:szCs w:val="21"/>
        </w:rPr>
        <w:t>getline</w:t>
      </w:r>
      <w:r w:rsidRPr="005552CB">
        <w:rPr>
          <w:rFonts w:ascii="Consolas" w:hAnsi="Consolas" w:cs="宋体"/>
          <w:color w:val="383A42"/>
          <w:kern w:val="0"/>
          <w:sz w:val="21"/>
          <w:szCs w:val="21"/>
        </w:rPr>
        <w:t xml:space="preserve">(ss, item, </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w:t>
      </w:r>
    </w:p>
    <w:p w14:paraId="0EC2D0A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result.</w:t>
      </w:r>
      <w:r w:rsidRPr="005552CB">
        <w:rPr>
          <w:rFonts w:ascii="Consolas" w:hAnsi="Consolas" w:cs="宋体"/>
          <w:color w:val="C18401"/>
          <w:kern w:val="0"/>
          <w:sz w:val="21"/>
          <w:szCs w:val="21"/>
        </w:rPr>
        <w:t>push_back</w:t>
      </w:r>
      <w:r w:rsidRPr="005552CB">
        <w:rPr>
          <w:rFonts w:ascii="Consolas" w:hAnsi="Consolas" w:cs="宋体"/>
          <w:color w:val="383A42"/>
          <w:kern w:val="0"/>
          <w:sz w:val="21"/>
          <w:szCs w:val="21"/>
        </w:rPr>
        <w:t>(item);</w:t>
      </w:r>
    </w:p>
    <w:p w14:paraId="62CC5D5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5526441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lastRenderedPageBreak/>
        <w:t xml:space="preserve">    </w:t>
      </w:r>
      <w:r w:rsidRPr="005552CB">
        <w:rPr>
          <w:rFonts w:ascii="Consolas" w:hAnsi="Consolas" w:cs="宋体"/>
          <w:color w:val="A626A4"/>
          <w:kern w:val="0"/>
          <w:sz w:val="21"/>
          <w:szCs w:val="21"/>
        </w:rPr>
        <w:t>return</w:t>
      </w:r>
      <w:r w:rsidRPr="005552CB">
        <w:rPr>
          <w:rFonts w:ascii="Consolas" w:hAnsi="Consolas" w:cs="宋体"/>
          <w:color w:val="383A42"/>
          <w:kern w:val="0"/>
          <w:sz w:val="21"/>
          <w:szCs w:val="21"/>
        </w:rPr>
        <w:t xml:space="preserve"> result;</w:t>
      </w:r>
    </w:p>
    <w:p w14:paraId="380F5D5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w:t>
      </w:r>
    </w:p>
    <w:p w14:paraId="407C4F1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BF2C43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打开文件并处理数据</w:t>
      </w:r>
    </w:p>
    <w:p w14:paraId="2B5EB89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986801"/>
          <w:kern w:val="0"/>
          <w:sz w:val="21"/>
          <w:szCs w:val="21"/>
        </w:rPr>
        <w:t>bool</w:t>
      </w:r>
      <w:r w:rsidRPr="005552CB">
        <w:rPr>
          <w:rFonts w:ascii="Consolas" w:hAnsi="Consolas" w:cs="宋体"/>
          <w:color w:val="383A42"/>
          <w:kern w:val="0"/>
          <w:sz w:val="21"/>
          <w:szCs w:val="21"/>
        </w:rPr>
        <w:t xml:space="preserve"> </w:t>
      </w:r>
      <w:r w:rsidRPr="005552CB">
        <w:rPr>
          <w:rFonts w:ascii="Consolas" w:hAnsi="Consolas" w:cs="宋体"/>
          <w:color w:val="4078F2"/>
          <w:kern w:val="0"/>
          <w:sz w:val="21"/>
          <w:szCs w:val="21"/>
        </w:rPr>
        <w:t>processFile</w:t>
      </w:r>
      <w:r w:rsidRPr="005552CB">
        <w:rPr>
          <w:rFonts w:ascii="Consolas" w:hAnsi="Consolas" w:cs="宋体"/>
          <w:color w:val="383A42"/>
          <w:kern w:val="0"/>
          <w:sz w:val="21"/>
          <w:szCs w:val="21"/>
        </w:rPr>
        <w:t>(</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std::string&amp; inputFilePath, </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std::string&amp; outputFilePath, </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std::string&amp; invalidFilePath) {</w:t>
      </w:r>
    </w:p>
    <w:p w14:paraId="6BDD4D4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(!fs::</w:t>
      </w:r>
      <w:r w:rsidRPr="005552CB">
        <w:rPr>
          <w:rFonts w:ascii="Consolas" w:hAnsi="Consolas" w:cs="宋体"/>
          <w:color w:val="C18401"/>
          <w:kern w:val="0"/>
          <w:sz w:val="21"/>
          <w:szCs w:val="21"/>
        </w:rPr>
        <w:t>exists</w:t>
      </w:r>
      <w:r w:rsidRPr="005552CB">
        <w:rPr>
          <w:rFonts w:ascii="Consolas" w:hAnsi="Consolas" w:cs="宋体"/>
          <w:color w:val="383A42"/>
          <w:kern w:val="0"/>
          <w:sz w:val="21"/>
          <w:szCs w:val="21"/>
        </w:rPr>
        <w:t>(inputFilePath)) {</w:t>
      </w:r>
    </w:p>
    <w:p w14:paraId="23E997D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std::cerr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错误：输入文件不存在：</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inputFilePath &lt;&lt; std::endl;</w:t>
      </w:r>
    </w:p>
    <w:p w14:paraId="5374172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return</w:t>
      </w:r>
      <w:r w:rsidRPr="005552CB">
        <w:rPr>
          <w:rFonts w:ascii="Consolas" w:hAnsi="Consolas" w:cs="宋体"/>
          <w:color w:val="383A42"/>
          <w:kern w:val="0"/>
          <w:sz w:val="21"/>
          <w:szCs w:val="21"/>
        </w:rPr>
        <w:t xml:space="preserve"> </w:t>
      </w:r>
      <w:r w:rsidRPr="005552CB">
        <w:rPr>
          <w:rFonts w:ascii="Consolas" w:hAnsi="Consolas" w:cs="宋体"/>
          <w:color w:val="0184BB"/>
          <w:kern w:val="0"/>
          <w:sz w:val="21"/>
          <w:szCs w:val="21"/>
        </w:rPr>
        <w:t>false</w:t>
      </w:r>
      <w:r w:rsidRPr="005552CB">
        <w:rPr>
          <w:rFonts w:ascii="Consolas" w:hAnsi="Consolas" w:cs="宋体"/>
          <w:color w:val="383A42"/>
          <w:kern w:val="0"/>
          <w:sz w:val="21"/>
          <w:szCs w:val="21"/>
        </w:rPr>
        <w:t>;</w:t>
      </w:r>
    </w:p>
    <w:p w14:paraId="27A94ED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254385B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A6DD35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std::wifstream </w:t>
      </w:r>
      <w:r w:rsidRPr="005552CB">
        <w:rPr>
          <w:rFonts w:ascii="Consolas" w:hAnsi="Consolas" w:cs="宋体"/>
          <w:color w:val="4078F2"/>
          <w:kern w:val="0"/>
          <w:sz w:val="21"/>
          <w:szCs w:val="21"/>
        </w:rPr>
        <w:t>inputFile</w:t>
      </w:r>
      <w:r w:rsidRPr="005552CB">
        <w:rPr>
          <w:rFonts w:ascii="Consolas" w:hAnsi="Consolas" w:cs="宋体"/>
          <w:color w:val="383A42"/>
          <w:kern w:val="0"/>
          <w:sz w:val="21"/>
          <w:szCs w:val="21"/>
        </w:rPr>
        <w:t>(inputFilePath);</w:t>
      </w:r>
    </w:p>
    <w:p w14:paraId="52516ED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inputFile.</w:t>
      </w:r>
      <w:r w:rsidRPr="005552CB">
        <w:rPr>
          <w:rFonts w:ascii="Consolas" w:hAnsi="Consolas" w:cs="宋体"/>
          <w:color w:val="C18401"/>
          <w:kern w:val="0"/>
          <w:sz w:val="21"/>
          <w:szCs w:val="21"/>
        </w:rPr>
        <w:t>imbue</w:t>
      </w:r>
      <w:r w:rsidRPr="005552CB">
        <w:rPr>
          <w:rFonts w:ascii="Consolas" w:hAnsi="Consolas" w:cs="宋体"/>
          <w:color w:val="383A42"/>
          <w:kern w:val="0"/>
          <w:sz w:val="21"/>
          <w:szCs w:val="21"/>
        </w:rPr>
        <w:t>(std::</w:t>
      </w:r>
      <w:r w:rsidRPr="005552CB">
        <w:rPr>
          <w:rFonts w:ascii="Consolas" w:hAnsi="Consolas" w:cs="宋体"/>
          <w:color w:val="C18401"/>
          <w:kern w:val="0"/>
          <w:sz w:val="21"/>
          <w:szCs w:val="21"/>
        </w:rPr>
        <w:t>locale</w:t>
      </w:r>
      <w:r w:rsidRPr="005552CB">
        <w:rPr>
          <w:rFonts w:ascii="Consolas" w:hAnsi="Consolas" w:cs="宋体"/>
          <w:color w:val="383A42"/>
          <w:kern w:val="0"/>
          <w:sz w:val="21"/>
          <w:szCs w:val="21"/>
        </w:rPr>
        <w:t>(inputFile.</w:t>
      </w:r>
      <w:r w:rsidRPr="005552CB">
        <w:rPr>
          <w:rFonts w:ascii="Consolas" w:hAnsi="Consolas" w:cs="宋体"/>
          <w:color w:val="C18401"/>
          <w:kern w:val="0"/>
          <w:sz w:val="21"/>
          <w:szCs w:val="21"/>
        </w:rPr>
        <w:t>getloc</w:t>
      </w: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new</w:t>
      </w:r>
      <w:r w:rsidRPr="005552CB">
        <w:rPr>
          <w:rFonts w:ascii="Consolas" w:hAnsi="Consolas" w:cs="宋体"/>
          <w:color w:val="383A42"/>
          <w:kern w:val="0"/>
          <w:sz w:val="21"/>
          <w:szCs w:val="21"/>
        </w:rPr>
        <w:t xml:space="preserve"> std::codecvt_utf8&lt;</w:t>
      </w:r>
      <w:r w:rsidRPr="005552CB">
        <w:rPr>
          <w:rFonts w:ascii="Consolas" w:hAnsi="Consolas" w:cs="宋体"/>
          <w:color w:val="986801"/>
          <w:kern w:val="0"/>
          <w:sz w:val="21"/>
          <w:szCs w:val="21"/>
        </w:rPr>
        <w:t>wchar_t</w:t>
      </w:r>
      <w:r w:rsidRPr="005552CB">
        <w:rPr>
          <w:rFonts w:ascii="Consolas" w:hAnsi="Consolas" w:cs="宋体"/>
          <w:color w:val="383A42"/>
          <w:kern w:val="0"/>
          <w:sz w:val="21"/>
          <w:szCs w:val="21"/>
        </w:rPr>
        <w:t>&gt;));</w:t>
      </w:r>
    </w:p>
    <w:p w14:paraId="191738A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std::wofstream </w:t>
      </w:r>
      <w:r w:rsidRPr="005552CB">
        <w:rPr>
          <w:rFonts w:ascii="Consolas" w:hAnsi="Consolas" w:cs="宋体"/>
          <w:color w:val="4078F2"/>
          <w:kern w:val="0"/>
          <w:sz w:val="21"/>
          <w:szCs w:val="21"/>
        </w:rPr>
        <w:t>outputFile</w:t>
      </w:r>
      <w:r w:rsidRPr="005552CB">
        <w:rPr>
          <w:rFonts w:ascii="Consolas" w:hAnsi="Consolas" w:cs="宋体"/>
          <w:color w:val="383A42"/>
          <w:kern w:val="0"/>
          <w:sz w:val="21"/>
          <w:szCs w:val="21"/>
        </w:rPr>
        <w:t>(outputFilePath, std::ios::out | std::ios::binary);</w:t>
      </w:r>
    </w:p>
    <w:p w14:paraId="2AE6329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outputFile.</w:t>
      </w:r>
      <w:r w:rsidRPr="005552CB">
        <w:rPr>
          <w:rFonts w:ascii="Consolas" w:hAnsi="Consolas" w:cs="宋体"/>
          <w:color w:val="C18401"/>
          <w:kern w:val="0"/>
          <w:sz w:val="21"/>
          <w:szCs w:val="21"/>
        </w:rPr>
        <w:t>imbue</w:t>
      </w:r>
      <w:r w:rsidRPr="005552CB">
        <w:rPr>
          <w:rFonts w:ascii="Consolas" w:hAnsi="Consolas" w:cs="宋体"/>
          <w:color w:val="383A42"/>
          <w:kern w:val="0"/>
          <w:sz w:val="21"/>
          <w:szCs w:val="21"/>
        </w:rPr>
        <w:t>(std::</w:t>
      </w:r>
      <w:r w:rsidRPr="005552CB">
        <w:rPr>
          <w:rFonts w:ascii="Consolas" w:hAnsi="Consolas" w:cs="宋体"/>
          <w:color w:val="C18401"/>
          <w:kern w:val="0"/>
          <w:sz w:val="21"/>
          <w:szCs w:val="21"/>
        </w:rPr>
        <w:t>locale</w:t>
      </w:r>
      <w:r w:rsidRPr="005552CB">
        <w:rPr>
          <w:rFonts w:ascii="Consolas" w:hAnsi="Consolas" w:cs="宋体"/>
          <w:color w:val="383A42"/>
          <w:kern w:val="0"/>
          <w:sz w:val="21"/>
          <w:szCs w:val="21"/>
        </w:rPr>
        <w:t>(outputFile.</w:t>
      </w:r>
      <w:r w:rsidRPr="005552CB">
        <w:rPr>
          <w:rFonts w:ascii="Consolas" w:hAnsi="Consolas" w:cs="宋体"/>
          <w:color w:val="C18401"/>
          <w:kern w:val="0"/>
          <w:sz w:val="21"/>
          <w:szCs w:val="21"/>
        </w:rPr>
        <w:t>getloc</w:t>
      </w: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new</w:t>
      </w:r>
      <w:r w:rsidRPr="005552CB">
        <w:rPr>
          <w:rFonts w:ascii="Consolas" w:hAnsi="Consolas" w:cs="宋体"/>
          <w:color w:val="383A42"/>
          <w:kern w:val="0"/>
          <w:sz w:val="21"/>
          <w:szCs w:val="21"/>
        </w:rPr>
        <w:t xml:space="preserve"> std::codecvt_utf8&lt;</w:t>
      </w:r>
      <w:r w:rsidRPr="005552CB">
        <w:rPr>
          <w:rFonts w:ascii="Consolas" w:hAnsi="Consolas" w:cs="宋体"/>
          <w:color w:val="986801"/>
          <w:kern w:val="0"/>
          <w:sz w:val="21"/>
          <w:szCs w:val="21"/>
        </w:rPr>
        <w:t>wchar_t</w:t>
      </w:r>
      <w:r w:rsidRPr="005552CB">
        <w:rPr>
          <w:rFonts w:ascii="Consolas" w:hAnsi="Consolas" w:cs="宋体"/>
          <w:color w:val="383A42"/>
          <w:kern w:val="0"/>
          <w:sz w:val="21"/>
          <w:szCs w:val="21"/>
        </w:rPr>
        <w:t>&gt;));</w:t>
      </w:r>
    </w:p>
    <w:p w14:paraId="5C30B53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std::wofstream </w:t>
      </w:r>
      <w:r w:rsidRPr="005552CB">
        <w:rPr>
          <w:rFonts w:ascii="Consolas" w:hAnsi="Consolas" w:cs="宋体"/>
          <w:color w:val="4078F2"/>
          <w:kern w:val="0"/>
          <w:sz w:val="21"/>
          <w:szCs w:val="21"/>
        </w:rPr>
        <w:t>invalidFile</w:t>
      </w:r>
      <w:r w:rsidRPr="005552CB">
        <w:rPr>
          <w:rFonts w:ascii="Consolas" w:hAnsi="Consolas" w:cs="宋体"/>
          <w:color w:val="383A42"/>
          <w:kern w:val="0"/>
          <w:sz w:val="21"/>
          <w:szCs w:val="21"/>
        </w:rPr>
        <w:t>(invalidFilePath, std::ios::out | std::ios::binary);</w:t>
      </w:r>
    </w:p>
    <w:p w14:paraId="53A49BF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invalidFile.</w:t>
      </w:r>
      <w:r w:rsidRPr="005552CB">
        <w:rPr>
          <w:rFonts w:ascii="Consolas" w:hAnsi="Consolas" w:cs="宋体"/>
          <w:color w:val="C18401"/>
          <w:kern w:val="0"/>
          <w:sz w:val="21"/>
          <w:szCs w:val="21"/>
        </w:rPr>
        <w:t>imbue</w:t>
      </w:r>
      <w:r w:rsidRPr="005552CB">
        <w:rPr>
          <w:rFonts w:ascii="Consolas" w:hAnsi="Consolas" w:cs="宋体"/>
          <w:color w:val="383A42"/>
          <w:kern w:val="0"/>
          <w:sz w:val="21"/>
          <w:szCs w:val="21"/>
        </w:rPr>
        <w:t>(std::</w:t>
      </w:r>
      <w:r w:rsidRPr="005552CB">
        <w:rPr>
          <w:rFonts w:ascii="Consolas" w:hAnsi="Consolas" w:cs="宋体"/>
          <w:color w:val="C18401"/>
          <w:kern w:val="0"/>
          <w:sz w:val="21"/>
          <w:szCs w:val="21"/>
        </w:rPr>
        <w:t>locale</w:t>
      </w:r>
      <w:r w:rsidRPr="005552CB">
        <w:rPr>
          <w:rFonts w:ascii="Consolas" w:hAnsi="Consolas" w:cs="宋体"/>
          <w:color w:val="383A42"/>
          <w:kern w:val="0"/>
          <w:sz w:val="21"/>
          <w:szCs w:val="21"/>
        </w:rPr>
        <w:t>(invalidFile.</w:t>
      </w:r>
      <w:r w:rsidRPr="005552CB">
        <w:rPr>
          <w:rFonts w:ascii="Consolas" w:hAnsi="Consolas" w:cs="宋体"/>
          <w:color w:val="C18401"/>
          <w:kern w:val="0"/>
          <w:sz w:val="21"/>
          <w:szCs w:val="21"/>
        </w:rPr>
        <w:t>getloc</w:t>
      </w: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new</w:t>
      </w:r>
      <w:r w:rsidRPr="005552CB">
        <w:rPr>
          <w:rFonts w:ascii="Consolas" w:hAnsi="Consolas" w:cs="宋体"/>
          <w:color w:val="383A42"/>
          <w:kern w:val="0"/>
          <w:sz w:val="21"/>
          <w:szCs w:val="21"/>
        </w:rPr>
        <w:t xml:space="preserve"> std::codecvt_utf8&lt;</w:t>
      </w:r>
      <w:r w:rsidRPr="005552CB">
        <w:rPr>
          <w:rFonts w:ascii="Consolas" w:hAnsi="Consolas" w:cs="宋体"/>
          <w:color w:val="986801"/>
          <w:kern w:val="0"/>
          <w:sz w:val="21"/>
          <w:szCs w:val="21"/>
        </w:rPr>
        <w:t>wchar_t</w:t>
      </w:r>
      <w:r w:rsidRPr="005552CB">
        <w:rPr>
          <w:rFonts w:ascii="Consolas" w:hAnsi="Consolas" w:cs="宋体"/>
          <w:color w:val="383A42"/>
          <w:kern w:val="0"/>
          <w:sz w:val="21"/>
          <w:szCs w:val="21"/>
        </w:rPr>
        <w:t>&gt;));</w:t>
      </w:r>
    </w:p>
    <w:p w14:paraId="6D00AAF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DABF48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(!inputFile.</w:t>
      </w:r>
      <w:r w:rsidRPr="005552CB">
        <w:rPr>
          <w:rFonts w:ascii="Consolas" w:hAnsi="Consolas" w:cs="宋体"/>
          <w:color w:val="C18401"/>
          <w:kern w:val="0"/>
          <w:sz w:val="21"/>
          <w:szCs w:val="21"/>
        </w:rPr>
        <w:t>is_open</w:t>
      </w:r>
      <w:r w:rsidRPr="005552CB">
        <w:rPr>
          <w:rFonts w:ascii="Consolas" w:hAnsi="Consolas" w:cs="宋体"/>
          <w:color w:val="383A42"/>
          <w:kern w:val="0"/>
          <w:sz w:val="21"/>
          <w:szCs w:val="21"/>
        </w:rPr>
        <w:t>()) {</w:t>
      </w:r>
    </w:p>
    <w:p w14:paraId="58D1232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std::cerr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输入文件正被使用</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inputFilePath &lt;&lt; std::endl;</w:t>
      </w:r>
    </w:p>
    <w:p w14:paraId="6A3D906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return</w:t>
      </w:r>
      <w:r w:rsidRPr="005552CB">
        <w:rPr>
          <w:rFonts w:ascii="Consolas" w:hAnsi="Consolas" w:cs="宋体"/>
          <w:color w:val="383A42"/>
          <w:kern w:val="0"/>
          <w:sz w:val="21"/>
          <w:szCs w:val="21"/>
        </w:rPr>
        <w:t xml:space="preserve"> </w:t>
      </w:r>
      <w:r w:rsidRPr="005552CB">
        <w:rPr>
          <w:rFonts w:ascii="Consolas" w:hAnsi="Consolas" w:cs="宋体"/>
          <w:color w:val="0184BB"/>
          <w:kern w:val="0"/>
          <w:sz w:val="21"/>
          <w:szCs w:val="21"/>
        </w:rPr>
        <w:t>false</w:t>
      </w:r>
      <w:r w:rsidRPr="005552CB">
        <w:rPr>
          <w:rFonts w:ascii="Consolas" w:hAnsi="Consolas" w:cs="宋体"/>
          <w:color w:val="383A42"/>
          <w:kern w:val="0"/>
          <w:sz w:val="21"/>
          <w:szCs w:val="21"/>
        </w:rPr>
        <w:t>;</w:t>
      </w:r>
    </w:p>
    <w:p w14:paraId="56D9194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61ABA78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1471E7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(!outputFile.</w:t>
      </w:r>
      <w:r w:rsidRPr="005552CB">
        <w:rPr>
          <w:rFonts w:ascii="Consolas" w:hAnsi="Consolas" w:cs="宋体"/>
          <w:color w:val="C18401"/>
          <w:kern w:val="0"/>
          <w:sz w:val="21"/>
          <w:szCs w:val="21"/>
        </w:rPr>
        <w:t>is_open</w:t>
      </w:r>
      <w:r w:rsidRPr="005552CB">
        <w:rPr>
          <w:rFonts w:ascii="Consolas" w:hAnsi="Consolas" w:cs="宋体"/>
          <w:color w:val="383A42"/>
          <w:kern w:val="0"/>
          <w:sz w:val="21"/>
          <w:szCs w:val="21"/>
        </w:rPr>
        <w:t>()) {</w:t>
      </w:r>
    </w:p>
    <w:p w14:paraId="7067AF9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std::cerr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无法创建输出文件</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outputFilePath &lt;&lt; std::endl;</w:t>
      </w:r>
    </w:p>
    <w:p w14:paraId="54C7115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return</w:t>
      </w:r>
      <w:r w:rsidRPr="005552CB">
        <w:rPr>
          <w:rFonts w:ascii="Consolas" w:hAnsi="Consolas" w:cs="宋体"/>
          <w:color w:val="383A42"/>
          <w:kern w:val="0"/>
          <w:sz w:val="21"/>
          <w:szCs w:val="21"/>
        </w:rPr>
        <w:t xml:space="preserve"> </w:t>
      </w:r>
      <w:r w:rsidRPr="005552CB">
        <w:rPr>
          <w:rFonts w:ascii="Consolas" w:hAnsi="Consolas" w:cs="宋体"/>
          <w:color w:val="0184BB"/>
          <w:kern w:val="0"/>
          <w:sz w:val="21"/>
          <w:szCs w:val="21"/>
        </w:rPr>
        <w:t>false</w:t>
      </w:r>
      <w:r w:rsidRPr="005552CB">
        <w:rPr>
          <w:rFonts w:ascii="Consolas" w:hAnsi="Consolas" w:cs="宋体"/>
          <w:color w:val="383A42"/>
          <w:kern w:val="0"/>
          <w:sz w:val="21"/>
          <w:szCs w:val="21"/>
        </w:rPr>
        <w:t>;</w:t>
      </w:r>
    </w:p>
    <w:p w14:paraId="73F0EAF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7C7377B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4C5CF3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(!invalidFile.</w:t>
      </w:r>
      <w:r w:rsidRPr="005552CB">
        <w:rPr>
          <w:rFonts w:ascii="Consolas" w:hAnsi="Consolas" w:cs="宋体"/>
          <w:color w:val="C18401"/>
          <w:kern w:val="0"/>
          <w:sz w:val="21"/>
          <w:szCs w:val="21"/>
        </w:rPr>
        <w:t>is_open</w:t>
      </w:r>
      <w:r w:rsidRPr="005552CB">
        <w:rPr>
          <w:rFonts w:ascii="Consolas" w:hAnsi="Consolas" w:cs="宋体"/>
          <w:color w:val="383A42"/>
          <w:kern w:val="0"/>
          <w:sz w:val="21"/>
          <w:szCs w:val="21"/>
        </w:rPr>
        <w:t>()) {</w:t>
      </w:r>
    </w:p>
    <w:p w14:paraId="63AAB84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std::cerr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无法创建无效数据文件</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invalidFilePath &lt;&lt; std::endl;</w:t>
      </w:r>
    </w:p>
    <w:p w14:paraId="276BA90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return</w:t>
      </w:r>
      <w:r w:rsidRPr="005552CB">
        <w:rPr>
          <w:rFonts w:ascii="Consolas" w:hAnsi="Consolas" w:cs="宋体"/>
          <w:color w:val="383A42"/>
          <w:kern w:val="0"/>
          <w:sz w:val="21"/>
          <w:szCs w:val="21"/>
        </w:rPr>
        <w:t xml:space="preserve"> </w:t>
      </w:r>
      <w:r w:rsidRPr="005552CB">
        <w:rPr>
          <w:rFonts w:ascii="Consolas" w:hAnsi="Consolas" w:cs="宋体"/>
          <w:color w:val="0184BB"/>
          <w:kern w:val="0"/>
          <w:sz w:val="21"/>
          <w:szCs w:val="21"/>
        </w:rPr>
        <w:t>false</w:t>
      </w:r>
      <w:r w:rsidRPr="005552CB">
        <w:rPr>
          <w:rFonts w:ascii="Consolas" w:hAnsi="Consolas" w:cs="宋体"/>
          <w:color w:val="383A42"/>
          <w:kern w:val="0"/>
          <w:sz w:val="21"/>
          <w:szCs w:val="21"/>
        </w:rPr>
        <w:t>;</w:t>
      </w:r>
    </w:p>
    <w:p w14:paraId="683F237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59415EF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BE5A49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std::wstring line;</w:t>
      </w:r>
    </w:p>
    <w:p w14:paraId="73E813C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bool</w:t>
      </w:r>
      <w:r w:rsidRPr="005552CB">
        <w:rPr>
          <w:rFonts w:ascii="Consolas" w:hAnsi="Consolas" w:cs="宋体"/>
          <w:color w:val="383A42"/>
          <w:kern w:val="0"/>
          <w:sz w:val="21"/>
          <w:szCs w:val="21"/>
        </w:rPr>
        <w:t xml:space="preserve"> isFirstLine = </w:t>
      </w:r>
      <w:r w:rsidRPr="005552CB">
        <w:rPr>
          <w:rFonts w:ascii="Consolas" w:hAnsi="Consolas" w:cs="宋体"/>
          <w:color w:val="0184BB"/>
          <w:kern w:val="0"/>
          <w:sz w:val="21"/>
          <w:szCs w:val="21"/>
        </w:rPr>
        <w:t>true</w:t>
      </w:r>
      <w:r w:rsidRPr="005552CB">
        <w:rPr>
          <w:rFonts w:ascii="Consolas" w:hAnsi="Consolas" w:cs="宋体"/>
          <w:color w:val="383A42"/>
          <w:kern w:val="0"/>
          <w:sz w:val="21"/>
          <w:szCs w:val="21"/>
        </w:rPr>
        <w:t>;</w:t>
      </w:r>
    </w:p>
    <w:p w14:paraId="294C0B8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563A15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while</w:t>
      </w:r>
      <w:r w:rsidRPr="005552CB">
        <w:rPr>
          <w:rFonts w:ascii="Consolas" w:hAnsi="Consolas" w:cs="宋体"/>
          <w:color w:val="383A42"/>
          <w:kern w:val="0"/>
          <w:sz w:val="21"/>
          <w:szCs w:val="21"/>
        </w:rPr>
        <w:t xml:space="preserve"> (std::</w:t>
      </w:r>
      <w:r w:rsidRPr="005552CB">
        <w:rPr>
          <w:rFonts w:ascii="Consolas" w:hAnsi="Consolas" w:cs="宋体"/>
          <w:color w:val="C18401"/>
          <w:kern w:val="0"/>
          <w:sz w:val="21"/>
          <w:szCs w:val="21"/>
        </w:rPr>
        <w:t>getline</w:t>
      </w:r>
      <w:r w:rsidRPr="005552CB">
        <w:rPr>
          <w:rFonts w:ascii="Consolas" w:hAnsi="Consolas" w:cs="宋体"/>
          <w:color w:val="383A42"/>
          <w:kern w:val="0"/>
          <w:sz w:val="21"/>
          <w:szCs w:val="21"/>
        </w:rPr>
        <w:t>(inputFile, line)) {</w:t>
      </w:r>
    </w:p>
    <w:p w14:paraId="3A31A29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写入标题行</w:t>
      </w:r>
    </w:p>
    <w:p w14:paraId="1D37F4E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(isFirstLine) {</w:t>
      </w:r>
    </w:p>
    <w:p w14:paraId="06BAADD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outputFile &lt;&lt; line &lt;&lt; std::endl;</w:t>
      </w:r>
    </w:p>
    <w:p w14:paraId="42ABD0D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invalidFile &lt;&lt; line &lt;&lt; std::endl;</w:t>
      </w:r>
    </w:p>
    <w:p w14:paraId="5478C49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isFirstLine = </w:t>
      </w:r>
      <w:r w:rsidRPr="005552CB">
        <w:rPr>
          <w:rFonts w:ascii="Consolas" w:hAnsi="Consolas" w:cs="宋体"/>
          <w:color w:val="0184BB"/>
          <w:kern w:val="0"/>
          <w:sz w:val="21"/>
          <w:szCs w:val="21"/>
        </w:rPr>
        <w:t>false</w:t>
      </w:r>
      <w:r w:rsidRPr="005552CB">
        <w:rPr>
          <w:rFonts w:ascii="Consolas" w:hAnsi="Consolas" w:cs="宋体"/>
          <w:color w:val="383A42"/>
          <w:kern w:val="0"/>
          <w:sz w:val="21"/>
          <w:szCs w:val="21"/>
        </w:rPr>
        <w:t>;</w:t>
      </w:r>
    </w:p>
    <w:p w14:paraId="381ABCE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continue</w:t>
      </w:r>
      <w:r w:rsidRPr="005552CB">
        <w:rPr>
          <w:rFonts w:ascii="Consolas" w:hAnsi="Consolas" w:cs="宋体"/>
          <w:color w:val="383A42"/>
          <w:kern w:val="0"/>
          <w:sz w:val="21"/>
          <w:szCs w:val="21"/>
        </w:rPr>
        <w:t>;</w:t>
      </w:r>
    </w:p>
    <w:p w14:paraId="74CEDBC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3ED1B7D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E873BA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解析行数据</w:t>
      </w:r>
    </w:p>
    <w:p w14:paraId="750943F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std::wstring_convert&lt;std::codecvt_utf8&lt;</w:t>
      </w:r>
      <w:r w:rsidRPr="005552CB">
        <w:rPr>
          <w:rFonts w:ascii="Consolas" w:hAnsi="Consolas" w:cs="宋体"/>
          <w:color w:val="986801"/>
          <w:kern w:val="0"/>
          <w:sz w:val="21"/>
          <w:szCs w:val="21"/>
        </w:rPr>
        <w:t>wchar_t</w:t>
      </w:r>
      <w:r w:rsidRPr="005552CB">
        <w:rPr>
          <w:rFonts w:ascii="Consolas" w:hAnsi="Consolas" w:cs="宋体"/>
          <w:color w:val="383A42"/>
          <w:kern w:val="0"/>
          <w:sz w:val="21"/>
          <w:szCs w:val="21"/>
        </w:rPr>
        <w:t>&gt;&gt; converter;</w:t>
      </w:r>
    </w:p>
    <w:p w14:paraId="7F8279E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std::string utf8Line = converter.</w:t>
      </w:r>
      <w:r w:rsidRPr="005552CB">
        <w:rPr>
          <w:rFonts w:ascii="Consolas" w:hAnsi="Consolas" w:cs="宋体"/>
          <w:color w:val="C18401"/>
          <w:kern w:val="0"/>
          <w:sz w:val="21"/>
          <w:szCs w:val="21"/>
        </w:rPr>
        <w:t>to_bytes</w:t>
      </w:r>
      <w:r w:rsidRPr="005552CB">
        <w:rPr>
          <w:rFonts w:ascii="Consolas" w:hAnsi="Consolas" w:cs="宋体"/>
          <w:color w:val="383A42"/>
          <w:kern w:val="0"/>
          <w:sz w:val="21"/>
          <w:szCs w:val="21"/>
        </w:rPr>
        <w:t>(line);</w:t>
      </w:r>
    </w:p>
    <w:p w14:paraId="4B8BA54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lastRenderedPageBreak/>
        <w:t xml:space="preserve">        std::vector&lt;std::string&gt; data = </w:t>
      </w:r>
      <w:r w:rsidRPr="005552CB">
        <w:rPr>
          <w:rFonts w:ascii="Consolas" w:hAnsi="Consolas" w:cs="宋体"/>
          <w:color w:val="C18401"/>
          <w:kern w:val="0"/>
          <w:sz w:val="21"/>
          <w:szCs w:val="21"/>
        </w:rPr>
        <w:t>parseCSVLine</w:t>
      </w:r>
      <w:r w:rsidRPr="005552CB">
        <w:rPr>
          <w:rFonts w:ascii="Consolas" w:hAnsi="Consolas" w:cs="宋体"/>
          <w:color w:val="383A42"/>
          <w:kern w:val="0"/>
          <w:sz w:val="21"/>
          <w:szCs w:val="21"/>
        </w:rPr>
        <w:t>(utf8Line);</w:t>
      </w:r>
    </w:p>
    <w:p w14:paraId="474F7EB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FBCECA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检查数据完整性和有效性</w:t>
      </w:r>
    </w:p>
    <w:p w14:paraId="1DCE8E2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(data.</w:t>
      </w:r>
      <w:r w:rsidRPr="005552CB">
        <w:rPr>
          <w:rFonts w:ascii="Consolas" w:hAnsi="Consolas" w:cs="宋体"/>
          <w:color w:val="C18401"/>
          <w:kern w:val="0"/>
          <w:sz w:val="21"/>
          <w:szCs w:val="21"/>
        </w:rPr>
        <w:t>size</w:t>
      </w:r>
      <w:r w:rsidRPr="005552CB">
        <w:rPr>
          <w:rFonts w:ascii="Consolas" w:hAnsi="Consolas" w:cs="宋体"/>
          <w:color w:val="383A42"/>
          <w:kern w:val="0"/>
          <w:sz w:val="21"/>
          <w:szCs w:val="21"/>
        </w:rPr>
        <w:t xml:space="preserve">() &lt; </w:t>
      </w:r>
      <w:r w:rsidRPr="005552CB">
        <w:rPr>
          <w:rFonts w:ascii="Consolas" w:hAnsi="Consolas" w:cs="宋体"/>
          <w:color w:val="986801"/>
          <w:kern w:val="0"/>
          <w:sz w:val="21"/>
          <w:szCs w:val="21"/>
        </w:rPr>
        <w:t>8</w:t>
      </w:r>
      <w:r w:rsidRPr="005552CB">
        <w:rPr>
          <w:rFonts w:ascii="Consolas" w:hAnsi="Consolas" w:cs="宋体"/>
          <w:color w:val="383A42"/>
          <w:kern w:val="0"/>
          <w:sz w:val="21"/>
          <w:szCs w:val="21"/>
        </w:rPr>
        <w:t>) {</w:t>
      </w:r>
    </w:p>
    <w:p w14:paraId="1830CB8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invalidFile &lt;&lt; line &lt;&lt; std::endl;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跳过不完整的行并记录</w:t>
      </w:r>
    </w:p>
    <w:p w14:paraId="22FC036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continue</w:t>
      </w:r>
      <w:r w:rsidRPr="005552CB">
        <w:rPr>
          <w:rFonts w:ascii="Consolas" w:hAnsi="Consolas" w:cs="宋体"/>
          <w:color w:val="383A42"/>
          <w:kern w:val="0"/>
          <w:sz w:val="21"/>
          <w:szCs w:val="21"/>
        </w:rPr>
        <w:t>;</w:t>
      </w:r>
    </w:p>
    <w:p w14:paraId="391C7E8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1530077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E9C5AE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检查是否是有效的数据</w:t>
      </w:r>
    </w:p>
    <w:p w14:paraId="7F58C3A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w:t>
      </w:r>
      <w:r w:rsidRPr="005552CB">
        <w:rPr>
          <w:rFonts w:ascii="Consolas" w:hAnsi="Consolas" w:cs="宋体"/>
          <w:color w:val="C18401"/>
          <w:kern w:val="0"/>
          <w:sz w:val="21"/>
          <w:szCs w:val="21"/>
        </w:rPr>
        <w:t>isValidData</w:t>
      </w:r>
      <w:r w:rsidRPr="005552CB">
        <w:rPr>
          <w:rFonts w:ascii="Consolas" w:hAnsi="Consolas" w:cs="宋体"/>
          <w:color w:val="383A42"/>
          <w:kern w:val="0"/>
          <w:sz w:val="21"/>
          <w:szCs w:val="21"/>
        </w:rPr>
        <w:t>(data)) {</w:t>
      </w:r>
    </w:p>
    <w:p w14:paraId="0B56FF9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outputFile &lt;&lt; line &lt;&lt; std::endl;</w:t>
      </w:r>
    </w:p>
    <w:p w14:paraId="23980B9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 </w:t>
      </w:r>
      <w:r w:rsidRPr="005552CB">
        <w:rPr>
          <w:rFonts w:ascii="Consolas" w:hAnsi="Consolas" w:cs="宋体"/>
          <w:color w:val="A626A4"/>
          <w:kern w:val="0"/>
          <w:sz w:val="21"/>
          <w:szCs w:val="21"/>
        </w:rPr>
        <w:t>else</w:t>
      </w:r>
      <w:r w:rsidRPr="005552CB">
        <w:rPr>
          <w:rFonts w:ascii="Consolas" w:hAnsi="Consolas" w:cs="宋体"/>
          <w:color w:val="383A42"/>
          <w:kern w:val="0"/>
          <w:sz w:val="21"/>
          <w:szCs w:val="21"/>
        </w:rPr>
        <w:t xml:space="preserve"> {</w:t>
      </w:r>
    </w:p>
    <w:p w14:paraId="1B0066A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invalidFile &lt;&lt; line &lt;&lt; std::endl;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记录无效的数据</w:t>
      </w:r>
    </w:p>
    <w:p w14:paraId="796E2E1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12EB0F0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5EAB93D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754AB2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inputFile.</w:t>
      </w:r>
      <w:r w:rsidRPr="005552CB">
        <w:rPr>
          <w:rFonts w:ascii="Consolas" w:hAnsi="Consolas" w:cs="宋体"/>
          <w:color w:val="C18401"/>
          <w:kern w:val="0"/>
          <w:sz w:val="21"/>
          <w:szCs w:val="21"/>
        </w:rPr>
        <w:t>close</w:t>
      </w:r>
      <w:r w:rsidRPr="005552CB">
        <w:rPr>
          <w:rFonts w:ascii="Consolas" w:hAnsi="Consolas" w:cs="宋体"/>
          <w:color w:val="383A42"/>
          <w:kern w:val="0"/>
          <w:sz w:val="21"/>
          <w:szCs w:val="21"/>
        </w:rPr>
        <w:t>();</w:t>
      </w:r>
    </w:p>
    <w:p w14:paraId="0637BD0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outputFile.</w:t>
      </w:r>
      <w:r w:rsidRPr="005552CB">
        <w:rPr>
          <w:rFonts w:ascii="Consolas" w:hAnsi="Consolas" w:cs="宋体"/>
          <w:color w:val="C18401"/>
          <w:kern w:val="0"/>
          <w:sz w:val="21"/>
          <w:szCs w:val="21"/>
        </w:rPr>
        <w:t>close</w:t>
      </w:r>
      <w:r w:rsidRPr="005552CB">
        <w:rPr>
          <w:rFonts w:ascii="Consolas" w:hAnsi="Consolas" w:cs="宋体"/>
          <w:color w:val="383A42"/>
          <w:kern w:val="0"/>
          <w:sz w:val="21"/>
          <w:szCs w:val="21"/>
        </w:rPr>
        <w:t>();</w:t>
      </w:r>
    </w:p>
    <w:p w14:paraId="235BB41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invalidFile.</w:t>
      </w:r>
      <w:r w:rsidRPr="005552CB">
        <w:rPr>
          <w:rFonts w:ascii="Consolas" w:hAnsi="Consolas" w:cs="宋体"/>
          <w:color w:val="C18401"/>
          <w:kern w:val="0"/>
          <w:sz w:val="21"/>
          <w:szCs w:val="21"/>
        </w:rPr>
        <w:t>close</w:t>
      </w:r>
      <w:r w:rsidRPr="005552CB">
        <w:rPr>
          <w:rFonts w:ascii="Consolas" w:hAnsi="Consolas" w:cs="宋体"/>
          <w:color w:val="383A42"/>
          <w:kern w:val="0"/>
          <w:sz w:val="21"/>
          <w:szCs w:val="21"/>
        </w:rPr>
        <w:t>();</w:t>
      </w:r>
    </w:p>
    <w:p w14:paraId="1018F4E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878293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数据过滤结果保存在</w:t>
      </w:r>
      <w:r w:rsidRPr="005552CB">
        <w:rPr>
          <w:rFonts w:ascii="Consolas" w:hAnsi="Consolas" w:cs="宋体"/>
          <w:color w:val="50A14F"/>
          <w:kern w:val="0"/>
          <w:sz w:val="21"/>
          <w:szCs w:val="21"/>
        </w:rPr>
        <w:t xml:space="preserve"> "</w:t>
      </w:r>
      <w:r w:rsidRPr="005552CB">
        <w:rPr>
          <w:rFonts w:ascii="Consolas" w:hAnsi="Consolas" w:cs="宋体"/>
          <w:color w:val="383A42"/>
          <w:kern w:val="0"/>
          <w:sz w:val="21"/>
          <w:szCs w:val="21"/>
        </w:rPr>
        <w:t xml:space="preserve"> &lt;&lt; outputFilePath &lt;&lt; std::endl;</w:t>
      </w:r>
    </w:p>
    <w:p w14:paraId="24D31BD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无效数据保存在</w:t>
      </w:r>
      <w:r w:rsidRPr="005552CB">
        <w:rPr>
          <w:rFonts w:ascii="Consolas" w:hAnsi="Consolas" w:cs="宋体"/>
          <w:color w:val="50A14F"/>
          <w:kern w:val="0"/>
          <w:sz w:val="21"/>
          <w:szCs w:val="21"/>
        </w:rPr>
        <w:t xml:space="preserve"> "</w:t>
      </w:r>
      <w:r w:rsidRPr="005552CB">
        <w:rPr>
          <w:rFonts w:ascii="Consolas" w:hAnsi="Consolas" w:cs="宋体"/>
          <w:color w:val="383A42"/>
          <w:kern w:val="0"/>
          <w:sz w:val="21"/>
          <w:szCs w:val="21"/>
        </w:rPr>
        <w:t xml:space="preserve"> &lt;&lt; invalidFilePath &lt;&lt; std::endl;</w:t>
      </w:r>
    </w:p>
    <w:p w14:paraId="51E1068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return</w:t>
      </w:r>
      <w:r w:rsidRPr="005552CB">
        <w:rPr>
          <w:rFonts w:ascii="Consolas" w:hAnsi="Consolas" w:cs="宋体"/>
          <w:color w:val="383A42"/>
          <w:kern w:val="0"/>
          <w:sz w:val="21"/>
          <w:szCs w:val="21"/>
        </w:rPr>
        <w:t xml:space="preserve"> </w:t>
      </w:r>
      <w:r w:rsidRPr="005552CB">
        <w:rPr>
          <w:rFonts w:ascii="Consolas" w:hAnsi="Consolas" w:cs="宋体"/>
          <w:color w:val="0184BB"/>
          <w:kern w:val="0"/>
          <w:sz w:val="21"/>
          <w:szCs w:val="21"/>
        </w:rPr>
        <w:t>true</w:t>
      </w:r>
      <w:r w:rsidRPr="005552CB">
        <w:rPr>
          <w:rFonts w:ascii="Consolas" w:hAnsi="Consolas" w:cs="宋体"/>
          <w:color w:val="383A42"/>
          <w:kern w:val="0"/>
          <w:sz w:val="21"/>
          <w:szCs w:val="21"/>
        </w:rPr>
        <w:t>;</w:t>
      </w:r>
    </w:p>
    <w:p w14:paraId="40C3BAE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w:t>
      </w:r>
    </w:p>
    <w:p w14:paraId="2FE5748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0B32AC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数据集划分</w:t>
      </w:r>
      <w:r w:rsidRPr="005552CB">
        <w:rPr>
          <w:rFonts w:ascii="Consolas" w:hAnsi="Consolas" w:cs="宋体"/>
          <w:i/>
          <w:iCs/>
          <w:color w:val="A0A1A7"/>
          <w:kern w:val="0"/>
          <w:sz w:val="21"/>
          <w:szCs w:val="21"/>
        </w:rPr>
        <w:t>********************************/</w:t>
      </w:r>
    </w:p>
    <w:p w14:paraId="447C79F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函数：随机划分</w:t>
      </w:r>
      <w:r w:rsidRPr="005552CB">
        <w:rPr>
          <w:rFonts w:ascii="Consolas" w:hAnsi="Consolas" w:cs="宋体"/>
          <w:i/>
          <w:iCs/>
          <w:color w:val="A0A1A7"/>
          <w:kern w:val="0"/>
          <w:sz w:val="21"/>
          <w:szCs w:val="21"/>
        </w:rPr>
        <w:t>CSV</w:t>
      </w:r>
      <w:r w:rsidRPr="005552CB">
        <w:rPr>
          <w:rFonts w:ascii="Consolas" w:hAnsi="Consolas" w:cs="宋体"/>
          <w:i/>
          <w:iCs/>
          <w:color w:val="A0A1A7"/>
          <w:kern w:val="0"/>
          <w:sz w:val="21"/>
          <w:szCs w:val="21"/>
        </w:rPr>
        <w:t>文件为训练集和测试集，并存到文件中</w:t>
      </w:r>
    </w:p>
    <w:p w14:paraId="7660E87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986801"/>
          <w:kern w:val="0"/>
          <w:sz w:val="21"/>
          <w:szCs w:val="21"/>
        </w:rPr>
        <w:t>void</w:t>
      </w:r>
      <w:r w:rsidRPr="005552CB">
        <w:rPr>
          <w:rFonts w:ascii="Consolas" w:hAnsi="Consolas" w:cs="宋体"/>
          <w:color w:val="383A42"/>
          <w:kern w:val="0"/>
          <w:sz w:val="21"/>
          <w:szCs w:val="21"/>
        </w:rPr>
        <w:t xml:space="preserve"> </w:t>
      </w:r>
      <w:r w:rsidRPr="005552CB">
        <w:rPr>
          <w:rFonts w:ascii="Consolas" w:hAnsi="Consolas" w:cs="宋体"/>
          <w:color w:val="4078F2"/>
          <w:kern w:val="0"/>
          <w:sz w:val="21"/>
          <w:szCs w:val="21"/>
        </w:rPr>
        <w:t>splitCSVFile</w:t>
      </w:r>
      <w:r w:rsidRPr="005552CB">
        <w:rPr>
          <w:rFonts w:ascii="Consolas" w:hAnsi="Consolas" w:cs="宋体"/>
          <w:color w:val="383A42"/>
          <w:kern w:val="0"/>
          <w:sz w:val="21"/>
          <w:szCs w:val="21"/>
        </w:rPr>
        <w:t>(</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std::string&amp; inputFilePath, </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std::string&amp; trainFilePath, </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std::string&amp; testFilePath,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train_ratio = </w:t>
      </w:r>
      <w:r w:rsidRPr="005552CB">
        <w:rPr>
          <w:rFonts w:ascii="Consolas" w:hAnsi="Consolas" w:cs="宋体"/>
          <w:color w:val="986801"/>
          <w:kern w:val="0"/>
          <w:sz w:val="21"/>
          <w:szCs w:val="21"/>
        </w:rPr>
        <w:t>0.7</w:t>
      </w:r>
      <w:r w:rsidRPr="005552CB">
        <w:rPr>
          <w:rFonts w:ascii="Consolas" w:hAnsi="Consolas" w:cs="宋体"/>
          <w:color w:val="383A42"/>
          <w:kern w:val="0"/>
          <w:sz w:val="21"/>
          <w:szCs w:val="21"/>
        </w:rPr>
        <w:t>) {</w:t>
      </w:r>
    </w:p>
    <w:p w14:paraId="7EC37D0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std::ifstream </w:t>
      </w:r>
      <w:r w:rsidRPr="005552CB">
        <w:rPr>
          <w:rFonts w:ascii="Consolas" w:hAnsi="Consolas" w:cs="宋体"/>
          <w:color w:val="4078F2"/>
          <w:kern w:val="0"/>
          <w:sz w:val="21"/>
          <w:szCs w:val="21"/>
        </w:rPr>
        <w:t>inputFile</w:t>
      </w:r>
      <w:r w:rsidRPr="005552CB">
        <w:rPr>
          <w:rFonts w:ascii="Consolas" w:hAnsi="Consolas" w:cs="宋体"/>
          <w:color w:val="383A42"/>
          <w:kern w:val="0"/>
          <w:sz w:val="21"/>
          <w:szCs w:val="21"/>
        </w:rPr>
        <w:t>(inputFilePath);</w:t>
      </w:r>
    </w:p>
    <w:p w14:paraId="2CA0D80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(!inputFile.</w:t>
      </w:r>
      <w:r w:rsidRPr="005552CB">
        <w:rPr>
          <w:rFonts w:ascii="Consolas" w:hAnsi="Consolas" w:cs="宋体"/>
          <w:color w:val="C18401"/>
          <w:kern w:val="0"/>
          <w:sz w:val="21"/>
          <w:szCs w:val="21"/>
        </w:rPr>
        <w:t>is_open</w:t>
      </w:r>
      <w:r w:rsidRPr="005552CB">
        <w:rPr>
          <w:rFonts w:ascii="Consolas" w:hAnsi="Consolas" w:cs="宋体"/>
          <w:color w:val="383A42"/>
          <w:kern w:val="0"/>
          <w:sz w:val="21"/>
          <w:szCs w:val="21"/>
        </w:rPr>
        <w:t>()) {</w:t>
      </w:r>
    </w:p>
    <w:p w14:paraId="318D487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std::cerr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无法打开输入文件</w:t>
      </w:r>
      <w:r w:rsidRPr="005552CB">
        <w:rPr>
          <w:rFonts w:ascii="Consolas" w:hAnsi="Consolas" w:cs="宋体"/>
          <w:color w:val="50A14F"/>
          <w:kern w:val="0"/>
          <w:sz w:val="21"/>
          <w:szCs w:val="21"/>
        </w:rPr>
        <w:t>: "</w:t>
      </w:r>
      <w:r w:rsidRPr="005552CB">
        <w:rPr>
          <w:rFonts w:ascii="Consolas" w:hAnsi="Consolas" w:cs="宋体"/>
          <w:color w:val="383A42"/>
          <w:kern w:val="0"/>
          <w:sz w:val="21"/>
          <w:szCs w:val="21"/>
        </w:rPr>
        <w:t xml:space="preserve"> &lt;&lt; inputFilePath &lt;&lt; std::endl;</w:t>
      </w:r>
    </w:p>
    <w:p w14:paraId="1421934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return</w:t>
      </w:r>
      <w:r w:rsidRPr="005552CB">
        <w:rPr>
          <w:rFonts w:ascii="Consolas" w:hAnsi="Consolas" w:cs="宋体"/>
          <w:color w:val="383A42"/>
          <w:kern w:val="0"/>
          <w:sz w:val="21"/>
          <w:szCs w:val="21"/>
        </w:rPr>
        <w:t>;</w:t>
      </w:r>
    </w:p>
    <w:p w14:paraId="671B344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19B05CF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DEAF77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std::vector&lt;std::string&gt; lines;</w:t>
      </w:r>
    </w:p>
    <w:p w14:paraId="5A23C57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std::string line;</w:t>
      </w:r>
    </w:p>
    <w:p w14:paraId="295AC25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bool</w:t>
      </w:r>
      <w:r w:rsidRPr="005552CB">
        <w:rPr>
          <w:rFonts w:ascii="Consolas" w:hAnsi="Consolas" w:cs="宋体"/>
          <w:color w:val="383A42"/>
          <w:kern w:val="0"/>
          <w:sz w:val="21"/>
          <w:szCs w:val="21"/>
        </w:rPr>
        <w:t xml:space="preserve"> isFirstLine = </w:t>
      </w:r>
      <w:r w:rsidRPr="005552CB">
        <w:rPr>
          <w:rFonts w:ascii="Consolas" w:hAnsi="Consolas" w:cs="宋体"/>
          <w:color w:val="0184BB"/>
          <w:kern w:val="0"/>
          <w:sz w:val="21"/>
          <w:szCs w:val="21"/>
        </w:rPr>
        <w:t>true</w:t>
      </w:r>
      <w:r w:rsidRPr="005552CB">
        <w:rPr>
          <w:rFonts w:ascii="Consolas" w:hAnsi="Consolas" w:cs="宋体"/>
          <w:color w:val="383A42"/>
          <w:kern w:val="0"/>
          <w:sz w:val="21"/>
          <w:szCs w:val="21"/>
        </w:rPr>
        <w:t>;</w:t>
      </w:r>
    </w:p>
    <w:p w14:paraId="19DE5D3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std::string header;</w:t>
      </w:r>
    </w:p>
    <w:p w14:paraId="02AB107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7A3D7B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读取</w:t>
      </w:r>
      <w:r w:rsidRPr="005552CB">
        <w:rPr>
          <w:rFonts w:ascii="Consolas" w:hAnsi="Consolas" w:cs="宋体"/>
          <w:i/>
          <w:iCs/>
          <w:color w:val="A0A1A7"/>
          <w:kern w:val="0"/>
          <w:sz w:val="21"/>
          <w:szCs w:val="21"/>
        </w:rPr>
        <w:t>CSV</w:t>
      </w:r>
      <w:r w:rsidRPr="005552CB">
        <w:rPr>
          <w:rFonts w:ascii="Consolas" w:hAnsi="Consolas" w:cs="宋体"/>
          <w:i/>
          <w:iCs/>
          <w:color w:val="A0A1A7"/>
          <w:kern w:val="0"/>
          <w:sz w:val="21"/>
          <w:szCs w:val="21"/>
        </w:rPr>
        <w:t>所有行</w:t>
      </w:r>
    </w:p>
    <w:p w14:paraId="63972E3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while</w:t>
      </w:r>
      <w:r w:rsidRPr="005552CB">
        <w:rPr>
          <w:rFonts w:ascii="Consolas" w:hAnsi="Consolas" w:cs="宋体"/>
          <w:color w:val="383A42"/>
          <w:kern w:val="0"/>
          <w:sz w:val="21"/>
          <w:szCs w:val="21"/>
        </w:rPr>
        <w:t xml:space="preserve"> (std::</w:t>
      </w:r>
      <w:r w:rsidRPr="005552CB">
        <w:rPr>
          <w:rFonts w:ascii="Consolas" w:hAnsi="Consolas" w:cs="宋体"/>
          <w:color w:val="C18401"/>
          <w:kern w:val="0"/>
          <w:sz w:val="21"/>
          <w:szCs w:val="21"/>
        </w:rPr>
        <w:t>getline</w:t>
      </w:r>
      <w:r w:rsidRPr="005552CB">
        <w:rPr>
          <w:rFonts w:ascii="Consolas" w:hAnsi="Consolas" w:cs="宋体"/>
          <w:color w:val="383A42"/>
          <w:kern w:val="0"/>
          <w:sz w:val="21"/>
          <w:szCs w:val="21"/>
        </w:rPr>
        <w:t>(inputFile, line)) {</w:t>
      </w:r>
    </w:p>
    <w:p w14:paraId="39D507A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(isFirstLine) {</w:t>
      </w:r>
    </w:p>
    <w:p w14:paraId="3C93DF1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header = line;</w:t>
      </w:r>
    </w:p>
    <w:p w14:paraId="0FE3845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isFirstLine = </w:t>
      </w:r>
      <w:r w:rsidRPr="005552CB">
        <w:rPr>
          <w:rFonts w:ascii="Consolas" w:hAnsi="Consolas" w:cs="宋体"/>
          <w:color w:val="0184BB"/>
          <w:kern w:val="0"/>
          <w:sz w:val="21"/>
          <w:szCs w:val="21"/>
        </w:rPr>
        <w:t>false</w:t>
      </w:r>
      <w:r w:rsidRPr="005552CB">
        <w:rPr>
          <w:rFonts w:ascii="Consolas" w:hAnsi="Consolas" w:cs="宋体"/>
          <w:color w:val="383A42"/>
          <w:kern w:val="0"/>
          <w:sz w:val="21"/>
          <w:szCs w:val="21"/>
        </w:rPr>
        <w:t>;</w:t>
      </w:r>
    </w:p>
    <w:p w14:paraId="26592D3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continue</w:t>
      </w:r>
      <w:r w:rsidRPr="005552CB">
        <w:rPr>
          <w:rFonts w:ascii="Consolas" w:hAnsi="Consolas" w:cs="宋体"/>
          <w:color w:val="383A42"/>
          <w:kern w:val="0"/>
          <w:sz w:val="21"/>
          <w:szCs w:val="21"/>
        </w:rPr>
        <w:t>;</w:t>
      </w:r>
    </w:p>
    <w:p w14:paraId="46294E0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39A27C3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lines.</w:t>
      </w:r>
      <w:r w:rsidRPr="005552CB">
        <w:rPr>
          <w:rFonts w:ascii="Consolas" w:hAnsi="Consolas" w:cs="宋体"/>
          <w:color w:val="C18401"/>
          <w:kern w:val="0"/>
          <w:sz w:val="21"/>
          <w:szCs w:val="21"/>
        </w:rPr>
        <w:t>push_back</w:t>
      </w:r>
      <w:r w:rsidRPr="005552CB">
        <w:rPr>
          <w:rFonts w:ascii="Consolas" w:hAnsi="Consolas" w:cs="宋体"/>
          <w:color w:val="383A42"/>
          <w:kern w:val="0"/>
          <w:sz w:val="21"/>
          <w:szCs w:val="21"/>
        </w:rPr>
        <w:t>(line);</w:t>
      </w:r>
    </w:p>
    <w:p w14:paraId="298338F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2A2E564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inputFile.</w:t>
      </w:r>
      <w:r w:rsidRPr="005552CB">
        <w:rPr>
          <w:rFonts w:ascii="Consolas" w:hAnsi="Consolas" w:cs="宋体"/>
          <w:color w:val="C18401"/>
          <w:kern w:val="0"/>
          <w:sz w:val="21"/>
          <w:szCs w:val="21"/>
        </w:rPr>
        <w:t>close</w:t>
      </w:r>
      <w:r w:rsidRPr="005552CB">
        <w:rPr>
          <w:rFonts w:ascii="Consolas" w:hAnsi="Consolas" w:cs="宋体"/>
          <w:color w:val="383A42"/>
          <w:kern w:val="0"/>
          <w:sz w:val="21"/>
          <w:szCs w:val="21"/>
        </w:rPr>
        <w:t>();</w:t>
      </w:r>
    </w:p>
    <w:p w14:paraId="4EB0616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F96233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随机打乱数据</w:t>
      </w:r>
    </w:p>
    <w:p w14:paraId="1DD274B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lastRenderedPageBreak/>
        <w:t xml:space="preserve">    std::</w:t>
      </w:r>
      <w:r w:rsidRPr="005552CB">
        <w:rPr>
          <w:rFonts w:ascii="Consolas" w:hAnsi="Consolas" w:cs="宋体"/>
          <w:color w:val="C18401"/>
          <w:kern w:val="0"/>
          <w:sz w:val="21"/>
          <w:szCs w:val="21"/>
        </w:rPr>
        <w:t>shuffle</w:t>
      </w:r>
      <w:r w:rsidRPr="005552CB">
        <w:rPr>
          <w:rFonts w:ascii="Consolas" w:hAnsi="Consolas" w:cs="宋体"/>
          <w:color w:val="383A42"/>
          <w:kern w:val="0"/>
          <w:sz w:val="21"/>
          <w:szCs w:val="21"/>
        </w:rPr>
        <w:t>(lines.</w:t>
      </w:r>
      <w:r w:rsidRPr="005552CB">
        <w:rPr>
          <w:rFonts w:ascii="Consolas" w:hAnsi="Consolas" w:cs="宋体"/>
          <w:color w:val="C18401"/>
          <w:kern w:val="0"/>
          <w:sz w:val="21"/>
          <w:szCs w:val="21"/>
        </w:rPr>
        <w:t>begin</w:t>
      </w:r>
      <w:r w:rsidRPr="005552CB">
        <w:rPr>
          <w:rFonts w:ascii="Consolas" w:hAnsi="Consolas" w:cs="宋体"/>
          <w:color w:val="383A42"/>
          <w:kern w:val="0"/>
          <w:sz w:val="21"/>
          <w:szCs w:val="21"/>
        </w:rPr>
        <w:t>(), lines.</w:t>
      </w:r>
      <w:r w:rsidRPr="005552CB">
        <w:rPr>
          <w:rFonts w:ascii="Consolas" w:hAnsi="Consolas" w:cs="宋体"/>
          <w:color w:val="C18401"/>
          <w:kern w:val="0"/>
          <w:sz w:val="21"/>
          <w:szCs w:val="21"/>
        </w:rPr>
        <w:t>end</w:t>
      </w:r>
      <w:r w:rsidRPr="005552CB">
        <w:rPr>
          <w:rFonts w:ascii="Consolas" w:hAnsi="Consolas" w:cs="宋体"/>
          <w:color w:val="383A42"/>
          <w:kern w:val="0"/>
          <w:sz w:val="21"/>
          <w:szCs w:val="21"/>
        </w:rPr>
        <w:t>(), std::</w:t>
      </w:r>
      <w:r w:rsidRPr="005552CB">
        <w:rPr>
          <w:rFonts w:ascii="Consolas" w:hAnsi="Consolas" w:cs="宋体"/>
          <w:color w:val="C18401"/>
          <w:kern w:val="0"/>
          <w:sz w:val="21"/>
          <w:szCs w:val="21"/>
        </w:rPr>
        <w:t>default_random_engine</w:t>
      </w:r>
      <w:r w:rsidRPr="005552CB">
        <w:rPr>
          <w:rFonts w:ascii="Consolas" w:hAnsi="Consolas" w:cs="宋体"/>
          <w:color w:val="383A42"/>
          <w:kern w:val="0"/>
          <w:sz w:val="21"/>
          <w:szCs w:val="21"/>
        </w:rPr>
        <w:t>(std::random_device{}()));</w:t>
      </w:r>
    </w:p>
    <w:p w14:paraId="2DD441A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2E6C3A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划分训练集和测试集</w:t>
      </w:r>
    </w:p>
    <w:p w14:paraId="29EDF6A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size_t</w:t>
      </w:r>
      <w:r w:rsidRPr="005552CB">
        <w:rPr>
          <w:rFonts w:ascii="Consolas" w:hAnsi="Consolas" w:cs="宋体"/>
          <w:color w:val="383A42"/>
          <w:kern w:val="0"/>
          <w:sz w:val="21"/>
          <w:szCs w:val="21"/>
        </w:rPr>
        <w:t xml:space="preserve"> train_size = </w:t>
      </w:r>
      <w:r w:rsidRPr="005552CB">
        <w:rPr>
          <w:rFonts w:ascii="Consolas" w:hAnsi="Consolas" w:cs="宋体"/>
          <w:color w:val="C18401"/>
          <w:kern w:val="0"/>
          <w:sz w:val="21"/>
          <w:szCs w:val="21"/>
        </w:rPr>
        <w:t>static_cast</w:t>
      </w:r>
      <w:r w:rsidRPr="005552CB">
        <w:rPr>
          <w:rFonts w:ascii="Consolas" w:hAnsi="Consolas" w:cs="宋体"/>
          <w:color w:val="383A42"/>
          <w:kern w:val="0"/>
          <w:sz w:val="21"/>
          <w:szCs w:val="21"/>
        </w:rPr>
        <w:t>&lt;</w:t>
      </w:r>
      <w:r w:rsidRPr="005552CB">
        <w:rPr>
          <w:rFonts w:ascii="Consolas" w:hAnsi="Consolas" w:cs="宋体"/>
          <w:color w:val="986801"/>
          <w:kern w:val="0"/>
          <w:sz w:val="21"/>
          <w:szCs w:val="21"/>
        </w:rPr>
        <w:t>size_t</w:t>
      </w:r>
      <w:r w:rsidRPr="005552CB">
        <w:rPr>
          <w:rFonts w:ascii="Consolas" w:hAnsi="Consolas" w:cs="宋体"/>
          <w:color w:val="383A42"/>
          <w:kern w:val="0"/>
          <w:sz w:val="21"/>
          <w:szCs w:val="21"/>
        </w:rPr>
        <w:t>&gt;(lines.</w:t>
      </w:r>
      <w:r w:rsidRPr="005552CB">
        <w:rPr>
          <w:rFonts w:ascii="Consolas" w:hAnsi="Consolas" w:cs="宋体"/>
          <w:color w:val="C18401"/>
          <w:kern w:val="0"/>
          <w:sz w:val="21"/>
          <w:szCs w:val="21"/>
        </w:rPr>
        <w:t>size</w:t>
      </w:r>
      <w:r w:rsidRPr="005552CB">
        <w:rPr>
          <w:rFonts w:ascii="Consolas" w:hAnsi="Consolas" w:cs="宋体"/>
          <w:color w:val="383A42"/>
          <w:kern w:val="0"/>
          <w:sz w:val="21"/>
          <w:szCs w:val="21"/>
        </w:rPr>
        <w:t>() * train_ratio);</w:t>
      </w:r>
    </w:p>
    <w:p w14:paraId="291B411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std::vector&lt;std::string&gt; </w:t>
      </w:r>
      <w:r w:rsidRPr="005552CB">
        <w:rPr>
          <w:rFonts w:ascii="Consolas" w:hAnsi="Consolas" w:cs="宋体"/>
          <w:color w:val="4078F2"/>
          <w:kern w:val="0"/>
          <w:sz w:val="21"/>
          <w:szCs w:val="21"/>
        </w:rPr>
        <w:t>train_lines</w:t>
      </w:r>
      <w:r w:rsidRPr="005552CB">
        <w:rPr>
          <w:rFonts w:ascii="Consolas" w:hAnsi="Consolas" w:cs="宋体"/>
          <w:color w:val="383A42"/>
          <w:kern w:val="0"/>
          <w:sz w:val="21"/>
          <w:szCs w:val="21"/>
        </w:rPr>
        <w:t>(lines.begin(), lines.begin() + train_size);</w:t>
      </w:r>
    </w:p>
    <w:p w14:paraId="159D484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std::vector&lt;std::string&gt; </w:t>
      </w:r>
      <w:r w:rsidRPr="005552CB">
        <w:rPr>
          <w:rFonts w:ascii="Consolas" w:hAnsi="Consolas" w:cs="宋体"/>
          <w:color w:val="4078F2"/>
          <w:kern w:val="0"/>
          <w:sz w:val="21"/>
          <w:szCs w:val="21"/>
        </w:rPr>
        <w:t>test_lines</w:t>
      </w:r>
      <w:r w:rsidRPr="005552CB">
        <w:rPr>
          <w:rFonts w:ascii="Consolas" w:hAnsi="Consolas" w:cs="宋体"/>
          <w:color w:val="383A42"/>
          <w:kern w:val="0"/>
          <w:sz w:val="21"/>
          <w:szCs w:val="21"/>
        </w:rPr>
        <w:t>(lines.begin() + train_size, lines.end());</w:t>
      </w:r>
    </w:p>
    <w:p w14:paraId="4DEAB0B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F8A766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保存训练集到文件</w:t>
      </w:r>
    </w:p>
    <w:p w14:paraId="3DEC6AE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std::ofstream </w:t>
      </w:r>
      <w:r w:rsidRPr="005552CB">
        <w:rPr>
          <w:rFonts w:ascii="Consolas" w:hAnsi="Consolas" w:cs="宋体"/>
          <w:color w:val="4078F2"/>
          <w:kern w:val="0"/>
          <w:sz w:val="21"/>
          <w:szCs w:val="21"/>
        </w:rPr>
        <w:t>trainFile</w:t>
      </w:r>
      <w:r w:rsidRPr="005552CB">
        <w:rPr>
          <w:rFonts w:ascii="Consolas" w:hAnsi="Consolas" w:cs="宋体"/>
          <w:color w:val="383A42"/>
          <w:kern w:val="0"/>
          <w:sz w:val="21"/>
          <w:szCs w:val="21"/>
        </w:rPr>
        <w:t>(trainFilePath);</w:t>
      </w:r>
    </w:p>
    <w:p w14:paraId="31CD65C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(trainFile.</w:t>
      </w:r>
      <w:r w:rsidRPr="005552CB">
        <w:rPr>
          <w:rFonts w:ascii="Consolas" w:hAnsi="Consolas" w:cs="宋体"/>
          <w:color w:val="C18401"/>
          <w:kern w:val="0"/>
          <w:sz w:val="21"/>
          <w:szCs w:val="21"/>
        </w:rPr>
        <w:t>is_open</w:t>
      </w:r>
      <w:r w:rsidRPr="005552CB">
        <w:rPr>
          <w:rFonts w:ascii="Consolas" w:hAnsi="Consolas" w:cs="宋体"/>
          <w:color w:val="383A42"/>
          <w:kern w:val="0"/>
          <w:sz w:val="21"/>
          <w:szCs w:val="21"/>
        </w:rPr>
        <w:t>()) {</w:t>
      </w:r>
    </w:p>
    <w:p w14:paraId="2FC6389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trainFile &lt;&lt; header &lt;&lt; std::endl;</w:t>
      </w:r>
    </w:p>
    <w:p w14:paraId="6274F22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for</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auto</w:t>
      </w:r>
      <w:r w:rsidRPr="005552CB">
        <w:rPr>
          <w:rFonts w:ascii="Consolas" w:hAnsi="Consolas" w:cs="宋体"/>
          <w:color w:val="383A42"/>
          <w:kern w:val="0"/>
          <w:sz w:val="21"/>
          <w:szCs w:val="21"/>
        </w:rPr>
        <w:t>&amp; train_line : train_lines) {</w:t>
      </w:r>
    </w:p>
    <w:p w14:paraId="3B79EBE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trainFile &lt;&lt; train_line &lt;&lt; std::endl;</w:t>
      </w:r>
    </w:p>
    <w:p w14:paraId="4F5CBA5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3364796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trainFile.</w:t>
      </w:r>
      <w:r w:rsidRPr="005552CB">
        <w:rPr>
          <w:rFonts w:ascii="Consolas" w:hAnsi="Consolas" w:cs="宋体"/>
          <w:color w:val="C18401"/>
          <w:kern w:val="0"/>
          <w:sz w:val="21"/>
          <w:szCs w:val="21"/>
        </w:rPr>
        <w:t>close</w:t>
      </w:r>
      <w:r w:rsidRPr="005552CB">
        <w:rPr>
          <w:rFonts w:ascii="Consolas" w:hAnsi="Consolas" w:cs="宋体"/>
          <w:color w:val="383A42"/>
          <w:kern w:val="0"/>
          <w:sz w:val="21"/>
          <w:szCs w:val="21"/>
        </w:rPr>
        <w:t>();</w:t>
      </w:r>
    </w:p>
    <w:p w14:paraId="30919B24"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 </w:t>
      </w:r>
      <w:r w:rsidRPr="005552CB">
        <w:rPr>
          <w:rFonts w:ascii="Consolas" w:hAnsi="Consolas" w:cs="宋体"/>
          <w:color w:val="A626A4"/>
          <w:kern w:val="0"/>
          <w:sz w:val="21"/>
          <w:szCs w:val="21"/>
        </w:rPr>
        <w:t>else</w:t>
      </w:r>
      <w:r w:rsidRPr="005552CB">
        <w:rPr>
          <w:rFonts w:ascii="Consolas" w:hAnsi="Consolas" w:cs="宋体"/>
          <w:color w:val="383A42"/>
          <w:kern w:val="0"/>
          <w:sz w:val="21"/>
          <w:szCs w:val="21"/>
        </w:rPr>
        <w:t xml:space="preserve"> {</w:t>
      </w:r>
    </w:p>
    <w:p w14:paraId="5CF9753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std::cerr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无法创建训练集文件</w:t>
      </w:r>
      <w:r w:rsidRPr="005552CB">
        <w:rPr>
          <w:rFonts w:ascii="Consolas" w:hAnsi="Consolas" w:cs="宋体"/>
          <w:color w:val="50A14F"/>
          <w:kern w:val="0"/>
          <w:sz w:val="21"/>
          <w:szCs w:val="21"/>
        </w:rPr>
        <w:t>: "</w:t>
      </w:r>
      <w:r w:rsidRPr="005552CB">
        <w:rPr>
          <w:rFonts w:ascii="Consolas" w:hAnsi="Consolas" w:cs="宋体"/>
          <w:color w:val="383A42"/>
          <w:kern w:val="0"/>
          <w:sz w:val="21"/>
          <w:szCs w:val="21"/>
        </w:rPr>
        <w:t xml:space="preserve"> &lt;&lt; trainFilePath &lt;&lt; std::endl;</w:t>
      </w:r>
    </w:p>
    <w:p w14:paraId="6911ACB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661BF97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A3E364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保存测试集到文件</w:t>
      </w:r>
    </w:p>
    <w:p w14:paraId="1FB518C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std::ofstream </w:t>
      </w:r>
      <w:r w:rsidRPr="005552CB">
        <w:rPr>
          <w:rFonts w:ascii="Consolas" w:hAnsi="Consolas" w:cs="宋体"/>
          <w:color w:val="4078F2"/>
          <w:kern w:val="0"/>
          <w:sz w:val="21"/>
          <w:szCs w:val="21"/>
        </w:rPr>
        <w:t>testFile</w:t>
      </w:r>
      <w:r w:rsidRPr="005552CB">
        <w:rPr>
          <w:rFonts w:ascii="Consolas" w:hAnsi="Consolas" w:cs="宋体"/>
          <w:color w:val="383A42"/>
          <w:kern w:val="0"/>
          <w:sz w:val="21"/>
          <w:szCs w:val="21"/>
        </w:rPr>
        <w:t>(testFilePath);</w:t>
      </w:r>
    </w:p>
    <w:p w14:paraId="0184AC7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(testFile.</w:t>
      </w:r>
      <w:r w:rsidRPr="005552CB">
        <w:rPr>
          <w:rFonts w:ascii="Consolas" w:hAnsi="Consolas" w:cs="宋体"/>
          <w:color w:val="C18401"/>
          <w:kern w:val="0"/>
          <w:sz w:val="21"/>
          <w:szCs w:val="21"/>
        </w:rPr>
        <w:t>is_open</w:t>
      </w:r>
      <w:r w:rsidRPr="005552CB">
        <w:rPr>
          <w:rFonts w:ascii="Consolas" w:hAnsi="Consolas" w:cs="宋体"/>
          <w:color w:val="383A42"/>
          <w:kern w:val="0"/>
          <w:sz w:val="21"/>
          <w:szCs w:val="21"/>
        </w:rPr>
        <w:t>()) {</w:t>
      </w:r>
    </w:p>
    <w:p w14:paraId="59D8213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testFile &lt;&lt; header &lt;&lt; std::endl;</w:t>
      </w:r>
    </w:p>
    <w:p w14:paraId="537F6E0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for</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auto</w:t>
      </w:r>
      <w:r w:rsidRPr="005552CB">
        <w:rPr>
          <w:rFonts w:ascii="Consolas" w:hAnsi="Consolas" w:cs="宋体"/>
          <w:color w:val="383A42"/>
          <w:kern w:val="0"/>
          <w:sz w:val="21"/>
          <w:szCs w:val="21"/>
        </w:rPr>
        <w:t>&amp; test_line : test_lines) {</w:t>
      </w:r>
    </w:p>
    <w:p w14:paraId="5AAE1F6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testFile &lt;&lt; test_line &lt;&lt; std::endl;</w:t>
      </w:r>
    </w:p>
    <w:p w14:paraId="64F75FB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01211E7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testFile.</w:t>
      </w:r>
      <w:r w:rsidRPr="005552CB">
        <w:rPr>
          <w:rFonts w:ascii="Consolas" w:hAnsi="Consolas" w:cs="宋体"/>
          <w:color w:val="C18401"/>
          <w:kern w:val="0"/>
          <w:sz w:val="21"/>
          <w:szCs w:val="21"/>
        </w:rPr>
        <w:t>close</w:t>
      </w:r>
      <w:r w:rsidRPr="005552CB">
        <w:rPr>
          <w:rFonts w:ascii="Consolas" w:hAnsi="Consolas" w:cs="宋体"/>
          <w:color w:val="383A42"/>
          <w:kern w:val="0"/>
          <w:sz w:val="21"/>
          <w:szCs w:val="21"/>
        </w:rPr>
        <w:t>();</w:t>
      </w:r>
    </w:p>
    <w:p w14:paraId="6E9AB3A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 </w:t>
      </w:r>
      <w:r w:rsidRPr="005552CB">
        <w:rPr>
          <w:rFonts w:ascii="Consolas" w:hAnsi="Consolas" w:cs="宋体"/>
          <w:color w:val="A626A4"/>
          <w:kern w:val="0"/>
          <w:sz w:val="21"/>
          <w:szCs w:val="21"/>
        </w:rPr>
        <w:t>else</w:t>
      </w:r>
      <w:r w:rsidRPr="005552CB">
        <w:rPr>
          <w:rFonts w:ascii="Consolas" w:hAnsi="Consolas" w:cs="宋体"/>
          <w:color w:val="383A42"/>
          <w:kern w:val="0"/>
          <w:sz w:val="21"/>
          <w:szCs w:val="21"/>
        </w:rPr>
        <w:t xml:space="preserve"> {</w:t>
      </w:r>
    </w:p>
    <w:p w14:paraId="3FEA707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std::cerr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无法创建测试集文件</w:t>
      </w:r>
      <w:r w:rsidRPr="005552CB">
        <w:rPr>
          <w:rFonts w:ascii="Consolas" w:hAnsi="Consolas" w:cs="宋体"/>
          <w:color w:val="50A14F"/>
          <w:kern w:val="0"/>
          <w:sz w:val="21"/>
          <w:szCs w:val="21"/>
        </w:rPr>
        <w:t>: "</w:t>
      </w:r>
      <w:r w:rsidRPr="005552CB">
        <w:rPr>
          <w:rFonts w:ascii="Consolas" w:hAnsi="Consolas" w:cs="宋体"/>
          <w:color w:val="383A42"/>
          <w:kern w:val="0"/>
          <w:sz w:val="21"/>
          <w:szCs w:val="21"/>
        </w:rPr>
        <w:t xml:space="preserve"> &lt;&lt; testFilePath &lt;&lt; std::endl;</w:t>
      </w:r>
    </w:p>
    <w:p w14:paraId="1FE8B0F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3CD8B3C4"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w:t>
      </w:r>
    </w:p>
    <w:p w14:paraId="6075321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B100FB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从</w:t>
      </w:r>
      <w:r w:rsidRPr="005552CB">
        <w:rPr>
          <w:rFonts w:ascii="Consolas" w:hAnsi="Consolas" w:cs="宋体"/>
          <w:i/>
          <w:iCs/>
          <w:color w:val="A0A1A7"/>
          <w:kern w:val="0"/>
          <w:sz w:val="21"/>
          <w:szCs w:val="21"/>
        </w:rPr>
        <w:t xml:space="preserve"> CSV </w:t>
      </w:r>
      <w:r w:rsidRPr="005552CB">
        <w:rPr>
          <w:rFonts w:ascii="Consolas" w:hAnsi="Consolas" w:cs="宋体"/>
          <w:i/>
          <w:iCs/>
          <w:color w:val="A0A1A7"/>
          <w:kern w:val="0"/>
          <w:sz w:val="21"/>
          <w:szCs w:val="21"/>
        </w:rPr>
        <w:t>文件中读取训练数据集</w:t>
      </w:r>
    </w:p>
    <w:p w14:paraId="023804D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986801"/>
          <w:kern w:val="0"/>
          <w:sz w:val="21"/>
          <w:szCs w:val="21"/>
        </w:rPr>
        <w:t>bool</w:t>
      </w:r>
      <w:r w:rsidRPr="005552CB">
        <w:rPr>
          <w:rFonts w:ascii="Consolas" w:hAnsi="Consolas" w:cs="宋体"/>
          <w:color w:val="383A42"/>
          <w:kern w:val="0"/>
          <w:sz w:val="21"/>
          <w:szCs w:val="21"/>
        </w:rPr>
        <w:t xml:space="preserve"> </w:t>
      </w:r>
      <w:r w:rsidRPr="005552CB">
        <w:rPr>
          <w:rFonts w:ascii="Consolas" w:hAnsi="Consolas" w:cs="宋体"/>
          <w:color w:val="4078F2"/>
          <w:kern w:val="0"/>
          <w:sz w:val="21"/>
          <w:szCs w:val="21"/>
        </w:rPr>
        <w:t>loadData</w:t>
      </w:r>
      <w:r w:rsidRPr="005552CB">
        <w:rPr>
          <w:rFonts w:ascii="Consolas" w:hAnsi="Consolas" w:cs="宋体"/>
          <w:color w:val="383A42"/>
          <w:kern w:val="0"/>
          <w:sz w:val="21"/>
          <w:szCs w:val="21"/>
        </w:rPr>
        <w:t>(</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std::string&amp; filePath, std::vector&lt;std::vector&lt;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&gt;&gt;&amp; X, std::vector&lt;std::vector&lt;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&gt;&gt;&amp; y) {</w:t>
      </w:r>
    </w:p>
    <w:p w14:paraId="3A1ECE1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std::ifstream </w:t>
      </w:r>
      <w:r w:rsidRPr="005552CB">
        <w:rPr>
          <w:rFonts w:ascii="Consolas" w:hAnsi="Consolas" w:cs="宋体"/>
          <w:color w:val="4078F2"/>
          <w:kern w:val="0"/>
          <w:sz w:val="21"/>
          <w:szCs w:val="21"/>
        </w:rPr>
        <w:t>inputFile</w:t>
      </w:r>
      <w:r w:rsidRPr="005552CB">
        <w:rPr>
          <w:rFonts w:ascii="Consolas" w:hAnsi="Consolas" w:cs="宋体"/>
          <w:color w:val="383A42"/>
          <w:kern w:val="0"/>
          <w:sz w:val="21"/>
          <w:szCs w:val="21"/>
        </w:rPr>
        <w:t>(filePath);</w:t>
      </w:r>
    </w:p>
    <w:p w14:paraId="4AD58A0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(!inputFile.</w:t>
      </w:r>
      <w:r w:rsidRPr="005552CB">
        <w:rPr>
          <w:rFonts w:ascii="Consolas" w:hAnsi="Consolas" w:cs="宋体"/>
          <w:color w:val="C18401"/>
          <w:kern w:val="0"/>
          <w:sz w:val="21"/>
          <w:szCs w:val="21"/>
        </w:rPr>
        <w:t>is_open</w:t>
      </w:r>
      <w:r w:rsidRPr="005552CB">
        <w:rPr>
          <w:rFonts w:ascii="Consolas" w:hAnsi="Consolas" w:cs="宋体"/>
          <w:color w:val="383A42"/>
          <w:kern w:val="0"/>
          <w:sz w:val="21"/>
          <w:szCs w:val="21"/>
        </w:rPr>
        <w:t>()) {</w:t>
      </w:r>
    </w:p>
    <w:p w14:paraId="7D1DCD9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std::cerr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无法打开文件</w:t>
      </w:r>
      <w:r w:rsidRPr="005552CB">
        <w:rPr>
          <w:rFonts w:ascii="Consolas" w:hAnsi="Consolas" w:cs="宋体"/>
          <w:color w:val="50A14F"/>
          <w:kern w:val="0"/>
          <w:sz w:val="21"/>
          <w:szCs w:val="21"/>
        </w:rPr>
        <w:t xml:space="preserve"> "</w:t>
      </w:r>
      <w:r w:rsidRPr="005552CB">
        <w:rPr>
          <w:rFonts w:ascii="Consolas" w:hAnsi="Consolas" w:cs="宋体"/>
          <w:color w:val="383A42"/>
          <w:kern w:val="0"/>
          <w:sz w:val="21"/>
          <w:szCs w:val="21"/>
        </w:rPr>
        <w:t xml:space="preserve"> &lt;&lt; filePath &lt;&lt; std::endl;</w:t>
      </w:r>
    </w:p>
    <w:p w14:paraId="7B6514E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return</w:t>
      </w:r>
      <w:r w:rsidRPr="005552CB">
        <w:rPr>
          <w:rFonts w:ascii="Consolas" w:hAnsi="Consolas" w:cs="宋体"/>
          <w:color w:val="383A42"/>
          <w:kern w:val="0"/>
          <w:sz w:val="21"/>
          <w:szCs w:val="21"/>
        </w:rPr>
        <w:t xml:space="preserve"> </w:t>
      </w:r>
      <w:r w:rsidRPr="005552CB">
        <w:rPr>
          <w:rFonts w:ascii="Consolas" w:hAnsi="Consolas" w:cs="宋体"/>
          <w:color w:val="0184BB"/>
          <w:kern w:val="0"/>
          <w:sz w:val="21"/>
          <w:szCs w:val="21"/>
        </w:rPr>
        <w:t>false</w:t>
      </w:r>
      <w:r w:rsidRPr="005552CB">
        <w:rPr>
          <w:rFonts w:ascii="Consolas" w:hAnsi="Consolas" w:cs="宋体"/>
          <w:color w:val="383A42"/>
          <w:kern w:val="0"/>
          <w:sz w:val="21"/>
          <w:szCs w:val="21"/>
        </w:rPr>
        <w:t>;</w:t>
      </w:r>
    </w:p>
    <w:p w14:paraId="6FDF2C3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5FAF4B0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2DD8BA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std::string line;</w:t>
      </w:r>
    </w:p>
    <w:p w14:paraId="68427BA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bool</w:t>
      </w:r>
      <w:r w:rsidRPr="005552CB">
        <w:rPr>
          <w:rFonts w:ascii="Consolas" w:hAnsi="Consolas" w:cs="宋体"/>
          <w:color w:val="383A42"/>
          <w:kern w:val="0"/>
          <w:sz w:val="21"/>
          <w:szCs w:val="21"/>
        </w:rPr>
        <w:t xml:space="preserve"> isFirstLine = </w:t>
      </w:r>
      <w:r w:rsidRPr="005552CB">
        <w:rPr>
          <w:rFonts w:ascii="Consolas" w:hAnsi="Consolas" w:cs="宋体"/>
          <w:color w:val="0184BB"/>
          <w:kern w:val="0"/>
          <w:sz w:val="21"/>
          <w:szCs w:val="21"/>
        </w:rPr>
        <w:t>true</w:t>
      </w:r>
      <w:r w:rsidRPr="005552CB">
        <w:rPr>
          <w:rFonts w:ascii="Consolas" w:hAnsi="Consolas" w:cs="宋体"/>
          <w:color w:val="383A42"/>
          <w:kern w:val="0"/>
          <w:sz w:val="21"/>
          <w:szCs w:val="21"/>
        </w:rPr>
        <w:t>;</w:t>
      </w:r>
    </w:p>
    <w:p w14:paraId="598E792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9CBA67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读取文件内容并解析</w:t>
      </w:r>
    </w:p>
    <w:p w14:paraId="24BCF08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while</w:t>
      </w:r>
      <w:r w:rsidRPr="005552CB">
        <w:rPr>
          <w:rFonts w:ascii="Consolas" w:hAnsi="Consolas" w:cs="宋体"/>
          <w:color w:val="383A42"/>
          <w:kern w:val="0"/>
          <w:sz w:val="21"/>
          <w:szCs w:val="21"/>
        </w:rPr>
        <w:t xml:space="preserve"> (std::</w:t>
      </w:r>
      <w:r w:rsidRPr="005552CB">
        <w:rPr>
          <w:rFonts w:ascii="Consolas" w:hAnsi="Consolas" w:cs="宋体"/>
          <w:color w:val="C18401"/>
          <w:kern w:val="0"/>
          <w:sz w:val="21"/>
          <w:szCs w:val="21"/>
        </w:rPr>
        <w:t>getline</w:t>
      </w:r>
      <w:r w:rsidRPr="005552CB">
        <w:rPr>
          <w:rFonts w:ascii="Consolas" w:hAnsi="Consolas" w:cs="宋体"/>
          <w:color w:val="383A42"/>
          <w:kern w:val="0"/>
          <w:sz w:val="21"/>
          <w:szCs w:val="21"/>
        </w:rPr>
        <w:t>(inputFile, line)) {</w:t>
      </w:r>
    </w:p>
    <w:p w14:paraId="7F643CB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(isFirstLine) {</w:t>
      </w:r>
    </w:p>
    <w:p w14:paraId="437A11D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跳过标题行</w:t>
      </w:r>
    </w:p>
    <w:p w14:paraId="3D0C665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isFirstLine = </w:t>
      </w:r>
      <w:r w:rsidRPr="005552CB">
        <w:rPr>
          <w:rFonts w:ascii="Consolas" w:hAnsi="Consolas" w:cs="宋体"/>
          <w:color w:val="0184BB"/>
          <w:kern w:val="0"/>
          <w:sz w:val="21"/>
          <w:szCs w:val="21"/>
        </w:rPr>
        <w:t>false</w:t>
      </w:r>
      <w:r w:rsidRPr="005552CB">
        <w:rPr>
          <w:rFonts w:ascii="Consolas" w:hAnsi="Consolas" w:cs="宋体"/>
          <w:color w:val="383A42"/>
          <w:kern w:val="0"/>
          <w:sz w:val="21"/>
          <w:szCs w:val="21"/>
        </w:rPr>
        <w:t>;</w:t>
      </w:r>
    </w:p>
    <w:p w14:paraId="1FBDDDC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lastRenderedPageBreak/>
        <w:t xml:space="preserve">            </w:t>
      </w:r>
      <w:r w:rsidRPr="005552CB">
        <w:rPr>
          <w:rFonts w:ascii="Consolas" w:hAnsi="Consolas" w:cs="宋体"/>
          <w:color w:val="A626A4"/>
          <w:kern w:val="0"/>
          <w:sz w:val="21"/>
          <w:szCs w:val="21"/>
        </w:rPr>
        <w:t>continue</w:t>
      </w:r>
      <w:r w:rsidRPr="005552CB">
        <w:rPr>
          <w:rFonts w:ascii="Consolas" w:hAnsi="Consolas" w:cs="宋体"/>
          <w:color w:val="383A42"/>
          <w:kern w:val="0"/>
          <w:sz w:val="21"/>
          <w:szCs w:val="21"/>
        </w:rPr>
        <w:t>;</w:t>
      </w:r>
    </w:p>
    <w:p w14:paraId="51F22FE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532385A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4CA68D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std::vector&lt;std::string&gt; data = </w:t>
      </w:r>
      <w:r w:rsidRPr="005552CB">
        <w:rPr>
          <w:rFonts w:ascii="Consolas" w:hAnsi="Consolas" w:cs="宋体"/>
          <w:color w:val="C18401"/>
          <w:kern w:val="0"/>
          <w:sz w:val="21"/>
          <w:szCs w:val="21"/>
        </w:rPr>
        <w:t>parseCSVLine</w:t>
      </w:r>
      <w:r w:rsidRPr="005552CB">
        <w:rPr>
          <w:rFonts w:ascii="Consolas" w:hAnsi="Consolas" w:cs="宋体"/>
          <w:color w:val="383A42"/>
          <w:kern w:val="0"/>
          <w:sz w:val="21"/>
          <w:szCs w:val="21"/>
        </w:rPr>
        <w:t>(line);</w:t>
      </w:r>
    </w:p>
    <w:p w14:paraId="3425343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(data.</w:t>
      </w:r>
      <w:r w:rsidRPr="005552CB">
        <w:rPr>
          <w:rFonts w:ascii="Consolas" w:hAnsi="Consolas" w:cs="宋体"/>
          <w:color w:val="C18401"/>
          <w:kern w:val="0"/>
          <w:sz w:val="21"/>
          <w:szCs w:val="21"/>
        </w:rPr>
        <w:t>size</w:t>
      </w:r>
      <w:r w:rsidRPr="005552CB">
        <w:rPr>
          <w:rFonts w:ascii="Consolas" w:hAnsi="Consolas" w:cs="宋体"/>
          <w:color w:val="383A42"/>
          <w:kern w:val="0"/>
          <w:sz w:val="21"/>
          <w:szCs w:val="21"/>
        </w:rPr>
        <w:t xml:space="preserve">() &gt;= </w:t>
      </w:r>
      <w:r w:rsidRPr="005552CB">
        <w:rPr>
          <w:rFonts w:ascii="Consolas" w:hAnsi="Consolas" w:cs="宋体"/>
          <w:color w:val="986801"/>
          <w:kern w:val="0"/>
          <w:sz w:val="21"/>
          <w:szCs w:val="21"/>
        </w:rPr>
        <w:t>8</w:t>
      </w:r>
      <w:r w:rsidRPr="005552CB">
        <w:rPr>
          <w:rFonts w:ascii="Consolas" w:hAnsi="Consolas" w:cs="宋体"/>
          <w:color w:val="383A42"/>
          <w:kern w:val="0"/>
          <w:sz w:val="21"/>
          <w:szCs w:val="21"/>
        </w:rPr>
        <w:t>) {</w:t>
      </w:r>
    </w:p>
    <w:p w14:paraId="1251AEC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提取特征：身高、体重、鞋码、</w:t>
      </w:r>
      <w:r w:rsidRPr="005552CB">
        <w:rPr>
          <w:rFonts w:ascii="Consolas" w:hAnsi="Consolas" w:cs="宋体"/>
          <w:i/>
          <w:iCs/>
          <w:color w:val="A0A1A7"/>
          <w:kern w:val="0"/>
          <w:sz w:val="21"/>
          <w:szCs w:val="21"/>
        </w:rPr>
        <w:t xml:space="preserve">50m </w:t>
      </w:r>
      <w:r w:rsidRPr="005552CB">
        <w:rPr>
          <w:rFonts w:ascii="Consolas" w:hAnsi="Consolas" w:cs="宋体"/>
          <w:i/>
          <w:iCs/>
          <w:color w:val="A0A1A7"/>
          <w:kern w:val="0"/>
          <w:sz w:val="21"/>
          <w:szCs w:val="21"/>
        </w:rPr>
        <w:t>成绩</w:t>
      </w:r>
    </w:p>
    <w:p w14:paraId="62A9C42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std::vector&lt;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&gt; features = {</w:t>
      </w:r>
    </w:p>
    <w:p w14:paraId="25D611A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w:t>
      </w:r>
      <w:r w:rsidRPr="005552CB">
        <w:rPr>
          <w:rFonts w:ascii="Consolas" w:hAnsi="Consolas" w:cs="宋体"/>
          <w:color w:val="C18401"/>
          <w:kern w:val="0"/>
          <w:sz w:val="21"/>
          <w:szCs w:val="21"/>
        </w:rPr>
        <w:t>stod</w:t>
      </w:r>
      <w:r w:rsidRPr="005552CB">
        <w:rPr>
          <w:rFonts w:ascii="Consolas" w:hAnsi="Consolas" w:cs="宋体"/>
          <w:color w:val="383A42"/>
          <w:kern w:val="0"/>
          <w:sz w:val="21"/>
          <w:szCs w:val="21"/>
        </w:rPr>
        <w:t>(data[</w:t>
      </w:r>
      <w:r w:rsidRPr="005552CB">
        <w:rPr>
          <w:rFonts w:ascii="Consolas" w:hAnsi="Consolas" w:cs="宋体"/>
          <w:color w:val="986801"/>
          <w:kern w:val="0"/>
          <w:sz w:val="21"/>
          <w:szCs w:val="21"/>
        </w:rPr>
        <w:t>3</w:t>
      </w: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身高</w:t>
      </w:r>
    </w:p>
    <w:p w14:paraId="20705AE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w:t>
      </w:r>
      <w:r w:rsidRPr="005552CB">
        <w:rPr>
          <w:rFonts w:ascii="Consolas" w:hAnsi="Consolas" w:cs="宋体"/>
          <w:color w:val="C18401"/>
          <w:kern w:val="0"/>
          <w:sz w:val="21"/>
          <w:szCs w:val="21"/>
        </w:rPr>
        <w:t>stod</w:t>
      </w:r>
      <w:r w:rsidRPr="005552CB">
        <w:rPr>
          <w:rFonts w:ascii="Consolas" w:hAnsi="Consolas" w:cs="宋体"/>
          <w:color w:val="383A42"/>
          <w:kern w:val="0"/>
          <w:sz w:val="21"/>
          <w:szCs w:val="21"/>
        </w:rPr>
        <w:t>(data[</w:t>
      </w:r>
      <w:r w:rsidRPr="005552CB">
        <w:rPr>
          <w:rFonts w:ascii="Consolas" w:hAnsi="Consolas" w:cs="宋体"/>
          <w:color w:val="986801"/>
          <w:kern w:val="0"/>
          <w:sz w:val="21"/>
          <w:szCs w:val="21"/>
        </w:rPr>
        <w:t>4</w:t>
      </w: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体重</w:t>
      </w:r>
    </w:p>
    <w:p w14:paraId="115C604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w:t>
      </w:r>
      <w:r w:rsidRPr="005552CB">
        <w:rPr>
          <w:rFonts w:ascii="Consolas" w:hAnsi="Consolas" w:cs="宋体"/>
          <w:color w:val="C18401"/>
          <w:kern w:val="0"/>
          <w:sz w:val="21"/>
          <w:szCs w:val="21"/>
        </w:rPr>
        <w:t>stod</w:t>
      </w:r>
      <w:r w:rsidRPr="005552CB">
        <w:rPr>
          <w:rFonts w:ascii="Consolas" w:hAnsi="Consolas" w:cs="宋体"/>
          <w:color w:val="383A42"/>
          <w:kern w:val="0"/>
          <w:sz w:val="21"/>
          <w:szCs w:val="21"/>
        </w:rPr>
        <w:t>(data[</w:t>
      </w:r>
      <w:r w:rsidRPr="005552CB">
        <w:rPr>
          <w:rFonts w:ascii="Consolas" w:hAnsi="Consolas" w:cs="宋体"/>
          <w:color w:val="986801"/>
          <w:kern w:val="0"/>
          <w:sz w:val="21"/>
          <w:szCs w:val="21"/>
        </w:rPr>
        <w:t>5</w:t>
      </w: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鞋码</w:t>
      </w:r>
    </w:p>
    <w:p w14:paraId="1FE76B0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w:t>
      </w:r>
      <w:r w:rsidRPr="005552CB">
        <w:rPr>
          <w:rFonts w:ascii="Consolas" w:hAnsi="Consolas" w:cs="宋体"/>
          <w:color w:val="C18401"/>
          <w:kern w:val="0"/>
          <w:sz w:val="21"/>
          <w:szCs w:val="21"/>
        </w:rPr>
        <w:t>stod</w:t>
      </w:r>
      <w:r w:rsidRPr="005552CB">
        <w:rPr>
          <w:rFonts w:ascii="Consolas" w:hAnsi="Consolas" w:cs="宋体"/>
          <w:color w:val="383A42"/>
          <w:kern w:val="0"/>
          <w:sz w:val="21"/>
          <w:szCs w:val="21"/>
        </w:rPr>
        <w:t>(data[</w:t>
      </w:r>
      <w:r w:rsidRPr="005552CB">
        <w:rPr>
          <w:rFonts w:ascii="Consolas" w:hAnsi="Consolas" w:cs="宋体"/>
          <w:color w:val="986801"/>
          <w:kern w:val="0"/>
          <w:sz w:val="21"/>
          <w:szCs w:val="21"/>
        </w:rPr>
        <w:t>6</w:t>
      </w: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50m </w:t>
      </w:r>
      <w:r w:rsidRPr="005552CB">
        <w:rPr>
          <w:rFonts w:ascii="Consolas" w:hAnsi="Consolas" w:cs="宋体"/>
          <w:i/>
          <w:iCs/>
          <w:color w:val="A0A1A7"/>
          <w:kern w:val="0"/>
          <w:sz w:val="21"/>
          <w:szCs w:val="21"/>
        </w:rPr>
        <w:t>成绩</w:t>
      </w:r>
    </w:p>
    <w:p w14:paraId="0C00B09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1183B00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X.</w:t>
      </w:r>
      <w:r w:rsidRPr="005552CB">
        <w:rPr>
          <w:rFonts w:ascii="Consolas" w:hAnsi="Consolas" w:cs="宋体"/>
          <w:color w:val="C18401"/>
          <w:kern w:val="0"/>
          <w:sz w:val="21"/>
          <w:szCs w:val="21"/>
        </w:rPr>
        <w:t>push_back</w:t>
      </w:r>
      <w:r w:rsidRPr="005552CB">
        <w:rPr>
          <w:rFonts w:ascii="Consolas" w:hAnsi="Consolas" w:cs="宋体"/>
          <w:color w:val="383A42"/>
          <w:kern w:val="0"/>
          <w:sz w:val="21"/>
          <w:szCs w:val="21"/>
        </w:rPr>
        <w:t>(features);</w:t>
      </w:r>
    </w:p>
    <w:p w14:paraId="0403E8B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503597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提取目标输出：性别</w:t>
      </w:r>
      <w:r w:rsidRPr="005552CB">
        <w:rPr>
          <w:rFonts w:ascii="Consolas" w:hAnsi="Consolas" w:cs="宋体"/>
          <w:i/>
          <w:iCs/>
          <w:color w:val="A0A1A7"/>
          <w:kern w:val="0"/>
          <w:sz w:val="21"/>
          <w:szCs w:val="21"/>
        </w:rPr>
        <w:t xml:space="preserve"> (0 </w:t>
      </w:r>
      <w:r w:rsidRPr="005552CB">
        <w:rPr>
          <w:rFonts w:ascii="Consolas" w:hAnsi="Consolas" w:cs="宋体"/>
          <w:i/>
          <w:iCs/>
          <w:color w:val="A0A1A7"/>
          <w:kern w:val="0"/>
          <w:sz w:val="21"/>
          <w:szCs w:val="21"/>
        </w:rPr>
        <w:t>或</w:t>
      </w:r>
      <w:r w:rsidRPr="005552CB">
        <w:rPr>
          <w:rFonts w:ascii="Consolas" w:hAnsi="Consolas" w:cs="宋体"/>
          <w:i/>
          <w:iCs/>
          <w:color w:val="A0A1A7"/>
          <w:kern w:val="0"/>
          <w:sz w:val="21"/>
          <w:szCs w:val="21"/>
        </w:rPr>
        <w:t xml:space="preserve"> 1)</w:t>
      </w:r>
    </w:p>
    <w:p w14:paraId="0C8D2CA4"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y.</w:t>
      </w:r>
      <w:r w:rsidRPr="005552CB">
        <w:rPr>
          <w:rFonts w:ascii="Consolas" w:hAnsi="Consolas" w:cs="宋体"/>
          <w:color w:val="C18401"/>
          <w:kern w:val="0"/>
          <w:sz w:val="21"/>
          <w:szCs w:val="21"/>
        </w:rPr>
        <w:t>push_back</w:t>
      </w:r>
      <w:r w:rsidRPr="005552CB">
        <w:rPr>
          <w:rFonts w:ascii="Consolas" w:hAnsi="Consolas" w:cs="宋体"/>
          <w:color w:val="383A42"/>
          <w:kern w:val="0"/>
          <w:sz w:val="21"/>
          <w:szCs w:val="21"/>
        </w:rPr>
        <w:t>({std::</w:t>
      </w:r>
      <w:r w:rsidRPr="005552CB">
        <w:rPr>
          <w:rFonts w:ascii="Consolas" w:hAnsi="Consolas" w:cs="宋体"/>
          <w:color w:val="C18401"/>
          <w:kern w:val="0"/>
          <w:sz w:val="21"/>
          <w:szCs w:val="21"/>
        </w:rPr>
        <w:t>stod</w:t>
      </w:r>
      <w:r w:rsidRPr="005552CB">
        <w:rPr>
          <w:rFonts w:ascii="Consolas" w:hAnsi="Consolas" w:cs="宋体"/>
          <w:color w:val="383A42"/>
          <w:kern w:val="0"/>
          <w:sz w:val="21"/>
          <w:szCs w:val="21"/>
        </w:rPr>
        <w:t>(data[</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w:t>
      </w:r>
    </w:p>
    <w:p w14:paraId="1EF6385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66DC344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28CD628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inputFile.</w:t>
      </w:r>
      <w:r w:rsidRPr="005552CB">
        <w:rPr>
          <w:rFonts w:ascii="Consolas" w:hAnsi="Consolas" w:cs="宋体"/>
          <w:color w:val="C18401"/>
          <w:kern w:val="0"/>
          <w:sz w:val="21"/>
          <w:szCs w:val="21"/>
        </w:rPr>
        <w:t>close</w:t>
      </w:r>
      <w:r w:rsidRPr="005552CB">
        <w:rPr>
          <w:rFonts w:ascii="Consolas" w:hAnsi="Consolas" w:cs="宋体"/>
          <w:color w:val="383A42"/>
          <w:kern w:val="0"/>
          <w:sz w:val="21"/>
          <w:szCs w:val="21"/>
        </w:rPr>
        <w:t>();</w:t>
      </w:r>
    </w:p>
    <w:p w14:paraId="6A48ADE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return</w:t>
      </w:r>
      <w:r w:rsidRPr="005552CB">
        <w:rPr>
          <w:rFonts w:ascii="Consolas" w:hAnsi="Consolas" w:cs="宋体"/>
          <w:color w:val="383A42"/>
          <w:kern w:val="0"/>
          <w:sz w:val="21"/>
          <w:szCs w:val="21"/>
        </w:rPr>
        <w:t xml:space="preserve"> </w:t>
      </w:r>
      <w:r w:rsidRPr="005552CB">
        <w:rPr>
          <w:rFonts w:ascii="Consolas" w:hAnsi="Consolas" w:cs="宋体"/>
          <w:color w:val="0184BB"/>
          <w:kern w:val="0"/>
          <w:sz w:val="21"/>
          <w:szCs w:val="21"/>
        </w:rPr>
        <w:t>true</w:t>
      </w:r>
      <w:r w:rsidRPr="005552CB">
        <w:rPr>
          <w:rFonts w:ascii="Consolas" w:hAnsi="Consolas" w:cs="宋体"/>
          <w:color w:val="383A42"/>
          <w:kern w:val="0"/>
          <w:sz w:val="21"/>
          <w:szCs w:val="21"/>
        </w:rPr>
        <w:t>;</w:t>
      </w:r>
    </w:p>
    <w:p w14:paraId="0143615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w:t>
      </w:r>
    </w:p>
    <w:p w14:paraId="10FAF15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6099E8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训练</w:t>
      </w:r>
      <w:r w:rsidRPr="005552CB">
        <w:rPr>
          <w:rFonts w:ascii="Consolas" w:hAnsi="Consolas" w:cs="宋体"/>
          <w:i/>
          <w:iCs/>
          <w:color w:val="A0A1A7"/>
          <w:kern w:val="0"/>
          <w:sz w:val="21"/>
          <w:szCs w:val="21"/>
        </w:rPr>
        <w:t>********************************/</w:t>
      </w:r>
    </w:p>
    <w:p w14:paraId="3A13730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训练</w:t>
      </w:r>
      <w:r w:rsidRPr="005552CB">
        <w:rPr>
          <w:rFonts w:ascii="Consolas" w:hAnsi="Consolas" w:cs="宋体"/>
          <w:i/>
          <w:iCs/>
          <w:color w:val="A0A1A7"/>
          <w:kern w:val="0"/>
          <w:sz w:val="21"/>
          <w:szCs w:val="21"/>
        </w:rPr>
        <w:t xml:space="preserve"> BP </w:t>
      </w:r>
      <w:r w:rsidRPr="005552CB">
        <w:rPr>
          <w:rFonts w:ascii="Consolas" w:hAnsi="Consolas" w:cs="宋体"/>
          <w:i/>
          <w:iCs/>
          <w:color w:val="A0A1A7"/>
          <w:kern w:val="0"/>
          <w:sz w:val="21"/>
          <w:szCs w:val="21"/>
        </w:rPr>
        <w:t>神经网络的函数，并保存</w:t>
      </w:r>
      <w:r w:rsidRPr="005552CB">
        <w:rPr>
          <w:rFonts w:ascii="Consolas" w:hAnsi="Consolas" w:cs="宋体"/>
          <w:i/>
          <w:iCs/>
          <w:color w:val="A0A1A7"/>
          <w:kern w:val="0"/>
          <w:sz w:val="21"/>
          <w:szCs w:val="21"/>
        </w:rPr>
        <w:t xml:space="preserve"> ROC </w:t>
      </w:r>
      <w:r w:rsidRPr="005552CB">
        <w:rPr>
          <w:rFonts w:ascii="Consolas" w:hAnsi="Consolas" w:cs="宋体"/>
          <w:i/>
          <w:iCs/>
          <w:color w:val="A0A1A7"/>
          <w:kern w:val="0"/>
          <w:sz w:val="21"/>
          <w:szCs w:val="21"/>
        </w:rPr>
        <w:t>和</w:t>
      </w:r>
      <w:r w:rsidRPr="005552CB">
        <w:rPr>
          <w:rFonts w:ascii="Consolas" w:hAnsi="Consolas" w:cs="宋体"/>
          <w:i/>
          <w:iCs/>
          <w:color w:val="A0A1A7"/>
          <w:kern w:val="0"/>
          <w:sz w:val="21"/>
          <w:szCs w:val="21"/>
        </w:rPr>
        <w:t xml:space="preserve"> AUC </w:t>
      </w:r>
      <w:r w:rsidRPr="005552CB">
        <w:rPr>
          <w:rFonts w:ascii="Consolas" w:hAnsi="Consolas" w:cs="宋体"/>
          <w:i/>
          <w:iCs/>
          <w:color w:val="A0A1A7"/>
          <w:kern w:val="0"/>
          <w:sz w:val="21"/>
          <w:szCs w:val="21"/>
        </w:rPr>
        <w:t>数据</w:t>
      </w:r>
    </w:p>
    <w:p w14:paraId="17319F4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986801"/>
          <w:kern w:val="0"/>
          <w:sz w:val="21"/>
          <w:szCs w:val="21"/>
        </w:rPr>
        <w:t>void</w:t>
      </w:r>
      <w:r w:rsidRPr="005552CB">
        <w:rPr>
          <w:rFonts w:ascii="Consolas" w:hAnsi="Consolas" w:cs="宋体"/>
          <w:color w:val="383A42"/>
          <w:kern w:val="0"/>
          <w:sz w:val="21"/>
          <w:szCs w:val="21"/>
        </w:rPr>
        <w:t xml:space="preserve"> </w:t>
      </w:r>
      <w:r w:rsidRPr="005552CB">
        <w:rPr>
          <w:rFonts w:ascii="Consolas" w:hAnsi="Consolas" w:cs="宋体"/>
          <w:color w:val="4078F2"/>
          <w:kern w:val="0"/>
          <w:sz w:val="21"/>
          <w:szCs w:val="21"/>
        </w:rPr>
        <w:t>trainBPNeuralNetwork</w:t>
      </w:r>
      <w:r w:rsidRPr="005552CB">
        <w:rPr>
          <w:rFonts w:ascii="Consolas" w:hAnsi="Consolas" w:cs="宋体"/>
          <w:color w:val="383A42"/>
          <w:kern w:val="0"/>
          <w:sz w:val="21"/>
          <w:szCs w:val="21"/>
        </w:rPr>
        <w:t xml:space="preserve">(BPNeuralNetwork&amp; bpnn, </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std::vector&lt;std::vector&lt;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&gt;&gt;&amp; X, </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std::vector&lt;std::vector&lt;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&gt;&gt;&amp; y,</w:t>
      </w:r>
    </w:p>
    <w:p w14:paraId="65B8A8B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epochs, </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std::string&amp; lossFilePath, std::vector&lt;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&gt;&amp; loss_values,</w:t>
      </w:r>
    </w:p>
    <w:p w14:paraId="782D04E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std::string&amp; rocFilePath, </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std::string&amp; aucFilePath) {</w:t>
      </w:r>
    </w:p>
    <w:p w14:paraId="7221703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打开文件保存损失</w:t>
      </w:r>
    </w:p>
    <w:p w14:paraId="07DA388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std::ofstream </w:t>
      </w:r>
      <w:r w:rsidRPr="005552CB">
        <w:rPr>
          <w:rFonts w:ascii="Consolas" w:hAnsi="Consolas" w:cs="宋体"/>
          <w:color w:val="4078F2"/>
          <w:kern w:val="0"/>
          <w:sz w:val="21"/>
          <w:szCs w:val="21"/>
        </w:rPr>
        <w:t>lossFile</w:t>
      </w:r>
      <w:r w:rsidRPr="005552CB">
        <w:rPr>
          <w:rFonts w:ascii="Consolas" w:hAnsi="Consolas" w:cs="宋体"/>
          <w:color w:val="383A42"/>
          <w:kern w:val="0"/>
          <w:sz w:val="21"/>
          <w:szCs w:val="21"/>
        </w:rPr>
        <w:t>(lossFilePath);</w:t>
      </w:r>
    </w:p>
    <w:p w14:paraId="59B88C4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(!lossFile.</w:t>
      </w:r>
      <w:r w:rsidRPr="005552CB">
        <w:rPr>
          <w:rFonts w:ascii="Consolas" w:hAnsi="Consolas" w:cs="宋体"/>
          <w:color w:val="C18401"/>
          <w:kern w:val="0"/>
          <w:sz w:val="21"/>
          <w:szCs w:val="21"/>
        </w:rPr>
        <w:t>is_open</w:t>
      </w:r>
      <w:r w:rsidRPr="005552CB">
        <w:rPr>
          <w:rFonts w:ascii="Consolas" w:hAnsi="Consolas" w:cs="宋体"/>
          <w:color w:val="383A42"/>
          <w:kern w:val="0"/>
          <w:sz w:val="21"/>
          <w:szCs w:val="21"/>
        </w:rPr>
        <w:t>()) {</w:t>
      </w:r>
    </w:p>
    <w:p w14:paraId="17EB7BA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std::cerr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无法创建损失值文件</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std::endl;</w:t>
      </w:r>
    </w:p>
    <w:p w14:paraId="3FF498E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return</w:t>
      </w:r>
      <w:r w:rsidRPr="005552CB">
        <w:rPr>
          <w:rFonts w:ascii="Consolas" w:hAnsi="Consolas" w:cs="宋体"/>
          <w:color w:val="383A42"/>
          <w:kern w:val="0"/>
          <w:sz w:val="21"/>
          <w:szCs w:val="21"/>
        </w:rPr>
        <w:t>;</w:t>
      </w:r>
    </w:p>
    <w:p w14:paraId="259AB5D4"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3B3E4CA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lossFile &lt;&lt; </w:t>
      </w:r>
      <w:r w:rsidRPr="005552CB">
        <w:rPr>
          <w:rFonts w:ascii="Consolas" w:hAnsi="Consolas" w:cs="宋体"/>
          <w:color w:val="50A14F"/>
          <w:kern w:val="0"/>
          <w:sz w:val="21"/>
          <w:szCs w:val="21"/>
        </w:rPr>
        <w:t>"Epoch,Loss"</w:t>
      </w:r>
      <w:r w:rsidRPr="005552CB">
        <w:rPr>
          <w:rFonts w:ascii="Consolas" w:hAnsi="Consolas" w:cs="宋体"/>
          <w:color w:val="383A42"/>
          <w:kern w:val="0"/>
          <w:sz w:val="21"/>
          <w:szCs w:val="21"/>
        </w:rPr>
        <w:t xml:space="preserve"> &lt;&lt; std::endl;</w:t>
      </w:r>
    </w:p>
    <w:p w14:paraId="6010475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B8D9AD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参数</w:t>
      </w:r>
    </w:p>
    <w:p w14:paraId="3278FEF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patience = </w:t>
      </w:r>
      <w:r w:rsidRPr="005552CB">
        <w:rPr>
          <w:rFonts w:ascii="Consolas" w:hAnsi="Consolas" w:cs="宋体"/>
          <w:color w:val="986801"/>
          <w:kern w:val="0"/>
          <w:sz w:val="21"/>
          <w:szCs w:val="21"/>
        </w:rPr>
        <w:t>15</w:t>
      </w: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设置耐心值（最大允许无进步轮数）</w:t>
      </w:r>
    </w:p>
    <w:p w14:paraId="66DA4F0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best_loss = std::numeric_limits&lt;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&gt;::</w:t>
      </w:r>
      <w:r w:rsidRPr="005552CB">
        <w:rPr>
          <w:rFonts w:ascii="Consolas" w:hAnsi="Consolas" w:cs="宋体"/>
          <w:color w:val="C18401"/>
          <w:kern w:val="0"/>
          <w:sz w:val="21"/>
          <w:szCs w:val="21"/>
        </w:rPr>
        <w:t>max</w:t>
      </w:r>
      <w:r w:rsidRPr="005552CB">
        <w:rPr>
          <w:rFonts w:ascii="Consolas" w:hAnsi="Consolas" w:cs="宋体"/>
          <w:color w:val="383A42"/>
          <w:kern w:val="0"/>
          <w:sz w:val="21"/>
          <w:szCs w:val="21"/>
        </w:rPr>
        <w:t>();</w:t>
      </w:r>
    </w:p>
    <w:p w14:paraId="60169EB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no_improve_epochs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w:t>
      </w:r>
    </w:p>
    <w:p w14:paraId="5ED32D1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learning_rate = </w:t>
      </w:r>
      <w:r w:rsidRPr="005552CB">
        <w:rPr>
          <w:rFonts w:ascii="Consolas" w:hAnsi="Consolas" w:cs="宋体"/>
          <w:color w:val="986801"/>
          <w:kern w:val="0"/>
          <w:sz w:val="21"/>
          <w:szCs w:val="21"/>
        </w:rPr>
        <w:t>0.001</w:t>
      </w: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初始化学习率</w:t>
      </w:r>
    </w:p>
    <w:p w14:paraId="6675B30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lr_decay = </w:t>
      </w:r>
      <w:r w:rsidRPr="005552CB">
        <w:rPr>
          <w:rFonts w:ascii="Consolas" w:hAnsi="Consolas" w:cs="宋体"/>
          <w:color w:val="986801"/>
          <w:kern w:val="0"/>
          <w:sz w:val="21"/>
          <w:szCs w:val="21"/>
        </w:rPr>
        <w:t>0.9</w:t>
      </w: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学习率衰减系数</w:t>
      </w:r>
    </w:p>
    <w:p w14:paraId="4C6308E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min_learning_rate = </w:t>
      </w:r>
      <w:r w:rsidRPr="005552CB">
        <w:rPr>
          <w:rFonts w:ascii="Consolas" w:hAnsi="Consolas" w:cs="宋体"/>
          <w:color w:val="986801"/>
          <w:kern w:val="0"/>
          <w:sz w:val="21"/>
          <w:szCs w:val="21"/>
        </w:rPr>
        <w:t>1e-5</w:t>
      </w: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最小学习率下限</w:t>
      </w:r>
    </w:p>
    <w:p w14:paraId="0E59B0E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increase_factor = </w:t>
      </w:r>
      <w:r w:rsidRPr="005552CB">
        <w:rPr>
          <w:rFonts w:ascii="Consolas" w:hAnsi="Consolas" w:cs="宋体"/>
          <w:color w:val="986801"/>
          <w:kern w:val="0"/>
          <w:sz w:val="21"/>
          <w:szCs w:val="21"/>
        </w:rPr>
        <w:t>1.05</w:t>
      </w: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学习率增加系数</w:t>
      </w:r>
    </w:p>
    <w:p w14:paraId="21E47B1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552EDC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for</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epoch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epoch &lt; epochs; ++epoch) {</w:t>
      </w:r>
    </w:p>
    <w:p w14:paraId="6978F5F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total_loss = </w:t>
      </w:r>
      <w:r w:rsidRPr="005552CB">
        <w:rPr>
          <w:rFonts w:ascii="Consolas" w:hAnsi="Consolas" w:cs="宋体"/>
          <w:color w:val="986801"/>
          <w:kern w:val="0"/>
          <w:sz w:val="21"/>
          <w:szCs w:val="21"/>
        </w:rPr>
        <w:t>0.0</w:t>
      </w:r>
      <w:r w:rsidRPr="005552CB">
        <w:rPr>
          <w:rFonts w:ascii="Consolas" w:hAnsi="Consolas" w:cs="宋体"/>
          <w:color w:val="383A42"/>
          <w:kern w:val="0"/>
          <w:sz w:val="21"/>
          <w:szCs w:val="21"/>
        </w:rPr>
        <w:t>;</w:t>
      </w:r>
    </w:p>
    <w:p w14:paraId="6081A6B4"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8E51F4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for</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size_t</w:t>
      </w:r>
      <w:r w:rsidRPr="005552CB">
        <w:rPr>
          <w:rFonts w:ascii="Consolas" w:hAnsi="Consolas" w:cs="宋体"/>
          <w:color w:val="383A42"/>
          <w:kern w:val="0"/>
          <w:sz w:val="21"/>
          <w:szCs w:val="21"/>
        </w:rPr>
        <w:t xml:space="preserve"> i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i &lt; X.</w:t>
      </w:r>
      <w:r w:rsidRPr="005552CB">
        <w:rPr>
          <w:rFonts w:ascii="Consolas" w:hAnsi="Consolas" w:cs="宋体"/>
          <w:color w:val="C18401"/>
          <w:kern w:val="0"/>
          <w:sz w:val="21"/>
          <w:szCs w:val="21"/>
        </w:rPr>
        <w:t>size</w:t>
      </w:r>
      <w:r w:rsidRPr="005552CB">
        <w:rPr>
          <w:rFonts w:ascii="Consolas" w:hAnsi="Consolas" w:cs="宋体"/>
          <w:color w:val="383A42"/>
          <w:kern w:val="0"/>
          <w:sz w:val="21"/>
          <w:szCs w:val="21"/>
        </w:rPr>
        <w:t>(); ++i) {</w:t>
      </w:r>
    </w:p>
    <w:p w14:paraId="38EDE97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lastRenderedPageBreak/>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前向传播</w:t>
      </w:r>
    </w:p>
    <w:p w14:paraId="1A22720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std::vector&lt;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&gt; prediction = bpnn.forward(X[i]);</w:t>
      </w:r>
    </w:p>
    <w:p w14:paraId="367DD47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计算损失</w:t>
      </w:r>
    </w:p>
    <w:p w14:paraId="144D4D4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error = y[i][</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 prediction[</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w:t>
      </w:r>
    </w:p>
    <w:p w14:paraId="749A410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total_loss += error * error;</w:t>
      </w:r>
    </w:p>
    <w:p w14:paraId="5CBEB2F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设置类别权重</w:t>
      </w:r>
    </w:p>
    <w:p w14:paraId="1AE58C5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class_weight = (y[i][</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xml:space="preserve">] ==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 xml:space="preserve">) ? </w:t>
      </w:r>
      <w:r w:rsidRPr="005552CB">
        <w:rPr>
          <w:rFonts w:ascii="Consolas" w:hAnsi="Consolas" w:cs="宋体"/>
          <w:color w:val="986801"/>
          <w:kern w:val="0"/>
          <w:sz w:val="21"/>
          <w:szCs w:val="21"/>
        </w:rPr>
        <w:t>0.5</w:t>
      </w:r>
      <w:r w:rsidRPr="005552CB">
        <w:rPr>
          <w:rFonts w:ascii="Consolas" w:hAnsi="Consolas" w:cs="宋体"/>
          <w:color w:val="383A42"/>
          <w:kern w:val="0"/>
          <w:sz w:val="21"/>
          <w:szCs w:val="21"/>
        </w:rPr>
        <w:t xml:space="preserve"> : </w:t>
      </w:r>
      <w:r w:rsidRPr="005552CB">
        <w:rPr>
          <w:rFonts w:ascii="Consolas" w:hAnsi="Consolas" w:cs="宋体"/>
          <w:color w:val="986801"/>
          <w:kern w:val="0"/>
          <w:sz w:val="21"/>
          <w:szCs w:val="21"/>
        </w:rPr>
        <w:t>0.5</w:t>
      </w:r>
      <w:r w:rsidRPr="005552CB">
        <w:rPr>
          <w:rFonts w:ascii="Consolas" w:hAnsi="Consolas" w:cs="宋体"/>
          <w:color w:val="383A42"/>
          <w:kern w:val="0"/>
          <w:sz w:val="21"/>
          <w:szCs w:val="21"/>
        </w:rPr>
        <w:t>;</w:t>
      </w:r>
    </w:p>
    <w:p w14:paraId="7344FBA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反向传播，并根据动态学习率调整</w:t>
      </w:r>
    </w:p>
    <w:p w14:paraId="38773C04"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//bpnn.setLearningRate(learning_rate); // </w:t>
      </w:r>
      <w:r w:rsidRPr="005552CB">
        <w:rPr>
          <w:rFonts w:ascii="Consolas" w:hAnsi="Consolas" w:cs="宋体"/>
          <w:i/>
          <w:iCs/>
          <w:color w:val="A0A1A7"/>
          <w:kern w:val="0"/>
          <w:sz w:val="21"/>
          <w:szCs w:val="21"/>
        </w:rPr>
        <w:t>动态设置学习率</w:t>
      </w:r>
    </w:p>
    <w:p w14:paraId="5146332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bpnn.</w:t>
      </w:r>
      <w:r w:rsidRPr="005552CB">
        <w:rPr>
          <w:rFonts w:ascii="Consolas" w:hAnsi="Consolas" w:cs="宋体"/>
          <w:color w:val="C18401"/>
          <w:kern w:val="0"/>
          <w:sz w:val="21"/>
          <w:szCs w:val="21"/>
        </w:rPr>
        <w:t>backward</w:t>
      </w:r>
      <w:r w:rsidRPr="005552CB">
        <w:rPr>
          <w:rFonts w:ascii="Consolas" w:hAnsi="Consolas" w:cs="宋体"/>
          <w:color w:val="383A42"/>
          <w:kern w:val="0"/>
          <w:sz w:val="21"/>
          <w:szCs w:val="21"/>
        </w:rPr>
        <w:t>(y[i], class_weight);</w:t>
      </w:r>
    </w:p>
    <w:p w14:paraId="0D2546D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6A1C9B7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6854F3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total_loss /= X.</w:t>
      </w:r>
      <w:r w:rsidRPr="005552CB">
        <w:rPr>
          <w:rFonts w:ascii="Consolas" w:hAnsi="Consolas" w:cs="宋体"/>
          <w:color w:val="C18401"/>
          <w:kern w:val="0"/>
          <w:sz w:val="21"/>
          <w:szCs w:val="21"/>
        </w:rPr>
        <w:t>size</w:t>
      </w:r>
      <w:r w:rsidRPr="005552CB">
        <w:rPr>
          <w:rFonts w:ascii="Consolas" w:hAnsi="Consolas" w:cs="宋体"/>
          <w:color w:val="383A42"/>
          <w:kern w:val="0"/>
          <w:sz w:val="21"/>
          <w:szCs w:val="21"/>
        </w:rPr>
        <w:t>();</w:t>
      </w:r>
    </w:p>
    <w:p w14:paraId="233CDE2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loss_values.</w:t>
      </w:r>
      <w:r w:rsidRPr="005552CB">
        <w:rPr>
          <w:rFonts w:ascii="Consolas" w:hAnsi="Consolas" w:cs="宋体"/>
          <w:color w:val="C18401"/>
          <w:kern w:val="0"/>
          <w:sz w:val="21"/>
          <w:szCs w:val="21"/>
        </w:rPr>
        <w:t>push_back</w:t>
      </w:r>
      <w:r w:rsidRPr="005552CB">
        <w:rPr>
          <w:rFonts w:ascii="Consolas" w:hAnsi="Consolas" w:cs="宋体"/>
          <w:color w:val="383A42"/>
          <w:kern w:val="0"/>
          <w:sz w:val="21"/>
          <w:szCs w:val="21"/>
        </w:rPr>
        <w:t>(total_loss);</w:t>
      </w:r>
    </w:p>
    <w:p w14:paraId="71234A9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(epoch % </w:t>
      </w:r>
      <w:r w:rsidRPr="005552CB">
        <w:rPr>
          <w:rFonts w:ascii="Consolas" w:hAnsi="Consolas" w:cs="宋体"/>
          <w:color w:val="986801"/>
          <w:kern w:val="0"/>
          <w:sz w:val="21"/>
          <w:szCs w:val="21"/>
        </w:rPr>
        <w:t>100</w:t>
      </w:r>
      <w:r w:rsidRPr="005552CB">
        <w:rPr>
          <w:rFonts w:ascii="Consolas" w:hAnsi="Consolas" w:cs="宋体"/>
          <w:color w:val="383A42"/>
          <w:kern w:val="0"/>
          <w:sz w:val="21"/>
          <w:szCs w:val="21"/>
        </w:rPr>
        <w:t xml:space="preserve">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w:t>
      </w:r>
    </w:p>
    <w:p w14:paraId="71F18D8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第</w:t>
      </w:r>
      <w:r w:rsidRPr="005552CB">
        <w:rPr>
          <w:rFonts w:ascii="Consolas" w:hAnsi="Consolas" w:cs="宋体"/>
          <w:color w:val="50A14F"/>
          <w:kern w:val="0"/>
          <w:sz w:val="21"/>
          <w:szCs w:val="21"/>
        </w:rPr>
        <w:t xml:space="preserve"> "</w:t>
      </w:r>
      <w:r w:rsidRPr="005552CB">
        <w:rPr>
          <w:rFonts w:ascii="Consolas" w:hAnsi="Consolas" w:cs="宋体"/>
          <w:color w:val="383A42"/>
          <w:kern w:val="0"/>
          <w:sz w:val="21"/>
          <w:szCs w:val="21"/>
        </w:rPr>
        <w:t xml:space="preserve"> &lt;&lt; epoch &lt;&lt; </w:t>
      </w:r>
      <w:r w:rsidRPr="005552CB">
        <w:rPr>
          <w:rFonts w:ascii="Consolas" w:hAnsi="Consolas" w:cs="宋体"/>
          <w:color w:val="50A14F"/>
          <w:kern w:val="0"/>
          <w:sz w:val="21"/>
          <w:szCs w:val="21"/>
        </w:rPr>
        <w:t xml:space="preserve">" </w:t>
      </w:r>
      <w:r w:rsidRPr="005552CB">
        <w:rPr>
          <w:rFonts w:ascii="Consolas" w:hAnsi="Consolas" w:cs="宋体"/>
          <w:color w:val="50A14F"/>
          <w:kern w:val="0"/>
          <w:sz w:val="21"/>
          <w:szCs w:val="21"/>
        </w:rPr>
        <w:t>轮</w:t>
      </w:r>
      <w:r w:rsidRPr="005552CB">
        <w:rPr>
          <w:rFonts w:ascii="Consolas" w:hAnsi="Consolas" w:cs="宋体"/>
          <w:color w:val="50A14F"/>
          <w:kern w:val="0"/>
          <w:sz w:val="21"/>
          <w:szCs w:val="21"/>
        </w:rPr>
        <w:t xml:space="preserve">, </w:t>
      </w:r>
      <w:r w:rsidRPr="005552CB">
        <w:rPr>
          <w:rFonts w:ascii="Consolas" w:hAnsi="Consolas" w:cs="宋体"/>
          <w:color w:val="50A14F"/>
          <w:kern w:val="0"/>
          <w:sz w:val="21"/>
          <w:szCs w:val="21"/>
        </w:rPr>
        <w:t>损失</w:t>
      </w:r>
      <w:r w:rsidRPr="005552CB">
        <w:rPr>
          <w:rFonts w:ascii="Consolas" w:hAnsi="Consolas" w:cs="宋体"/>
          <w:color w:val="50A14F"/>
          <w:kern w:val="0"/>
          <w:sz w:val="21"/>
          <w:szCs w:val="21"/>
        </w:rPr>
        <w:t>: "</w:t>
      </w:r>
      <w:r w:rsidRPr="005552CB">
        <w:rPr>
          <w:rFonts w:ascii="Consolas" w:hAnsi="Consolas" w:cs="宋体"/>
          <w:color w:val="383A42"/>
          <w:kern w:val="0"/>
          <w:sz w:val="21"/>
          <w:szCs w:val="21"/>
        </w:rPr>
        <w:t xml:space="preserve"> &lt;&lt; total_loss &lt;&lt; std::endl;</w:t>
      </w:r>
    </w:p>
    <w:p w14:paraId="5AD0161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7BEC4F4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lossFile &lt;&lt; epoch &lt;&lt; </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total_loss &lt;&lt; std::endl;</w:t>
      </w:r>
    </w:p>
    <w:p w14:paraId="33AAA90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523D8D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Early stopping </w:t>
      </w:r>
      <w:r w:rsidRPr="005552CB">
        <w:rPr>
          <w:rFonts w:ascii="Consolas" w:hAnsi="Consolas" w:cs="宋体"/>
          <w:i/>
          <w:iCs/>
          <w:color w:val="A0A1A7"/>
          <w:kern w:val="0"/>
          <w:sz w:val="21"/>
          <w:szCs w:val="21"/>
        </w:rPr>
        <w:t>检查逻辑</w:t>
      </w:r>
    </w:p>
    <w:p w14:paraId="3B42CC1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(total_loss &lt; best_loss) {</w:t>
      </w:r>
    </w:p>
    <w:p w14:paraId="0C9D086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best_loss = total_loss;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更新最佳损失</w:t>
      </w:r>
    </w:p>
    <w:p w14:paraId="7F57C35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no_improve_epochs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重置无改进轮数</w:t>
      </w:r>
    </w:p>
    <w:p w14:paraId="64EDA05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增加学习率以加速收敛</w:t>
      </w:r>
    </w:p>
    <w:p w14:paraId="0B2E262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learning_rate = std::</w:t>
      </w:r>
      <w:r w:rsidRPr="005552CB">
        <w:rPr>
          <w:rFonts w:ascii="Consolas" w:hAnsi="Consolas" w:cs="宋体"/>
          <w:color w:val="C18401"/>
          <w:kern w:val="0"/>
          <w:sz w:val="21"/>
          <w:szCs w:val="21"/>
        </w:rPr>
        <w:t>min</w:t>
      </w:r>
      <w:r w:rsidRPr="005552CB">
        <w:rPr>
          <w:rFonts w:ascii="Consolas" w:hAnsi="Consolas" w:cs="宋体"/>
          <w:color w:val="383A42"/>
          <w:kern w:val="0"/>
          <w:sz w:val="21"/>
          <w:szCs w:val="21"/>
        </w:rPr>
        <w:t xml:space="preserve">(learning_rate * increase_factor, </w:t>
      </w:r>
      <w:r w:rsidRPr="005552CB">
        <w:rPr>
          <w:rFonts w:ascii="Consolas" w:hAnsi="Consolas" w:cs="宋体"/>
          <w:color w:val="986801"/>
          <w:kern w:val="0"/>
          <w:sz w:val="21"/>
          <w:szCs w:val="21"/>
        </w:rPr>
        <w:t>1.0</w:t>
      </w: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限制学习率增长上限为</w:t>
      </w:r>
      <w:r w:rsidRPr="005552CB">
        <w:rPr>
          <w:rFonts w:ascii="Consolas" w:hAnsi="Consolas" w:cs="宋体"/>
          <w:i/>
          <w:iCs/>
          <w:color w:val="A0A1A7"/>
          <w:kern w:val="0"/>
          <w:sz w:val="21"/>
          <w:szCs w:val="21"/>
        </w:rPr>
        <w:t xml:space="preserve"> 1.0</w:t>
      </w:r>
    </w:p>
    <w:p w14:paraId="047B084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 </w:t>
      </w:r>
      <w:r w:rsidRPr="005552CB">
        <w:rPr>
          <w:rFonts w:ascii="Consolas" w:hAnsi="Consolas" w:cs="宋体"/>
          <w:color w:val="A626A4"/>
          <w:kern w:val="0"/>
          <w:sz w:val="21"/>
          <w:szCs w:val="21"/>
        </w:rPr>
        <w:t>else</w:t>
      </w:r>
      <w:r w:rsidRPr="005552CB">
        <w:rPr>
          <w:rFonts w:ascii="Consolas" w:hAnsi="Consolas" w:cs="宋体"/>
          <w:color w:val="383A42"/>
          <w:kern w:val="0"/>
          <w:sz w:val="21"/>
          <w:szCs w:val="21"/>
        </w:rPr>
        <w:t xml:space="preserve"> {</w:t>
      </w:r>
    </w:p>
    <w:p w14:paraId="7EFA532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no_improve_epochs++;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增加无改进轮数</w:t>
      </w:r>
    </w:p>
    <w:p w14:paraId="6454EF8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29772C7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BF1EA8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如果无改进轮数达到耐心值，降低学习率</w:t>
      </w:r>
    </w:p>
    <w:p w14:paraId="6ABF55A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(no_improve_epochs &gt;= patience) {</w:t>
      </w:r>
    </w:p>
    <w:p w14:paraId="4946816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learning_rate *= lr_decay;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学习率衰减</w:t>
      </w:r>
    </w:p>
    <w:p w14:paraId="30DEFEB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(learning_rate &lt; min_learning_rate) {</w:t>
      </w:r>
    </w:p>
    <w:p w14:paraId="75DDC7E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learning_rate = min_learning_rate;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限制学习率不低于最小值</w:t>
      </w:r>
    </w:p>
    <w:p w14:paraId="584BEA6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学习率已降至最小值，早停于第</w:t>
      </w:r>
      <w:r w:rsidRPr="005552CB">
        <w:rPr>
          <w:rFonts w:ascii="Consolas" w:hAnsi="Consolas" w:cs="宋体"/>
          <w:color w:val="50A14F"/>
          <w:kern w:val="0"/>
          <w:sz w:val="21"/>
          <w:szCs w:val="21"/>
        </w:rPr>
        <w:t xml:space="preserve"> "</w:t>
      </w:r>
      <w:r w:rsidRPr="005552CB">
        <w:rPr>
          <w:rFonts w:ascii="Consolas" w:hAnsi="Consolas" w:cs="宋体"/>
          <w:color w:val="383A42"/>
          <w:kern w:val="0"/>
          <w:sz w:val="21"/>
          <w:szCs w:val="21"/>
        </w:rPr>
        <w:t xml:space="preserve"> &lt;&lt; epoch &lt;&lt; </w:t>
      </w:r>
      <w:r w:rsidRPr="005552CB">
        <w:rPr>
          <w:rFonts w:ascii="Consolas" w:hAnsi="Consolas" w:cs="宋体"/>
          <w:color w:val="50A14F"/>
          <w:kern w:val="0"/>
          <w:sz w:val="21"/>
          <w:szCs w:val="21"/>
        </w:rPr>
        <w:t xml:space="preserve">" </w:t>
      </w:r>
      <w:r w:rsidRPr="005552CB">
        <w:rPr>
          <w:rFonts w:ascii="Consolas" w:hAnsi="Consolas" w:cs="宋体"/>
          <w:color w:val="50A14F"/>
          <w:kern w:val="0"/>
          <w:sz w:val="21"/>
          <w:szCs w:val="21"/>
        </w:rPr>
        <w:t>轮</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std::endl;</w:t>
      </w:r>
    </w:p>
    <w:p w14:paraId="736D1FE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break</w:t>
      </w:r>
      <w:r w:rsidRPr="005552CB">
        <w:rPr>
          <w:rFonts w:ascii="Consolas" w:hAnsi="Consolas" w:cs="宋体"/>
          <w:color w:val="383A42"/>
          <w:kern w:val="0"/>
          <w:sz w:val="21"/>
          <w:szCs w:val="21"/>
        </w:rPr>
        <w:t>;</w:t>
      </w:r>
    </w:p>
    <w:p w14:paraId="3C6DC59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5A43436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损失未改进，降低学习率至</w:t>
      </w:r>
      <w:r w:rsidRPr="005552CB">
        <w:rPr>
          <w:rFonts w:ascii="Consolas" w:hAnsi="Consolas" w:cs="宋体"/>
          <w:color w:val="50A14F"/>
          <w:kern w:val="0"/>
          <w:sz w:val="21"/>
          <w:szCs w:val="21"/>
        </w:rPr>
        <w:t>: "</w:t>
      </w:r>
      <w:r w:rsidRPr="005552CB">
        <w:rPr>
          <w:rFonts w:ascii="Consolas" w:hAnsi="Consolas" w:cs="宋体"/>
          <w:color w:val="383A42"/>
          <w:kern w:val="0"/>
          <w:sz w:val="21"/>
          <w:szCs w:val="21"/>
        </w:rPr>
        <w:t xml:space="preserve"> &lt;&lt; learning_rate &lt;&lt; std::endl;</w:t>
      </w:r>
    </w:p>
    <w:p w14:paraId="617D635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no_improve_epochs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重置无改进轮数，继续训练</w:t>
      </w:r>
    </w:p>
    <w:p w14:paraId="2258DEC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4667D19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17E0380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lossFile.</w:t>
      </w:r>
      <w:r w:rsidRPr="005552CB">
        <w:rPr>
          <w:rFonts w:ascii="Consolas" w:hAnsi="Consolas" w:cs="宋体"/>
          <w:color w:val="C18401"/>
          <w:kern w:val="0"/>
          <w:sz w:val="21"/>
          <w:szCs w:val="21"/>
        </w:rPr>
        <w:t>close</w:t>
      </w:r>
      <w:r w:rsidRPr="005552CB">
        <w:rPr>
          <w:rFonts w:ascii="Consolas" w:hAnsi="Consolas" w:cs="宋体"/>
          <w:color w:val="383A42"/>
          <w:kern w:val="0"/>
          <w:sz w:val="21"/>
          <w:szCs w:val="21"/>
        </w:rPr>
        <w:t>();</w:t>
      </w:r>
    </w:p>
    <w:p w14:paraId="0FD2BB9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2734F2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保存</w:t>
      </w:r>
      <w:r w:rsidRPr="005552CB">
        <w:rPr>
          <w:rFonts w:ascii="Consolas" w:hAnsi="Consolas" w:cs="宋体"/>
          <w:i/>
          <w:iCs/>
          <w:color w:val="A0A1A7"/>
          <w:kern w:val="0"/>
          <w:sz w:val="21"/>
          <w:szCs w:val="21"/>
        </w:rPr>
        <w:t xml:space="preserve"> ROC </w:t>
      </w:r>
      <w:r w:rsidRPr="005552CB">
        <w:rPr>
          <w:rFonts w:ascii="Consolas" w:hAnsi="Consolas" w:cs="宋体"/>
          <w:i/>
          <w:iCs/>
          <w:color w:val="A0A1A7"/>
          <w:kern w:val="0"/>
          <w:sz w:val="21"/>
          <w:szCs w:val="21"/>
        </w:rPr>
        <w:t>数据</w:t>
      </w:r>
    </w:p>
    <w:p w14:paraId="3CB1111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std::ofstream </w:t>
      </w:r>
      <w:r w:rsidRPr="005552CB">
        <w:rPr>
          <w:rFonts w:ascii="Consolas" w:hAnsi="Consolas" w:cs="宋体"/>
          <w:color w:val="4078F2"/>
          <w:kern w:val="0"/>
          <w:sz w:val="21"/>
          <w:szCs w:val="21"/>
        </w:rPr>
        <w:t>rocFile</w:t>
      </w:r>
      <w:r w:rsidRPr="005552CB">
        <w:rPr>
          <w:rFonts w:ascii="Consolas" w:hAnsi="Consolas" w:cs="宋体"/>
          <w:color w:val="383A42"/>
          <w:kern w:val="0"/>
          <w:sz w:val="21"/>
          <w:szCs w:val="21"/>
        </w:rPr>
        <w:t>(rocFilePath);</w:t>
      </w:r>
    </w:p>
    <w:p w14:paraId="6FEA865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(!rocFile.</w:t>
      </w:r>
      <w:r w:rsidRPr="005552CB">
        <w:rPr>
          <w:rFonts w:ascii="Consolas" w:hAnsi="Consolas" w:cs="宋体"/>
          <w:color w:val="C18401"/>
          <w:kern w:val="0"/>
          <w:sz w:val="21"/>
          <w:szCs w:val="21"/>
        </w:rPr>
        <w:t>is_open</w:t>
      </w:r>
      <w:r w:rsidRPr="005552CB">
        <w:rPr>
          <w:rFonts w:ascii="Consolas" w:hAnsi="Consolas" w:cs="宋体"/>
          <w:color w:val="383A42"/>
          <w:kern w:val="0"/>
          <w:sz w:val="21"/>
          <w:szCs w:val="21"/>
        </w:rPr>
        <w:t>()) {</w:t>
      </w:r>
    </w:p>
    <w:p w14:paraId="1330744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std::cerr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无法创建</w:t>
      </w:r>
      <w:r w:rsidRPr="005552CB">
        <w:rPr>
          <w:rFonts w:ascii="Consolas" w:hAnsi="Consolas" w:cs="宋体"/>
          <w:color w:val="50A14F"/>
          <w:kern w:val="0"/>
          <w:sz w:val="21"/>
          <w:szCs w:val="21"/>
        </w:rPr>
        <w:t xml:space="preserve"> ROC </w:t>
      </w:r>
      <w:r w:rsidRPr="005552CB">
        <w:rPr>
          <w:rFonts w:ascii="Consolas" w:hAnsi="Consolas" w:cs="宋体"/>
          <w:color w:val="50A14F"/>
          <w:kern w:val="0"/>
          <w:sz w:val="21"/>
          <w:szCs w:val="21"/>
        </w:rPr>
        <w:t>数据文件</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std::endl;</w:t>
      </w:r>
    </w:p>
    <w:p w14:paraId="44EA668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return</w:t>
      </w:r>
      <w:r w:rsidRPr="005552CB">
        <w:rPr>
          <w:rFonts w:ascii="Consolas" w:hAnsi="Consolas" w:cs="宋体"/>
          <w:color w:val="383A42"/>
          <w:kern w:val="0"/>
          <w:sz w:val="21"/>
          <w:szCs w:val="21"/>
        </w:rPr>
        <w:t>;</w:t>
      </w:r>
    </w:p>
    <w:p w14:paraId="6F6CC1A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lastRenderedPageBreak/>
        <w:t xml:space="preserve">    }</w:t>
      </w:r>
    </w:p>
    <w:p w14:paraId="3A4E17B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rocFile &lt;&lt; </w:t>
      </w:r>
      <w:r w:rsidRPr="005552CB">
        <w:rPr>
          <w:rFonts w:ascii="Consolas" w:hAnsi="Consolas" w:cs="宋体"/>
          <w:color w:val="50A14F"/>
          <w:kern w:val="0"/>
          <w:sz w:val="21"/>
          <w:szCs w:val="21"/>
        </w:rPr>
        <w:t>"Threshold,TPR,FPR\n"</w:t>
      </w:r>
      <w:r w:rsidRPr="005552CB">
        <w:rPr>
          <w:rFonts w:ascii="Consolas" w:hAnsi="Consolas" w:cs="宋体"/>
          <w:color w:val="383A42"/>
          <w:kern w:val="0"/>
          <w:sz w:val="21"/>
          <w:szCs w:val="21"/>
        </w:rPr>
        <w:t>;</w:t>
      </w:r>
    </w:p>
    <w:p w14:paraId="60F148B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37F378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使用更密集的阈值评估模型表现</w:t>
      </w:r>
    </w:p>
    <w:p w14:paraId="6282CFF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for</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threshold = </w:t>
      </w:r>
      <w:r w:rsidRPr="005552CB">
        <w:rPr>
          <w:rFonts w:ascii="Consolas" w:hAnsi="Consolas" w:cs="宋体"/>
          <w:color w:val="986801"/>
          <w:kern w:val="0"/>
          <w:sz w:val="21"/>
          <w:szCs w:val="21"/>
        </w:rPr>
        <w:t>0.0</w:t>
      </w:r>
      <w:r w:rsidRPr="005552CB">
        <w:rPr>
          <w:rFonts w:ascii="Consolas" w:hAnsi="Consolas" w:cs="宋体"/>
          <w:color w:val="383A42"/>
          <w:kern w:val="0"/>
          <w:sz w:val="21"/>
          <w:szCs w:val="21"/>
        </w:rPr>
        <w:t xml:space="preserve">; threshold &lt;= </w:t>
      </w:r>
      <w:r w:rsidRPr="005552CB">
        <w:rPr>
          <w:rFonts w:ascii="Consolas" w:hAnsi="Consolas" w:cs="宋体"/>
          <w:color w:val="986801"/>
          <w:kern w:val="0"/>
          <w:sz w:val="21"/>
          <w:szCs w:val="21"/>
        </w:rPr>
        <w:t>1.0</w:t>
      </w:r>
      <w:r w:rsidRPr="005552CB">
        <w:rPr>
          <w:rFonts w:ascii="Consolas" w:hAnsi="Consolas" w:cs="宋体"/>
          <w:color w:val="383A42"/>
          <w:kern w:val="0"/>
          <w:sz w:val="21"/>
          <w:szCs w:val="21"/>
        </w:rPr>
        <w:t xml:space="preserve">; threshold += </w:t>
      </w:r>
      <w:r w:rsidRPr="005552CB">
        <w:rPr>
          <w:rFonts w:ascii="Consolas" w:hAnsi="Consolas" w:cs="宋体"/>
          <w:color w:val="986801"/>
          <w:kern w:val="0"/>
          <w:sz w:val="21"/>
          <w:szCs w:val="21"/>
        </w:rPr>
        <w:t>0.01</w:t>
      </w:r>
      <w:r w:rsidRPr="005552CB">
        <w:rPr>
          <w:rFonts w:ascii="Consolas" w:hAnsi="Consolas" w:cs="宋体"/>
          <w:color w:val="383A42"/>
          <w:kern w:val="0"/>
          <w:sz w:val="21"/>
          <w:szCs w:val="21"/>
        </w:rPr>
        <w:t xml:space="preserve">) {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更小的步长，更密集的数据</w:t>
      </w:r>
    </w:p>
    <w:p w14:paraId="4F72572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tp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xml:space="preserve">, tn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xml:space="preserve">, fp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xml:space="preserve">, fn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w:t>
      </w:r>
    </w:p>
    <w:p w14:paraId="70876EF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6B962E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for</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size_t</w:t>
      </w:r>
      <w:r w:rsidRPr="005552CB">
        <w:rPr>
          <w:rFonts w:ascii="Consolas" w:hAnsi="Consolas" w:cs="宋体"/>
          <w:color w:val="383A42"/>
          <w:kern w:val="0"/>
          <w:sz w:val="21"/>
          <w:szCs w:val="21"/>
        </w:rPr>
        <w:t xml:space="preserve"> i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i &lt; X.</w:t>
      </w:r>
      <w:r w:rsidRPr="005552CB">
        <w:rPr>
          <w:rFonts w:ascii="Consolas" w:hAnsi="Consolas" w:cs="宋体"/>
          <w:color w:val="C18401"/>
          <w:kern w:val="0"/>
          <w:sz w:val="21"/>
          <w:szCs w:val="21"/>
        </w:rPr>
        <w:t>size</w:t>
      </w:r>
      <w:r w:rsidRPr="005552CB">
        <w:rPr>
          <w:rFonts w:ascii="Consolas" w:hAnsi="Consolas" w:cs="宋体"/>
          <w:color w:val="383A42"/>
          <w:kern w:val="0"/>
          <w:sz w:val="21"/>
          <w:szCs w:val="21"/>
        </w:rPr>
        <w:t>(); ++i) {</w:t>
      </w:r>
    </w:p>
    <w:p w14:paraId="6114424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std::vector&lt;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&gt; prediction = bpnn.forward(X[i]);</w:t>
      </w:r>
    </w:p>
    <w:p w14:paraId="6140BD5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predicted_label = (prediction[</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xml:space="preserve">] &gt;= threshold) ?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 xml:space="preserve">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w:t>
      </w:r>
    </w:p>
    <w:p w14:paraId="0BACC15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actual_label = </w:t>
      </w:r>
      <w:r w:rsidRPr="005552CB">
        <w:rPr>
          <w:rFonts w:ascii="Consolas" w:hAnsi="Consolas" w:cs="宋体"/>
          <w:color w:val="C18401"/>
          <w:kern w:val="0"/>
          <w:sz w:val="21"/>
          <w:szCs w:val="21"/>
        </w:rPr>
        <w:t>static_cast</w:t>
      </w:r>
      <w:r w:rsidRPr="005552CB">
        <w:rPr>
          <w:rFonts w:ascii="Consolas" w:hAnsi="Consolas" w:cs="宋体"/>
          <w:color w:val="383A42"/>
          <w:kern w:val="0"/>
          <w:sz w:val="21"/>
          <w:szCs w:val="21"/>
        </w:rPr>
        <w:t>&lt;</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&gt;(y[i][</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w:t>
      </w:r>
    </w:p>
    <w:p w14:paraId="7D8227C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53D033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(predicted_label ==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 xml:space="preserve"> &amp;&amp; actual_label ==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 {</w:t>
      </w:r>
    </w:p>
    <w:p w14:paraId="10B0390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tp++;</w:t>
      </w:r>
    </w:p>
    <w:p w14:paraId="5389A82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 </w:t>
      </w:r>
      <w:r w:rsidRPr="005552CB">
        <w:rPr>
          <w:rFonts w:ascii="Consolas" w:hAnsi="Consolas" w:cs="宋体"/>
          <w:color w:val="A626A4"/>
          <w:kern w:val="0"/>
          <w:sz w:val="21"/>
          <w:szCs w:val="21"/>
        </w:rPr>
        <w:t>else</w:t>
      </w: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(predicted_label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xml:space="preserve"> &amp;&amp; actual_label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w:t>
      </w:r>
    </w:p>
    <w:p w14:paraId="6304A06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tn++;</w:t>
      </w:r>
    </w:p>
    <w:p w14:paraId="43899CA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 </w:t>
      </w:r>
      <w:r w:rsidRPr="005552CB">
        <w:rPr>
          <w:rFonts w:ascii="Consolas" w:hAnsi="Consolas" w:cs="宋体"/>
          <w:color w:val="A626A4"/>
          <w:kern w:val="0"/>
          <w:sz w:val="21"/>
          <w:szCs w:val="21"/>
        </w:rPr>
        <w:t>else</w:t>
      </w: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(predicted_label ==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 xml:space="preserve"> &amp;&amp; actual_label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w:t>
      </w:r>
    </w:p>
    <w:p w14:paraId="114A9BD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fp++;</w:t>
      </w:r>
    </w:p>
    <w:p w14:paraId="7649484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 </w:t>
      </w:r>
      <w:r w:rsidRPr="005552CB">
        <w:rPr>
          <w:rFonts w:ascii="Consolas" w:hAnsi="Consolas" w:cs="宋体"/>
          <w:color w:val="A626A4"/>
          <w:kern w:val="0"/>
          <w:sz w:val="21"/>
          <w:szCs w:val="21"/>
        </w:rPr>
        <w:t>else</w:t>
      </w: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(predicted_label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xml:space="preserve"> &amp;&amp; actual_label ==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 {</w:t>
      </w:r>
    </w:p>
    <w:p w14:paraId="7467402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fn++;</w:t>
      </w:r>
    </w:p>
    <w:p w14:paraId="38143EE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7BBEFD8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691253A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F1F2AE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计算</w:t>
      </w:r>
      <w:r w:rsidRPr="005552CB">
        <w:rPr>
          <w:rFonts w:ascii="Consolas" w:hAnsi="Consolas" w:cs="宋体"/>
          <w:i/>
          <w:iCs/>
          <w:color w:val="A0A1A7"/>
          <w:kern w:val="0"/>
          <w:sz w:val="21"/>
          <w:szCs w:val="21"/>
        </w:rPr>
        <w:t xml:space="preserve"> TPR </w:t>
      </w:r>
      <w:r w:rsidRPr="005552CB">
        <w:rPr>
          <w:rFonts w:ascii="Consolas" w:hAnsi="Consolas" w:cs="宋体"/>
          <w:i/>
          <w:iCs/>
          <w:color w:val="A0A1A7"/>
          <w:kern w:val="0"/>
          <w:sz w:val="21"/>
          <w:szCs w:val="21"/>
        </w:rPr>
        <w:t>和</w:t>
      </w:r>
      <w:r w:rsidRPr="005552CB">
        <w:rPr>
          <w:rFonts w:ascii="Consolas" w:hAnsi="Consolas" w:cs="宋体"/>
          <w:i/>
          <w:iCs/>
          <w:color w:val="A0A1A7"/>
          <w:kern w:val="0"/>
          <w:sz w:val="21"/>
          <w:szCs w:val="21"/>
        </w:rPr>
        <w:t xml:space="preserve"> FPR</w:t>
      </w:r>
    </w:p>
    <w:p w14:paraId="69BE54A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tpr = (tp + fn) ? </w:t>
      </w:r>
      <w:r w:rsidRPr="005552CB">
        <w:rPr>
          <w:rFonts w:ascii="Consolas" w:hAnsi="Consolas" w:cs="宋体"/>
          <w:color w:val="C18401"/>
          <w:kern w:val="0"/>
          <w:sz w:val="21"/>
          <w:szCs w:val="21"/>
        </w:rPr>
        <w:t>static_cast</w:t>
      </w:r>
      <w:r w:rsidRPr="005552CB">
        <w:rPr>
          <w:rFonts w:ascii="Consolas" w:hAnsi="Consolas" w:cs="宋体"/>
          <w:color w:val="383A42"/>
          <w:kern w:val="0"/>
          <w:sz w:val="21"/>
          <w:szCs w:val="21"/>
        </w:rPr>
        <w:t>&lt;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&gt;(tp) / (tp + fn) : </w:t>
      </w:r>
      <w:r w:rsidRPr="005552CB">
        <w:rPr>
          <w:rFonts w:ascii="Consolas" w:hAnsi="Consolas" w:cs="宋体"/>
          <w:color w:val="986801"/>
          <w:kern w:val="0"/>
          <w:sz w:val="21"/>
          <w:szCs w:val="21"/>
        </w:rPr>
        <w:t>0.0</w:t>
      </w: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Sensitivity (TPR)</w:t>
      </w:r>
    </w:p>
    <w:p w14:paraId="45C1ADF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fpr = (fp + tn) ? </w:t>
      </w:r>
      <w:r w:rsidRPr="005552CB">
        <w:rPr>
          <w:rFonts w:ascii="Consolas" w:hAnsi="Consolas" w:cs="宋体"/>
          <w:color w:val="C18401"/>
          <w:kern w:val="0"/>
          <w:sz w:val="21"/>
          <w:szCs w:val="21"/>
        </w:rPr>
        <w:t>static_cast</w:t>
      </w:r>
      <w:r w:rsidRPr="005552CB">
        <w:rPr>
          <w:rFonts w:ascii="Consolas" w:hAnsi="Consolas" w:cs="宋体"/>
          <w:color w:val="383A42"/>
          <w:kern w:val="0"/>
          <w:sz w:val="21"/>
          <w:szCs w:val="21"/>
        </w:rPr>
        <w:t>&lt;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&gt;(fp) / (fp + tn) : </w:t>
      </w:r>
      <w:r w:rsidRPr="005552CB">
        <w:rPr>
          <w:rFonts w:ascii="Consolas" w:hAnsi="Consolas" w:cs="宋体"/>
          <w:color w:val="986801"/>
          <w:kern w:val="0"/>
          <w:sz w:val="21"/>
          <w:szCs w:val="21"/>
        </w:rPr>
        <w:t>0.0</w:t>
      </w: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FPR</w:t>
      </w:r>
    </w:p>
    <w:p w14:paraId="323C5BF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09FD34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保存到</w:t>
      </w:r>
      <w:r w:rsidRPr="005552CB">
        <w:rPr>
          <w:rFonts w:ascii="Consolas" w:hAnsi="Consolas" w:cs="宋体"/>
          <w:i/>
          <w:iCs/>
          <w:color w:val="A0A1A7"/>
          <w:kern w:val="0"/>
          <w:sz w:val="21"/>
          <w:szCs w:val="21"/>
        </w:rPr>
        <w:t xml:space="preserve"> ROC </w:t>
      </w:r>
      <w:r w:rsidRPr="005552CB">
        <w:rPr>
          <w:rFonts w:ascii="Consolas" w:hAnsi="Consolas" w:cs="宋体"/>
          <w:i/>
          <w:iCs/>
          <w:color w:val="A0A1A7"/>
          <w:kern w:val="0"/>
          <w:sz w:val="21"/>
          <w:szCs w:val="21"/>
        </w:rPr>
        <w:t>文件</w:t>
      </w:r>
    </w:p>
    <w:p w14:paraId="1E799434"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rocFile &lt;&lt; threshold &lt;&lt; </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tpr &lt;&lt; </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fpr &lt;&lt; </w:t>
      </w:r>
      <w:r w:rsidRPr="005552CB">
        <w:rPr>
          <w:rFonts w:ascii="Consolas" w:hAnsi="Consolas" w:cs="宋体"/>
          <w:color w:val="50A14F"/>
          <w:kern w:val="0"/>
          <w:sz w:val="21"/>
          <w:szCs w:val="21"/>
        </w:rPr>
        <w:t>"\n"</w:t>
      </w:r>
      <w:r w:rsidRPr="005552CB">
        <w:rPr>
          <w:rFonts w:ascii="Consolas" w:hAnsi="Consolas" w:cs="宋体"/>
          <w:color w:val="383A42"/>
          <w:kern w:val="0"/>
          <w:sz w:val="21"/>
          <w:szCs w:val="21"/>
        </w:rPr>
        <w:t>;</w:t>
      </w:r>
    </w:p>
    <w:p w14:paraId="39374BF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1969D14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rocFile.</w:t>
      </w:r>
      <w:r w:rsidRPr="005552CB">
        <w:rPr>
          <w:rFonts w:ascii="Consolas" w:hAnsi="Consolas" w:cs="宋体"/>
          <w:color w:val="C18401"/>
          <w:kern w:val="0"/>
          <w:sz w:val="21"/>
          <w:szCs w:val="21"/>
        </w:rPr>
        <w:t>close</w:t>
      </w:r>
      <w:r w:rsidRPr="005552CB">
        <w:rPr>
          <w:rFonts w:ascii="Consolas" w:hAnsi="Consolas" w:cs="宋体"/>
          <w:color w:val="383A42"/>
          <w:kern w:val="0"/>
          <w:sz w:val="21"/>
          <w:szCs w:val="21"/>
        </w:rPr>
        <w:t>();</w:t>
      </w:r>
    </w:p>
    <w:p w14:paraId="0B8E00B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1BD116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计算</w:t>
      </w:r>
      <w:r w:rsidRPr="005552CB">
        <w:rPr>
          <w:rFonts w:ascii="Consolas" w:hAnsi="Consolas" w:cs="宋体"/>
          <w:i/>
          <w:iCs/>
          <w:color w:val="A0A1A7"/>
          <w:kern w:val="0"/>
          <w:sz w:val="21"/>
          <w:szCs w:val="21"/>
        </w:rPr>
        <w:t xml:space="preserve"> AUC</w:t>
      </w:r>
    </w:p>
    <w:p w14:paraId="2D50FEA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auc = </w:t>
      </w:r>
      <w:r w:rsidRPr="005552CB">
        <w:rPr>
          <w:rFonts w:ascii="Consolas" w:hAnsi="Consolas" w:cs="宋体"/>
          <w:color w:val="986801"/>
          <w:kern w:val="0"/>
          <w:sz w:val="21"/>
          <w:szCs w:val="21"/>
        </w:rPr>
        <w:t>0.0</w:t>
      </w:r>
      <w:r w:rsidRPr="005552CB">
        <w:rPr>
          <w:rFonts w:ascii="Consolas" w:hAnsi="Consolas" w:cs="宋体"/>
          <w:color w:val="383A42"/>
          <w:kern w:val="0"/>
          <w:sz w:val="21"/>
          <w:szCs w:val="21"/>
        </w:rPr>
        <w:t>;</w:t>
      </w:r>
    </w:p>
    <w:p w14:paraId="1746E20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std::ifstream </w:t>
      </w:r>
      <w:r w:rsidRPr="005552CB">
        <w:rPr>
          <w:rFonts w:ascii="Consolas" w:hAnsi="Consolas" w:cs="宋体"/>
          <w:color w:val="4078F2"/>
          <w:kern w:val="0"/>
          <w:sz w:val="21"/>
          <w:szCs w:val="21"/>
        </w:rPr>
        <w:t>rocData</w:t>
      </w:r>
      <w:r w:rsidRPr="005552CB">
        <w:rPr>
          <w:rFonts w:ascii="Consolas" w:hAnsi="Consolas" w:cs="宋体"/>
          <w:color w:val="383A42"/>
          <w:kern w:val="0"/>
          <w:sz w:val="21"/>
          <w:szCs w:val="21"/>
        </w:rPr>
        <w:t>(rocFilePath);</w:t>
      </w:r>
    </w:p>
    <w:p w14:paraId="155AF73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(!rocData.</w:t>
      </w:r>
      <w:r w:rsidRPr="005552CB">
        <w:rPr>
          <w:rFonts w:ascii="Consolas" w:hAnsi="Consolas" w:cs="宋体"/>
          <w:color w:val="C18401"/>
          <w:kern w:val="0"/>
          <w:sz w:val="21"/>
          <w:szCs w:val="21"/>
        </w:rPr>
        <w:t>is_open</w:t>
      </w:r>
      <w:r w:rsidRPr="005552CB">
        <w:rPr>
          <w:rFonts w:ascii="Consolas" w:hAnsi="Consolas" w:cs="宋体"/>
          <w:color w:val="383A42"/>
          <w:kern w:val="0"/>
          <w:sz w:val="21"/>
          <w:szCs w:val="21"/>
        </w:rPr>
        <w:t>()) {</w:t>
      </w:r>
    </w:p>
    <w:p w14:paraId="5DCA174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std::cerr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无法读取</w:t>
      </w:r>
      <w:r w:rsidRPr="005552CB">
        <w:rPr>
          <w:rFonts w:ascii="Consolas" w:hAnsi="Consolas" w:cs="宋体"/>
          <w:color w:val="50A14F"/>
          <w:kern w:val="0"/>
          <w:sz w:val="21"/>
          <w:szCs w:val="21"/>
        </w:rPr>
        <w:t xml:space="preserve"> ROC </w:t>
      </w:r>
      <w:r w:rsidRPr="005552CB">
        <w:rPr>
          <w:rFonts w:ascii="Consolas" w:hAnsi="Consolas" w:cs="宋体"/>
          <w:color w:val="50A14F"/>
          <w:kern w:val="0"/>
          <w:sz w:val="21"/>
          <w:szCs w:val="21"/>
        </w:rPr>
        <w:t>数据文件以计算</w:t>
      </w:r>
      <w:r w:rsidRPr="005552CB">
        <w:rPr>
          <w:rFonts w:ascii="Consolas" w:hAnsi="Consolas" w:cs="宋体"/>
          <w:color w:val="50A14F"/>
          <w:kern w:val="0"/>
          <w:sz w:val="21"/>
          <w:szCs w:val="21"/>
        </w:rPr>
        <w:t xml:space="preserve"> AUC"</w:t>
      </w:r>
      <w:r w:rsidRPr="005552CB">
        <w:rPr>
          <w:rFonts w:ascii="Consolas" w:hAnsi="Consolas" w:cs="宋体"/>
          <w:color w:val="383A42"/>
          <w:kern w:val="0"/>
          <w:sz w:val="21"/>
          <w:szCs w:val="21"/>
        </w:rPr>
        <w:t xml:space="preserve"> &lt;&lt; std::endl;</w:t>
      </w:r>
    </w:p>
    <w:p w14:paraId="2CEBB7A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return</w:t>
      </w:r>
      <w:r w:rsidRPr="005552CB">
        <w:rPr>
          <w:rFonts w:ascii="Consolas" w:hAnsi="Consolas" w:cs="宋体"/>
          <w:color w:val="383A42"/>
          <w:kern w:val="0"/>
          <w:sz w:val="21"/>
          <w:szCs w:val="21"/>
        </w:rPr>
        <w:t>;</w:t>
      </w:r>
    </w:p>
    <w:p w14:paraId="69F1C96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7BC93E2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2632D8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std::vector&lt;std::pair&lt;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&gt;&gt; roc_points;</w:t>
      </w:r>
    </w:p>
    <w:p w14:paraId="61D72E9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std::string line;</w:t>
      </w:r>
    </w:p>
    <w:p w14:paraId="17237C3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w:t>
      </w:r>
      <w:r w:rsidRPr="005552CB">
        <w:rPr>
          <w:rFonts w:ascii="Consolas" w:hAnsi="Consolas" w:cs="宋体"/>
          <w:color w:val="C18401"/>
          <w:kern w:val="0"/>
          <w:sz w:val="21"/>
          <w:szCs w:val="21"/>
        </w:rPr>
        <w:t>getline</w:t>
      </w:r>
      <w:r w:rsidRPr="005552CB">
        <w:rPr>
          <w:rFonts w:ascii="Consolas" w:hAnsi="Consolas" w:cs="宋体"/>
          <w:color w:val="383A42"/>
          <w:kern w:val="0"/>
          <w:sz w:val="21"/>
          <w:szCs w:val="21"/>
        </w:rPr>
        <w:t xml:space="preserve">(rocData, line);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跳过标题行</w:t>
      </w:r>
    </w:p>
    <w:p w14:paraId="47616BF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F78246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while</w:t>
      </w:r>
      <w:r w:rsidRPr="005552CB">
        <w:rPr>
          <w:rFonts w:ascii="Consolas" w:hAnsi="Consolas" w:cs="宋体"/>
          <w:color w:val="383A42"/>
          <w:kern w:val="0"/>
          <w:sz w:val="21"/>
          <w:szCs w:val="21"/>
        </w:rPr>
        <w:t xml:space="preserve"> (std::</w:t>
      </w:r>
      <w:r w:rsidRPr="005552CB">
        <w:rPr>
          <w:rFonts w:ascii="Consolas" w:hAnsi="Consolas" w:cs="宋体"/>
          <w:color w:val="C18401"/>
          <w:kern w:val="0"/>
          <w:sz w:val="21"/>
          <w:szCs w:val="21"/>
        </w:rPr>
        <w:t>getline</w:t>
      </w:r>
      <w:r w:rsidRPr="005552CB">
        <w:rPr>
          <w:rFonts w:ascii="Consolas" w:hAnsi="Consolas" w:cs="宋体"/>
          <w:color w:val="383A42"/>
          <w:kern w:val="0"/>
          <w:sz w:val="21"/>
          <w:szCs w:val="21"/>
        </w:rPr>
        <w:t>(rocData, line)) {</w:t>
      </w:r>
    </w:p>
    <w:p w14:paraId="3F1A0B7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std::stringstream </w:t>
      </w:r>
      <w:r w:rsidRPr="005552CB">
        <w:rPr>
          <w:rFonts w:ascii="Consolas" w:hAnsi="Consolas" w:cs="宋体"/>
          <w:color w:val="4078F2"/>
          <w:kern w:val="0"/>
          <w:sz w:val="21"/>
          <w:szCs w:val="21"/>
        </w:rPr>
        <w:t>ss</w:t>
      </w:r>
      <w:r w:rsidRPr="005552CB">
        <w:rPr>
          <w:rFonts w:ascii="Consolas" w:hAnsi="Consolas" w:cs="宋体"/>
          <w:color w:val="383A42"/>
          <w:kern w:val="0"/>
          <w:sz w:val="21"/>
          <w:szCs w:val="21"/>
        </w:rPr>
        <w:t>(line);</w:t>
      </w:r>
    </w:p>
    <w:p w14:paraId="6536B1F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std::string value;</w:t>
      </w:r>
    </w:p>
    <w:p w14:paraId="7E56337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tpr, fpr;</w:t>
      </w:r>
    </w:p>
    <w:p w14:paraId="4C02055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492FC9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w:t>
      </w:r>
      <w:r w:rsidRPr="005552CB">
        <w:rPr>
          <w:rFonts w:ascii="Consolas" w:hAnsi="Consolas" w:cs="宋体"/>
          <w:color w:val="C18401"/>
          <w:kern w:val="0"/>
          <w:sz w:val="21"/>
          <w:szCs w:val="21"/>
        </w:rPr>
        <w:t>getline</w:t>
      </w:r>
      <w:r w:rsidRPr="005552CB">
        <w:rPr>
          <w:rFonts w:ascii="Consolas" w:hAnsi="Consolas" w:cs="宋体"/>
          <w:color w:val="383A42"/>
          <w:kern w:val="0"/>
          <w:sz w:val="21"/>
          <w:szCs w:val="21"/>
        </w:rPr>
        <w:t xml:space="preserve">(ss, value, </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跳过阈值字段</w:t>
      </w:r>
    </w:p>
    <w:p w14:paraId="15F04874"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lastRenderedPageBreak/>
        <w:t xml:space="preserve">        std::</w:t>
      </w:r>
      <w:r w:rsidRPr="005552CB">
        <w:rPr>
          <w:rFonts w:ascii="Consolas" w:hAnsi="Consolas" w:cs="宋体"/>
          <w:color w:val="C18401"/>
          <w:kern w:val="0"/>
          <w:sz w:val="21"/>
          <w:szCs w:val="21"/>
        </w:rPr>
        <w:t>getline</w:t>
      </w:r>
      <w:r w:rsidRPr="005552CB">
        <w:rPr>
          <w:rFonts w:ascii="Consolas" w:hAnsi="Consolas" w:cs="宋体"/>
          <w:color w:val="383A42"/>
          <w:kern w:val="0"/>
          <w:sz w:val="21"/>
          <w:szCs w:val="21"/>
        </w:rPr>
        <w:t xml:space="preserve">(ss, value, </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w:t>
      </w:r>
    </w:p>
    <w:p w14:paraId="3E1854B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tpr = std::</w:t>
      </w:r>
      <w:r w:rsidRPr="005552CB">
        <w:rPr>
          <w:rFonts w:ascii="Consolas" w:hAnsi="Consolas" w:cs="宋体"/>
          <w:color w:val="C18401"/>
          <w:kern w:val="0"/>
          <w:sz w:val="21"/>
          <w:szCs w:val="21"/>
        </w:rPr>
        <w:t>stod</w:t>
      </w:r>
      <w:r w:rsidRPr="005552CB">
        <w:rPr>
          <w:rFonts w:ascii="Consolas" w:hAnsi="Consolas" w:cs="宋体"/>
          <w:color w:val="383A42"/>
          <w:kern w:val="0"/>
          <w:sz w:val="21"/>
          <w:szCs w:val="21"/>
        </w:rPr>
        <w:t>(value);</w:t>
      </w:r>
    </w:p>
    <w:p w14:paraId="4676003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w:t>
      </w:r>
      <w:r w:rsidRPr="005552CB">
        <w:rPr>
          <w:rFonts w:ascii="Consolas" w:hAnsi="Consolas" w:cs="宋体"/>
          <w:color w:val="C18401"/>
          <w:kern w:val="0"/>
          <w:sz w:val="21"/>
          <w:szCs w:val="21"/>
        </w:rPr>
        <w:t>getline</w:t>
      </w:r>
      <w:r w:rsidRPr="005552CB">
        <w:rPr>
          <w:rFonts w:ascii="Consolas" w:hAnsi="Consolas" w:cs="宋体"/>
          <w:color w:val="383A42"/>
          <w:kern w:val="0"/>
          <w:sz w:val="21"/>
          <w:szCs w:val="21"/>
        </w:rPr>
        <w:t xml:space="preserve">(ss, value, </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w:t>
      </w:r>
    </w:p>
    <w:p w14:paraId="37F3FA4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fpr = std::</w:t>
      </w:r>
      <w:r w:rsidRPr="005552CB">
        <w:rPr>
          <w:rFonts w:ascii="Consolas" w:hAnsi="Consolas" w:cs="宋体"/>
          <w:color w:val="C18401"/>
          <w:kern w:val="0"/>
          <w:sz w:val="21"/>
          <w:szCs w:val="21"/>
        </w:rPr>
        <w:t>stod</w:t>
      </w:r>
      <w:r w:rsidRPr="005552CB">
        <w:rPr>
          <w:rFonts w:ascii="Consolas" w:hAnsi="Consolas" w:cs="宋体"/>
          <w:color w:val="383A42"/>
          <w:kern w:val="0"/>
          <w:sz w:val="21"/>
          <w:szCs w:val="21"/>
        </w:rPr>
        <w:t>(value);</w:t>
      </w:r>
    </w:p>
    <w:p w14:paraId="25D45E24"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F2C4C5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roc_points.</w:t>
      </w:r>
      <w:r w:rsidRPr="005552CB">
        <w:rPr>
          <w:rFonts w:ascii="Consolas" w:hAnsi="Consolas" w:cs="宋体"/>
          <w:color w:val="C18401"/>
          <w:kern w:val="0"/>
          <w:sz w:val="21"/>
          <w:szCs w:val="21"/>
        </w:rPr>
        <w:t>emplace_back</w:t>
      </w:r>
      <w:r w:rsidRPr="005552CB">
        <w:rPr>
          <w:rFonts w:ascii="Consolas" w:hAnsi="Consolas" w:cs="宋体"/>
          <w:color w:val="383A42"/>
          <w:kern w:val="0"/>
          <w:sz w:val="21"/>
          <w:szCs w:val="21"/>
        </w:rPr>
        <w:t>(fpr, tpr);</w:t>
      </w:r>
    </w:p>
    <w:p w14:paraId="4179877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6E4E9C3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rocData.</w:t>
      </w:r>
      <w:r w:rsidRPr="005552CB">
        <w:rPr>
          <w:rFonts w:ascii="Consolas" w:hAnsi="Consolas" w:cs="宋体"/>
          <w:color w:val="C18401"/>
          <w:kern w:val="0"/>
          <w:sz w:val="21"/>
          <w:szCs w:val="21"/>
        </w:rPr>
        <w:t>close</w:t>
      </w:r>
      <w:r w:rsidRPr="005552CB">
        <w:rPr>
          <w:rFonts w:ascii="Consolas" w:hAnsi="Consolas" w:cs="宋体"/>
          <w:color w:val="383A42"/>
          <w:kern w:val="0"/>
          <w:sz w:val="21"/>
          <w:szCs w:val="21"/>
        </w:rPr>
        <w:t>();</w:t>
      </w:r>
    </w:p>
    <w:p w14:paraId="58CD09A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CF94E8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计算</w:t>
      </w:r>
      <w:r w:rsidRPr="005552CB">
        <w:rPr>
          <w:rFonts w:ascii="Consolas" w:hAnsi="Consolas" w:cs="宋体"/>
          <w:i/>
          <w:iCs/>
          <w:color w:val="A0A1A7"/>
          <w:kern w:val="0"/>
          <w:sz w:val="21"/>
          <w:szCs w:val="21"/>
        </w:rPr>
        <w:t xml:space="preserve"> AUC </w:t>
      </w:r>
      <w:r w:rsidRPr="005552CB">
        <w:rPr>
          <w:rFonts w:ascii="Consolas" w:hAnsi="Consolas" w:cs="宋体"/>
          <w:i/>
          <w:iCs/>
          <w:color w:val="A0A1A7"/>
          <w:kern w:val="0"/>
          <w:sz w:val="21"/>
          <w:szCs w:val="21"/>
        </w:rPr>
        <w:t>值</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使用梯形法则</w:t>
      </w:r>
      <w:r w:rsidRPr="005552CB">
        <w:rPr>
          <w:rFonts w:ascii="Consolas" w:hAnsi="Consolas" w:cs="宋体"/>
          <w:i/>
          <w:iCs/>
          <w:color w:val="A0A1A7"/>
          <w:kern w:val="0"/>
          <w:sz w:val="21"/>
          <w:szCs w:val="21"/>
        </w:rPr>
        <w:t>)</w:t>
      </w:r>
    </w:p>
    <w:p w14:paraId="13463D4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for</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size_t</w:t>
      </w:r>
      <w:r w:rsidRPr="005552CB">
        <w:rPr>
          <w:rFonts w:ascii="Consolas" w:hAnsi="Consolas" w:cs="宋体"/>
          <w:color w:val="383A42"/>
          <w:kern w:val="0"/>
          <w:sz w:val="21"/>
          <w:szCs w:val="21"/>
        </w:rPr>
        <w:t xml:space="preserve"> i =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 i &lt; roc_points.</w:t>
      </w:r>
      <w:r w:rsidRPr="005552CB">
        <w:rPr>
          <w:rFonts w:ascii="Consolas" w:hAnsi="Consolas" w:cs="宋体"/>
          <w:color w:val="C18401"/>
          <w:kern w:val="0"/>
          <w:sz w:val="21"/>
          <w:szCs w:val="21"/>
        </w:rPr>
        <w:t>size</w:t>
      </w:r>
      <w:r w:rsidRPr="005552CB">
        <w:rPr>
          <w:rFonts w:ascii="Consolas" w:hAnsi="Consolas" w:cs="宋体"/>
          <w:color w:val="383A42"/>
          <w:kern w:val="0"/>
          <w:sz w:val="21"/>
          <w:szCs w:val="21"/>
        </w:rPr>
        <w:t>(); ++i) {</w:t>
      </w:r>
    </w:p>
    <w:p w14:paraId="08A8A08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x_diff = roc_points[i].first - roc_points[i -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].first;</w:t>
      </w:r>
    </w:p>
    <w:p w14:paraId="48236AE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y_avg = (roc_points[i].second + roc_points[i -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 xml:space="preserve">].second) / </w:t>
      </w:r>
      <w:r w:rsidRPr="005552CB">
        <w:rPr>
          <w:rFonts w:ascii="Consolas" w:hAnsi="Consolas" w:cs="宋体"/>
          <w:color w:val="986801"/>
          <w:kern w:val="0"/>
          <w:sz w:val="21"/>
          <w:szCs w:val="21"/>
        </w:rPr>
        <w:t>2.0</w:t>
      </w:r>
      <w:r w:rsidRPr="005552CB">
        <w:rPr>
          <w:rFonts w:ascii="Consolas" w:hAnsi="Consolas" w:cs="宋体"/>
          <w:color w:val="383A42"/>
          <w:kern w:val="0"/>
          <w:sz w:val="21"/>
          <w:szCs w:val="21"/>
        </w:rPr>
        <w:t>;</w:t>
      </w:r>
    </w:p>
    <w:p w14:paraId="11C9168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auc += x_diff * y_avg;</w:t>
      </w:r>
    </w:p>
    <w:p w14:paraId="6A72277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3861B63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797FA4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保存</w:t>
      </w:r>
      <w:r w:rsidRPr="005552CB">
        <w:rPr>
          <w:rFonts w:ascii="Consolas" w:hAnsi="Consolas" w:cs="宋体"/>
          <w:i/>
          <w:iCs/>
          <w:color w:val="A0A1A7"/>
          <w:kern w:val="0"/>
          <w:sz w:val="21"/>
          <w:szCs w:val="21"/>
        </w:rPr>
        <w:t xml:space="preserve"> AUC </w:t>
      </w:r>
      <w:r w:rsidRPr="005552CB">
        <w:rPr>
          <w:rFonts w:ascii="Consolas" w:hAnsi="Consolas" w:cs="宋体"/>
          <w:i/>
          <w:iCs/>
          <w:color w:val="A0A1A7"/>
          <w:kern w:val="0"/>
          <w:sz w:val="21"/>
          <w:szCs w:val="21"/>
        </w:rPr>
        <w:t>到文件</w:t>
      </w:r>
    </w:p>
    <w:p w14:paraId="3C6851C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std::ofstream </w:t>
      </w:r>
      <w:r w:rsidRPr="005552CB">
        <w:rPr>
          <w:rFonts w:ascii="Consolas" w:hAnsi="Consolas" w:cs="宋体"/>
          <w:color w:val="4078F2"/>
          <w:kern w:val="0"/>
          <w:sz w:val="21"/>
          <w:szCs w:val="21"/>
        </w:rPr>
        <w:t>aucFile</w:t>
      </w:r>
      <w:r w:rsidRPr="005552CB">
        <w:rPr>
          <w:rFonts w:ascii="Consolas" w:hAnsi="Consolas" w:cs="宋体"/>
          <w:color w:val="383A42"/>
          <w:kern w:val="0"/>
          <w:sz w:val="21"/>
          <w:szCs w:val="21"/>
        </w:rPr>
        <w:t>(aucFilePath);</w:t>
      </w:r>
    </w:p>
    <w:p w14:paraId="091601A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(!aucFile.</w:t>
      </w:r>
      <w:r w:rsidRPr="005552CB">
        <w:rPr>
          <w:rFonts w:ascii="Consolas" w:hAnsi="Consolas" w:cs="宋体"/>
          <w:color w:val="C18401"/>
          <w:kern w:val="0"/>
          <w:sz w:val="21"/>
          <w:szCs w:val="21"/>
        </w:rPr>
        <w:t>is_open</w:t>
      </w:r>
      <w:r w:rsidRPr="005552CB">
        <w:rPr>
          <w:rFonts w:ascii="Consolas" w:hAnsi="Consolas" w:cs="宋体"/>
          <w:color w:val="383A42"/>
          <w:kern w:val="0"/>
          <w:sz w:val="21"/>
          <w:szCs w:val="21"/>
        </w:rPr>
        <w:t>()) {</w:t>
      </w:r>
    </w:p>
    <w:p w14:paraId="2C4B478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std::cerr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无法创建</w:t>
      </w:r>
      <w:r w:rsidRPr="005552CB">
        <w:rPr>
          <w:rFonts w:ascii="Consolas" w:hAnsi="Consolas" w:cs="宋体"/>
          <w:color w:val="50A14F"/>
          <w:kern w:val="0"/>
          <w:sz w:val="21"/>
          <w:szCs w:val="21"/>
        </w:rPr>
        <w:t xml:space="preserve"> AUC </w:t>
      </w:r>
      <w:r w:rsidRPr="005552CB">
        <w:rPr>
          <w:rFonts w:ascii="Consolas" w:hAnsi="Consolas" w:cs="宋体"/>
          <w:color w:val="50A14F"/>
          <w:kern w:val="0"/>
          <w:sz w:val="21"/>
          <w:szCs w:val="21"/>
        </w:rPr>
        <w:t>文件</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std::endl;</w:t>
      </w:r>
    </w:p>
    <w:p w14:paraId="5F02EAC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return</w:t>
      </w:r>
      <w:r w:rsidRPr="005552CB">
        <w:rPr>
          <w:rFonts w:ascii="Consolas" w:hAnsi="Consolas" w:cs="宋体"/>
          <w:color w:val="383A42"/>
          <w:kern w:val="0"/>
          <w:sz w:val="21"/>
          <w:szCs w:val="21"/>
        </w:rPr>
        <w:t>;</w:t>
      </w:r>
    </w:p>
    <w:p w14:paraId="0DF639C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3A142EF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aucFile &lt;&lt; </w:t>
      </w:r>
      <w:r w:rsidRPr="005552CB">
        <w:rPr>
          <w:rFonts w:ascii="Consolas" w:hAnsi="Consolas" w:cs="宋体"/>
          <w:color w:val="50A14F"/>
          <w:kern w:val="0"/>
          <w:sz w:val="21"/>
          <w:szCs w:val="21"/>
        </w:rPr>
        <w:t>"AUC\n"</w:t>
      </w:r>
      <w:r w:rsidRPr="005552CB">
        <w:rPr>
          <w:rFonts w:ascii="Consolas" w:hAnsi="Consolas" w:cs="宋体"/>
          <w:color w:val="383A42"/>
          <w:kern w:val="0"/>
          <w:sz w:val="21"/>
          <w:szCs w:val="21"/>
        </w:rPr>
        <w:t>;</w:t>
      </w:r>
    </w:p>
    <w:p w14:paraId="335A63C4"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aucFile &lt;&lt; auc &lt;&lt; </w:t>
      </w:r>
      <w:r w:rsidRPr="005552CB">
        <w:rPr>
          <w:rFonts w:ascii="Consolas" w:hAnsi="Consolas" w:cs="宋体"/>
          <w:color w:val="50A14F"/>
          <w:kern w:val="0"/>
          <w:sz w:val="21"/>
          <w:szCs w:val="21"/>
        </w:rPr>
        <w:t>"\n"</w:t>
      </w:r>
      <w:r w:rsidRPr="005552CB">
        <w:rPr>
          <w:rFonts w:ascii="Consolas" w:hAnsi="Consolas" w:cs="宋体"/>
          <w:color w:val="383A42"/>
          <w:kern w:val="0"/>
          <w:sz w:val="21"/>
          <w:szCs w:val="21"/>
        </w:rPr>
        <w:t>;</w:t>
      </w:r>
    </w:p>
    <w:p w14:paraId="2DB22C3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aucFile.</w:t>
      </w:r>
      <w:r w:rsidRPr="005552CB">
        <w:rPr>
          <w:rFonts w:ascii="Consolas" w:hAnsi="Consolas" w:cs="宋体"/>
          <w:color w:val="C18401"/>
          <w:kern w:val="0"/>
          <w:sz w:val="21"/>
          <w:szCs w:val="21"/>
        </w:rPr>
        <w:t>close</w:t>
      </w:r>
      <w:r w:rsidRPr="005552CB">
        <w:rPr>
          <w:rFonts w:ascii="Consolas" w:hAnsi="Consolas" w:cs="宋体"/>
          <w:color w:val="383A42"/>
          <w:kern w:val="0"/>
          <w:sz w:val="21"/>
          <w:szCs w:val="21"/>
        </w:rPr>
        <w:t>();</w:t>
      </w:r>
    </w:p>
    <w:p w14:paraId="27574E44"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B624C1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训练完成。</w:t>
      </w:r>
      <w:r w:rsidRPr="005552CB">
        <w:rPr>
          <w:rFonts w:ascii="Consolas" w:hAnsi="Consolas" w:cs="宋体"/>
          <w:color w:val="50A14F"/>
          <w:kern w:val="0"/>
          <w:sz w:val="21"/>
          <w:szCs w:val="21"/>
        </w:rPr>
        <w:t>AUC: "</w:t>
      </w:r>
      <w:r w:rsidRPr="005552CB">
        <w:rPr>
          <w:rFonts w:ascii="Consolas" w:hAnsi="Consolas" w:cs="宋体"/>
          <w:color w:val="383A42"/>
          <w:kern w:val="0"/>
          <w:sz w:val="21"/>
          <w:szCs w:val="21"/>
        </w:rPr>
        <w:t xml:space="preserve"> &lt;&lt; auc &lt;&lt; std::endl;</w:t>
      </w:r>
    </w:p>
    <w:p w14:paraId="650DC97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w:t>
      </w:r>
    </w:p>
    <w:p w14:paraId="5CF70CD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CB52EF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DD7617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986801"/>
          <w:kern w:val="0"/>
          <w:sz w:val="21"/>
          <w:szCs w:val="21"/>
        </w:rPr>
        <w:t>void</w:t>
      </w:r>
      <w:r w:rsidRPr="005552CB">
        <w:rPr>
          <w:rFonts w:ascii="Consolas" w:hAnsi="Consolas" w:cs="宋体"/>
          <w:color w:val="383A42"/>
          <w:kern w:val="0"/>
          <w:sz w:val="21"/>
          <w:szCs w:val="21"/>
        </w:rPr>
        <w:t xml:space="preserve"> </w:t>
      </w:r>
      <w:r w:rsidRPr="005552CB">
        <w:rPr>
          <w:rFonts w:ascii="Consolas" w:hAnsi="Consolas" w:cs="宋体"/>
          <w:color w:val="4078F2"/>
          <w:kern w:val="0"/>
          <w:sz w:val="21"/>
          <w:szCs w:val="21"/>
        </w:rPr>
        <w:t>printConfusionMatrix</w:t>
      </w:r>
      <w:r w:rsidRPr="005552CB">
        <w:rPr>
          <w:rFonts w:ascii="Consolas" w:hAnsi="Consolas" w:cs="宋体"/>
          <w:color w:val="383A42"/>
          <w:kern w:val="0"/>
          <w:sz w:val="21"/>
          <w:szCs w:val="21"/>
        </w:rPr>
        <w:t>(</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tp, </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tn, </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fp, </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fn) {</w:t>
      </w:r>
    </w:p>
    <w:p w14:paraId="6AC2103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混淆矩阵：</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std::endl;</w:t>
      </w:r>
    </w:p>
    <w:p w14:paraId="31F57BA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"TP: "</w:t>
      </w:r>
      <w:r w:rsidRPr="005552CB">
        <w:rPr>
          <w:rFonts w:ascii="Consolas" w:hAnsi="Consolas" w:cs="宋体"/>
          <w:color w:val="383A42"/>
          <w:kern w:val="0"/>
          <w:sz w:val="21"/>
          <w:szCs w:val="21"/>
        </w:rPr>
        <w:t xml:space="preserve"> &lt;&lt; tp &lt;&lt; </w:t>
      </w:r>
      <w:r w:rsidRPr="005552CB">
        <w:rPr>
          <w:rFonts w:ascii="Consolas" w:hAnsi="Consolas" w:cs="宋体"/>
          <w:color w:val="50A14F"/>
          <w:kern w:val="0"/>
          <w:sz w:val="21"/>
          <w:szCs w:val="21"/>
        </w:rPr>
        <w:t>", FN: "</w:t>
      </w:r>
      <w:r w:rsidRPr="005552CB">
        <w:rPr>
          <w:rFonts w:ascii="Consolas" w:hAnsi="Consolas" w:cs="宋体"/>
          <w:color w:val="383A42"/>
          <w:kern w:val="0"/>
          <w:sz w:val="21"/>
          <w:szCs w:val="21"/>
        </w:rPr>
        <w:t xml:space="preserve"> &lt;&lt; fn &lt;&lt; std::endl;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真阳性与假阴性</w:t>
      </w:r>
    </w:p>
    <w:p w14:paraId="319595C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"FP: "</w:t>
      </w:r>
      <w:r w:rsidRPr="005552CB">
        <w:rPr>
          <w:rFonts w:ascii="Consolas" w:hAnsi="Consolas" w:cs="宋体"/>
          <w:color w:val="383A42"/>
          <w:kern w:val="0"/>
          <w:sz w:val="21"/>
          <w:szCs w:val="21"/>
        </w:rPr>
        <w:t xml:space="preserve"> &lt;&lt; fp &lt;&lt; </w:t>
      </w:r>
      <w:r w:rsidRPr="005552CB">
        <w:rPr>
          <w:rFonts w:ascii="Consolas" w:hAnsi="Consolas" w:cs="宋体"/>
          <w:color w:val="50A14F"/>
          <w:kern w:val="0"/>
          <w:sz w:val="21"/>
          <w:szCs w:val="21"/>
        </w:rPr>
        <w:t>", TN: "</w:t>
      </w:r>
      <w:r w:rsidRPr="005552CB">
        <w:rPr>
          <w:rFonts w:ascii="Consolas" w:hAnsi="Consolas" w:cs="宋体"/>
          <w:color w:val="383A42"/>
          <w:kern w:val="0"/>
          <w:sz w:val="21"/>
          <w:szCs w:val="21"/>
        </w:rPr>
        <w:t xml:space="preserve"> &lt;&lt; tn &lt;&lt; std::endl;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假阳性与真阴性</w:t>
      </w:r>
    </w:p>
    <w:p w14:paraId="52A0B50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w:t>
      </w:r>
    </w:p>
    <w:p w14:paraId="7A4DF2C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B66EA2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模型评估</w:t>
      </w:r>
      <w:r w:rsidRPr="005552CB">
        <w:rPr>
          <w:rFonts w:ascii="Consolas" w:hAnsi="Consolas" w:cs="宋体"/>
          <w:i/>
          <w:iCs/>
          <w:color w:val="A0A1A7"/>
          <w:kern w:val="0"/>
          <w:sz w:val="21"/>
          <w:szCs w:val="21"/>
        </w:rPr>
        <w:t>********************************/</w:t>
      </w:r>
    </w:p>
    <w:p w14:paraId="563270D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使用测试集评估</w:t>
      </w:r>
      <w:r w:rsidRPr="005552CB">
        <w:rPr>
          <w:rFonts w:ascii="Consolas" w:hAnsi="Consolas" w:cs="宋体"/>
          <w:i/>
          <w:iCs/>
          <w:color w:val="A0A1A7"/>
          <w:kern w:val="0"/>
          <w:sz w:val="21"/>
          <w:szCs w:val="21"/>
        </w:rPr>
        <w:t xml:space="preserve"> BP </w:t>
      </w:r>
      <w:r w:rsidRPr="005552CB">
        <w:rPr>
          <w:rFonts w:ascii="Consolas" w:hAnsi="Consolas" w:cs="宋体"/>
          <w:i/>
          <w:iCs/>
          <w:color w:val="A0A1A7"/>
          <w:kern w:val="0"/>
          <w:sz w:val="21"/>
          <w:szCs w:val="21"/>
        </w:rPr>
        <w:t>神经网络，并保存错分样本</w:t>
      </w:r>
    </w:p>
    <w:p w14:paraId="681F3C7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w:t>
      </w:r>
      <w:r w:rsidRPr="005552CB">
        <w:rPr>
          <w:rFonts w:ascii="Consolas" w:hAnsi="Consolas" w:cs="宋体"/>
          <w:color w:val="4078F2"/>
          <w:kern w:val="0"/>
          <w:sz w:val="21"/>
          <w:szCs w:val="21"/>
        </w:rPr>
        <w:t>evaluateBPNeuralNetwork</w:t>
      </w:r>
      <w:r w:rsidRPr="005552CB">
        <w:rPr>
          <w:rFonts w:ascii="Consolas" w:hAnsi="Consolas" w:cs="宋体"/>
          <w:color w:val="383A42"/>
          <w:kern w:val="0"/>
          <w:sz w:val="21"/>
          <w:szCs w:val="21"/>
        </w:rPr>
        <w:t xml:space="preserve">(BPNeuralNetwork&amp; bpnn, </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std::vector&lt;std::vector&lt;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&gt;&gt;&amp; X_test, </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std::vector&lt;std::vector&lt;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&gt;&gt;&amp; y_test, </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std::string&amp; misclassifiedFilePath) {</w:t>
      </w:r>
    </w:p>
    <w:p w14:paraId="1160B8E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correct_predictions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w:t>
      </w:r>
    </w:p>
    <w:p w14:paraId="46A2CE9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std::ofstream </w:t>
      </w:r>
      <w:r w:rsidRPr="005552CB">
        <w:rPr>
          <w:rFonts w:ascii="Consolas" w:hAnsi="Consolas" w:cs="宋体"/>
          <w:color w:val="4078F2"/>
          <w:kern w:val="0"/>
          <w:sz w:val="21"/>
          <w:szCs w:val="21"/>
        </w:rPr>
        <w:t>misclassifiedFile</w:t>
      </w:r>
      <w:r w:rsidRPr="005552CB">
        <w:rPr>
          <w:rFonts w:ascii="Consolas" w:hAnsi="Consolas" w:cs="宋体"/>
          <w:color w:val="383A42"/>
          <w:kern w:val="0"/>
          <w:sz w:val="21"/>
          <w:szCs w:val="21"/>
        </w:rPr>
        <w:t>(misclassifiedFilePath);</w:t>
      </w:r>
    </w:p>
    <w:p w14:paraId="6EDD1C3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(!misclassifiedFile.</w:t>
      </w:r>
      <w:r w:rsidRPr="005552CB">
        <w:rPr>
          <w:rFonts w:ascii="Consolas" w:hAnsi="Consolas" w:cs="宋体"/>
          <w:color w:val="C18401"/>
          <w:kern w:val="0"/>
          <w:sz w:val="21"/>
          <w:szCs w:val="21"/>
        </w:rPr>
        <w:t>is_open</w:t>
      </w:r>
      <w:r w:rsidRPr="005552CB">
        <w:rPr>
          <w:rFonts w:ascii="Consolas" w:hAnsi="Consolas" w:cs="宋体"/>
          <w:color w:val="383A42"/>
          <w:kern w:val="0"/>
          <w:sz w:val="21"/>
          <w:szCs w:val="21"/>
        </w:rPr>
        <w:t>()) {</w:t>
      </w:r>
    </w:p>
    <w:p w14:paraId="338FAF1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std::cerr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无法创建错分样本文件</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std::endl;</w:t>
      </w:r>
    </w:p>
    <w:p w14:paraId="2A3CC1D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return</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0.0</w:t>
      </w:r>
      <w:r w:rsidRPr="005552CB">
        <w:rPr>
          <w:rFonts w:ascii="Consolas" w:hAnsi="Consolas" w:cs="宋体"/>
          <w:color w:val="383A42"/>
          <w:kern w:val="0"/>
          <w:sz w:val="21"/>
          <w:szCs w:val="21"/>
        </w:rPr>
        <w:t>;</w:t>
      </w:r>
    </w:p>
    <w:p w14:paraId="77E4858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14E38FF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misclassifiedFile &lt;&lt; </w:t>
      </w:r>
      <w:r w:rsidRPr="005552CB">
        <w:rPr>
          <w:rFonts w:ascii="Consolas" w:hAnsi="Consolas" w:cs="宋体"/>
          <w:color w:val="50A14F"/>
          <w:kern w:val="0"/>
          <w:sz w:val="21"/>
          <w:szCs w:val="21"/>
        </w:rPr>
        <w:t>"Features,Actual,Predicted"</w:t>
      </w:r>
      <w:r w:rsidRPr="005552CB">
        <w:rPr>
          <w:rFonts w:ascii="Consolas" w:hAnsi="Consolas" w:cs="宋体"/>
          <w:color w:val="383A42"/>
          <w:kern w:val="0"/>
          <w:sz w:val="21"/>
          <w:szCs w:val="21"/>
        </w:rPr>
        <w:t xml:space="preserve"> &lt;&lt; std::endl;</w:t>
      </w:r>
    </w:p>
    <w:p w14:paraId="7917D82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2CCBBB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lastRenderedPageBreak/>
        <w:t xml:space="preserve">    </w:t>
      </w:r>
      <w:r w:rsidRPr="005552CB">
        <w:rPr>
          <w:rFonts w:ascii="Consolas" w:hAnsi="Consolas" w:cs="宋体"/>
          <w:color w:val="A626A4"/>
          <w:kern w:val="0"/>
          <w:sz w:val="21"/>
          <w:szCs w:val="21"/>
        </w:rPr>
        <w:t>for</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size_t</w:t>
      </w:r>
      <w:r w:rsidRPr="005552CB">
        <w:rPr>
          <w:rFonts w:ascii="Consolas" w:hAnsi="Consolas" w:cs="宋体"/>
          <w:color w:val="383A42"/>
          <w:kern w:val="0"/>
          <w:sz w:val="21"/>
          <w:szCs w:val="21"/>
        </w:rPr>
        <w:t xml:space="preserve"> i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i &lt; X_test.</w:t>
      </w:r>
      <w:r w:rsidRPr="005552CB">
        <w:rPr>
          <w:rFonts w:ascii="Consolas" w:hAnsi="Consolas" w:cs="宋体"/>
          <w:color w:val="C18401"/>
          <w:kern w:val="0"/>
          <w:sz w:val="21"/>
          <w:szCs w:val="21"/>
        </w:rPr>
        <w:t>size</w:t>
      </w:r>
      <w:r w:rsidRPr="005552CB">
        <w:rPr>
          <w:rFonts w:ascii="Consolas" w:hAnsi="Consolas" w:cs="宋体"/>
          <w:color w:val="383A42"/>
          <w:kern w:val="0"/>
          <w:sz w:val="21"/>
          <w:szCs w:val="21"/>
        </w:rPr>
        <w:t>(); ++i) {</w:t>
      </w:r>
    </w:p>
    <w:p w14:paraId="234B44D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std::vector&lt;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&gt; prediction = bpnn.forward(X_test[i]);</w:t>
      </w:r>
    </w:p>
    <w:p w14:paraId="199D87C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predicted_label = (prediction[</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xml:space="preserve">] &gt;= </w:t>
      </w:r>
      <w:r w:rsidRPr="005552CB">
        <w:rPr>
          <w:rFonts w:ascii="Consolas" w:hAnsi="Consolas" w:cs="宋体"/>
          <w:color w:val="986801"/>
          <w:kern w:val="0"/>
          <w:sz w:val="21"/>
          <w:szCs w:val="21"/>
        </w:rPr>
        <w:t>0.5</w:t>
      </w:r>
      <w:r w:rsidRPr="005552CB">
        <w:rPr>
          <w:rFonts w:ascii="Consolas" w:hAnsi="Consolas" w:cs="宋体"/>
          <w:color w:val="383A42"/>
          <w:kern w:val="0"/>
          <w:sz w:val="21"/>
          <w:szCs w:val="21"/>
        </w:rPr>
        <w:t xml:space="preserve">) ?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 xml:space="preserve">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w:t>
      </w:r>
    </w:p>
    <w:p w14:paraId="4B6EF80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actual_label = </w:t>
      </w:r>
      <w:r w:rsidRPr="005552CB">
        <w:rPr>
          <w:rFonts w:ascii="Consolas" w:hAnsi="Consolas" w:cs="宋体"/>
          <w:color w:val="C18401"/>
          <w:kern w:val="0"/>
          <w:sz w:val="21"/>
          <w:szCs w:val="21"/>
        </w:rPr>
        <w:t>static_cast</w:t>
      </w:r>
      <w:r w:rsidRPr="005552CB">
        <w:rPr>
          <w:rFonts w:ascii="Consolas" w:hAnsi="Consolas" w:cs="宋体"/>
          <w:color w:val="383A42"/>
          <w:kern w:val="0"/>
          <w:sz w:val="21"/>
          <w:szCs w:val="21"/>
        </w:rPr>
        <w:t>&lt;</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&gt;(y_test[i][</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w:t>
      </w:r>
    </w:p>
    <w:p w14:paraId="7B2DB50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(predicted_label == actual_label) {</w:t>
      </w:r>
    </w:p>
    <w:p w14:paraId="2386A5E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++correct_predictions;</w:t>
      </w:r>
    </w:p>
    <w:p w14:paraId="7F96AEE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 </w:t>
      </w:r>
      <w:r w:rsidRPr="005552CB">
        <w:rPr>
          <w:rFonts w:ascii="Consolas" w:hAnsi="Consolas" w:cs="宋体"/>
          <w:color w:val="A626A4"/>
          <w:kern w:val="0"/>
          <w:sz w:val="21"/>
          <w:szCs w:val="21"/>
        </w:rPr>
        <w:t>else</w:t>
      </w:r>
      <w:r w:rsidRPr="005552CB">
        <w:rPr>
          <w:rFonts w:ascii="Consolas" w:hAnsi="Consolas" w:cs="宋体"/>
          <w:color w:val="383A42"/>
          <w:kern w:val="0"/>
          <w:sz w:val="21"/>
          <w:szCs w:val="21"/>
        </w:rPr>
        <w:t xml:space="preserve"> {</w:t>
      </w:r>
    </w:p>
    <w:p w14:paraId="52C1ECE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保存错分样本</w:t>
      </w:r>
    </w:p>
    <w:p w14:paraId="74A9367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misclassifiedFile &lt;&lt; </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w:t>
      </w:r>
    </w:p>
    <w:p w14:paraId="1A9CA04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for</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size_t</w:t>
      </w:r>
      <w:r w:rsidRPr="005552CB">
        <w:rPr>
          <w:rFonts w:ascii="Consolas" w:hAnsi="Consolas" w:cs="宋体"/>
          <w:color w:val="383A42"/>
          <w:kern w:val="0"/>
          <w:sz w:val="21"/>
          <w:szCs w:val="21"/>
        </w:rPr>
        <w:t xml:space="preserve"> j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j &lt; X_test[i].</w:t>
      </w:r>
      <w:r w:rsidRPr="005552CB">
        <w:rPr>
          <w:rFonts w:ascii="Consolas" w:hAnsi="Consolas" w:cs="宋体"/>
          <w:color w:val="C18401"/>
          <w:kern w:val="0"/>
          <w:sz w:val="21"/>
          <w:szCs w:val="21"/>
        </w:rPr>
        <w:t>size</w:t>
      </w:r>
      <w:r w:rsidRPr="005552CB">
        <w:rPr>
          <w:rFonts w:ascii="Consolas" w:hAnsi="Consolas" w:cs="宋体"/>
          <w:color w:val="383A42"/>
          <w:kern w:val="0"/>
          <w:sz w:val="21"/>
          <w:szCs w:val="21"/>
        </w:rPr>
        <w:t>(); ++j) {</w:t>
      </w:r>
    </w:p>
    <w:p w14:paraId="05BD53E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misclassifiedFile &lt;&lt; X_test[i][j];</w:t>
      </w:r>
    </w:p>
    <w:p w14:paraId="4B48A0C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(j &lt; X_test[i].</w:t>
      </w:r>
      <w:r w:rsidRPr="005552CB">
        <w:rPr>
          <w:rFonts w:ascii="Consolas" w:hAnsi="Consolas" w:cs="宋体"/>
          <w:color w:val="C18401"/>
          <w:kern w:val="0"/>
          <w:sz w:val="21"/>
          <w:szCs w:val="21"/>
        </w:rPr>
        <w:t>size</w:t>
      </w:r>
      <w:r w:rsidRPr="005552CB">
        <w:rPr>
          <w:rFonts w:ascii="Consolas" w:hAnsi="Consolas" w:cs="宋体"/>
          <w:color w:val="383A42"/>
          <w:kern w:val="0"/>
          <w:sz w:val="21"/>
          <w:szCs w:val="21"/>
        </w:rPr>
        <w:t xml:space="preserve">() -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 {</w:t>
      </w:r>
    </w:p>
    <w:p w14:paraId="3C4CE6A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misclassifiedFile &lt;&lt; </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w:t>
      </w:r>
    </w:p>
    <w:p w14:paraId="6D39983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55925AD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6AB4B01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misclassifiedFile &lt;&lt; </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actual_label &lt;&lt; </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predicted_label &lt;&lt; </w:t>
      </w:r>
      <w:r w:rsidRPr="005552CB">
        <w:rPr>
          <w:rFonts w:ascii="Consolas" w:hAnsi="Consolas" w:cs="宋体"/>
          <w:color w:val="50A14F"/>
          <w:kern w:val="0"/>
          <w:sz w:val="21"/>
          <w:szCs w:val="21"/>
        </w:rPr>
        <w:t>"\n"</w:t>
      </w:r>
      <w:r w:rsidRPr="005552CB">
        <w:rPr>
          <w:rFonts w:ascii="Consolas" w:hAnsi="Consolas" w:cs="宋体"/>
          <w:color w:val="383A42"/>
          <w:kern w:val="0"/>
          <w:sz w:val="21"/>
          <w:szCs w:val="21"/>
        </w:rPr>
        <w:t>;</w:t>
      </w:r>
    </w:p>
    <w:p w14:paraId="30D554F4"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0328D74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50D69E7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misclassifiedFile.</w:t>
      </w:r>
      <w:r w:rsidRPr="005552CB">
        <w:rPr>
          <w:rFonts w:ascii="Consolas" w:hAnsi="Consolas" w:cs="宋体"/>
          <w:color w:val="C18401"/>
          <w:kern w:val="0"/>
          <w:sz w:val="21"/>
          <w:szCs w:val="21"/>
        </w:rPr>
        <w:t>close</w:t>
      </w:r>
      <w:r w:rsidRPr="005552CB">
        <w:rPr>
          <w:rFonts w:ascii="Consolas" w:hAnsi="Consolas" w:cs="宋体"/>
          <w:color w:val="383A42"/>
          <w:kern w:val="0"/>
          <w:sz w:val="21"/>
          <w:szCs w:val="21"/>
        </w:rPr>
        <w:t>();</w:t>
      </w:r>
    </w:p>
    <w:p w14:paraId="5489605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541F42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accuracy = </w:t>
      </w:r>
      <w:r w:rsidRPr="005552CB">
        <w:rPr>
          <w:rFonts w:ascii="Consolas" w:hAnsi="Consolas" w:cs="宋体"/>
          <w:color w:val="C18401"/>
          <w:kern w:val="0"/>
          <w:sz w:val="21"/>
          <w:szCs w:val="21"/>
        </w:rPr>
        <w:t>static_cast</w:t>
      </w:r>
      <w:r w:rsidRPr="005552CB">
        <w:rPr>
          <w:rFonts w:ascii="Consolas" w:hAnsi="Consolas" w:cs="宋体"/>
          <w:color w:val="383A42"/>
          <w:kern w:val="0"/>
          <w:sz w:val="21"/>
          <w:szCs w:val="21"/>
        </w:rPr>
        <w:t>&lt;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&gt;(correct_predictions) / X_test.</w:t>
      </w:r>
      <w:r w:rsidRPr="005552CB">
        <w:rPr>
          <w:rFonts w:ascii="Consolas" w:hAnsi="Consolas" w:cs="宋体"/>
          <w:color w:val="C18401"/>
          <w:kern w:val="0"/>
          <w:sz w:val="21"/>
          <w:szCs w:val="21"/>
        </w:rPr>
        <w:t>size</w:t>
      </w:r>
      <w:r w:rsidRPr="005552CB">
        <w:rPr>
          <w:rFonts w:ascii="Consolas" w:hAnsi="Consolas" w:cs="宋体"/>
          <w:color w:val="383A42"/>
          <w:kern w:val="0"/>
          <w:sz w:val="21"/>
          <w:szCs w:val="21"/>
        </w:rPr>
        <w:t>();</w:t>
      </w:r>
    </w:p>
    <w:p w14:paraId="3E402A0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模型在测试集上的准确率</w:t>
      </w:r>
      <w:r w:rsidRPr="005552CB">
        <w:rPr>
          <w:rFonts w:ascii="Consolas" w:hAnsi="Consolas" w:cs="宋体"/>
          <w:color w:val="50A14F"/>
          <w:kern w:val="0"/>
          <w:sz w:val="21"/>
          <w:szCs w:val="21"/>
        </w:rPr>
        <w:t>: "</w:t>
      </w:r>
      <w:r w:rsidRPr="005552CB">
        <w:rPr>
          <w:rFonts w:ascii="Consolas" w:hAnsi="Consolas" w:cs="宋体"/>
          <w:color w:val="383A42"/>
          <w:kern w:val="0"/>
          <w:sz w:val="21"/>
          <w:szCs w:val="21"/>
        </w:rPr>
        <w:t xml:space="preserve"> &lt;&lt; accuracy * </w:t>
      </w:r>
      <w:r w:rsidRPr="005552CB">
        <w:rPr>
          <w:rFonts w:ascii="Consolas" w:hAnsi="Consolas" w:cs="宋体"/>
          <w:color w:val="986801"/>
          <w:kern w:val="0"/>
          <w:sz w:val="21"/>
          <w:szCs w:val="21"/>
        </w:rPr>
        <w:t>100</w:t>
      </w:r>
      <w:r w:rsidRPr="005552CB">
        <w:rPr>
          <w:rFonts w:ascii="Consolas" w:hAnsi="Consolas" w:cs="宋体"/>
          <w:color w:val="383A42"/>
          <w:kern w:val="0"/>
          <w:sz w:val="21"/>
          <w:szCs w:val="21"/>
        </w:rPr>
        <w:t xml:space="preserve"> &lt;&lt; </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std::endl;</w:t>
      </w:r>
    </w:p>
    <w:p w14:paraId="3E99085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return</w:t>
      </w:r>
      <w:r w:rsidRPr="005552CB">
        <w:rPr>
          <w:rFonts w:ascii="Consolas" w:hAnsi="Consolas" w:cs="宋体"/>
          <w:color w:val="383A42"/>
          <w:kern w:val="0"/>
          <w:sz w:val="21"/>
          <w:szCs w:val="21"/>
        </w:rPr>
        <w:t xml:space="preserve"> accuracy;</w:t>
      </w:r>
    </w:p>
    <w:p w14:paraId="0FE0C0A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w:t>
      </w:r>
    </w:p>
    <w:p w14:paraId="3C4A929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3E77EB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交叉验证（不包含训练过程）</w:t>
      </w:r>
    </w:p>
    <w:p w14:paraId="32F5A2C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986801"/>
          <w:kern w:val="0"/>
          <w:sz w:val="21"/>
          <w:szCs w:val="21"/>
        </w:rPr>
        <w:t>void</w:t>
      </w:r>
      <w:r w:rsidRPr="005552CB">
        <w:rPr>
          <w:rFonts w:ascii="Consolas" w:hAnsi="Consolas" w:cs="宋体"/>
          <w:color w:val="383A42"/>
          <w:kern w:val="0"/>
          <w:sz w:val="21"/>
          <w:szCs w:val="21"/>
        </w:rPr>
        <w:t xml:space="preserve"> </w:t>
      </w:r>
      <w:r w:rsidRPr="005552CB">
        <w:rPr>
          <w:rFonts w:ascii="Consolas" w:hAnsi="Consolas" w:cs="宋体"/>
          <w:color w:val="4078F2"/>
          <w:kern w:val="0"/>
          <w:sz w:val="21"/>
          <w:szCs w:val="21"/>
        </w:rPr>
        <w:t>crossValidation</w:t>
      </w:r>
      <w:r w:rsidRPr="005552CB">
        <w:rPr>
          <w:rFonts w:ascii="Consolas" w:hAnsi="Consolas" w:cs="宋体"/>
          <w:color w:val="383A42"/>
          <w:kern w:val="0"/>
          <w:sz w:val="21"/>
          <w:szCs w:val="21"/>
        </w:rPr>
        <w:t>(</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std::vector&lt;std::vector&lt;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&gt;&gt;&amp; X, </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std::vector&lt;std::vector&lt;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&gt;&gt;&amp; y,BPNeuralNetwork&amp; bpnn,</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std::string&amp; metricsFilePath) {</w:t>
      </w:r>
    </w:p>
    <w:p w14:paraId="147273C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total_se = </w:t>
      </w:r>
      <w:r w:rsidRPr="005552CB">
        <w:rPr>
          <w:rFonts w:ascii="Consolas" w:hAnsi="Consolas" w:cs="宋体"/>
          <w:color w:val="986801"/>
          <w:kern w:val="0"/>
          <w:sz w:val="21"/>
          <w:szCs w:val="21"/>
        </w:rPr>
        <w:t>0.0</w:t>
      </w:r>
      <w:r w:rsidRPr="005552CB">
        <w:rPr>
          <w:rFonts w:ascii="Consolas" w:hAnsi="Consolas" w:cs="宋体"/>
          <w:color w:val="383A42"/>
          <w:kern w:val="0"/>
          <w:sz w:val="21"/>
          <w:szCs w:val="21"/>
        </w:rPr>
        <w:t>;</w:t>
      </w:r>
    </w:p>
    <w:p w14:paraId="05D057B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total_sp = </w:t>
      </w:r>
      <w:r w:rsidRPr="005552CB">
        <w:rPr>
          <w:rFonts w:ascii="Consolas" w:hAnsi="Consolas" w:cs="宋体"/>
          <w:color w:val="986801"/>
          <w:kern w:val="0"/>
          <w:sz w:val="21"/>
          <w:szCs w:val="21"/>
        </w:rPr>
        <w:t>0.0</w:t>
      </w:r>
      <w:r w:rsidRPr="005552CB">
        <w:rPr>
          <w:rFonts w:ascii="Consolas" w:hAnsi="Consolas" w:cs="宋体"/>
          <w:color w:val="383A42"/>
          <w:kern w:val="0"/>
          <w:sz w:val="21"/>
          <w:szCs w:val="21"/>
        </w:rPr>
        <w:t>;</w:t>
      </w:r>
    </w:p>
    <w:p w14:paraId="24C1A05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total_acc = </w:t>
      </w:r>
      <w:r w:rsidRPr="005552CB">
        <w:rPr>
          <w:rFonts w:ascii="Consolas" w:hAnsi="Consolas" w:cs="宋体"/>
          <w:color w:val="986801"/>
          <w:kern w:val="0"/>
          <w:sz w:val="21"/>
          <w:szCs w:val="21"/>
        </w:rPr>
        <w:t>0.0</w:t>
      </w:r>
      <w:r w:rsidRPr="005552CB">
        <w:rPr>
          <w:rFonts w:ascii="Consolas" w:hAnsi="Consolas" w:cs="宋体"/>
          <w:color w:val="383A42"/>
          <w:kern w:val="0"/>
          <w:sz w:val="21"/>
          <w:szCs w:val="21"/>
        </w:rPr>
        <w:t>;</w:t>
      </w:r>
    </w:p>
    <w:p w14:paraId="3331A89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total_auc = </w:t>
      </w:r>
      <w:r w:rsidRPr="005552CB">
        <w:rPr>
          <w:rFonts w:ascii="Consolas" w:hAnsi="Consolas" w:cs="宋体"/>
          <w:color w:val="986801"/>
          <w:kern w:val="0"/>
          <w:sz w:val="21"/>
          <w:szCs w:val="21"/>
        </w:rPr>
        <w:t>0.0</w:t>
      </w:r>
      <w:r w:rsidRPr="005552CB">
        <w:rPr>
          <w:rFonts w:ascii="Consolas" w:hAnsi="Consolas" w:cs="宋体"/>
          <w:color w:val="383A42"/>
          <w:kern w:val="0"/>
          <w:sz w:val="21"/>
          <w:szCs w:val="21"/>
        </w:rPr>
        <w:t>;</w:t>
      </w:r>
    </w:p>
    <w:p w14:paraId="131D610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921126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打开</w:t>
      </w:r>
      <w:r w:rsidRPr="005552CB">
        <w:rPr>
          <w:rFonts w:ascii="Consolas" w:hAnsi="Consolas" w:cs="宋体"/>
          <w:i/>
          <w:iCs/>
          <w:color w:val="A0A1A7"/>
          <w:kern w:val="0"/>
          <w:sz w:val="21"/>
          <w:szCs w:val="21"/>
        </w:rPr>
        <w:t xml:space="preserve"> CSV </w:t>
      </w:r>
      <w:r w:rsidRPr="005552CB">
        <w:rPr>
          <w:rFonts w:ascii="Consolas" w:hAnsi="Consolas" w:cs="宋体"/>
          <w:i/>
          <w:iCs/>
          <w:color w:val="A0A1A7"/>
          <w:kern w:val="0"/>
          <w:sz w:val="21"/>
          <w:szCs w:val="21"/>
        </w:rPr>
        <w:t>文件以保存性能指标</w:t>
      </w:r>
    </w:p>
    <w:p w14:paraId="34CBDBB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std::ofstream </w:t>
      </w:r>
      <w:r w:rsidRPr="005552CB">
        <w:rPr>
          <w:rFonts w:ascii="Consolas" w:hAnsi="Consolas" w:cs="宋体"/>
          <w:color w:val="4078F2"/>
          <w:kern w:val="0"/>
          <w:sz w:val="21"/>
          <w:szCs w:val="21"/>
        </w:rPr>
        <w:t>metricsFile</w:t>
      </w:r>
      <w:r w:rsidRPr="005552CB">
        <w:rPr>
          <w:rFonts w:ascii="Consolas" w:hAnsi="Consolas" w:cs="宋体"/>
          <w:color w:val="383A42"/>
          <w:kern w:val="0"/>
          <w:sz w:val="21"/>
          <w:szCs w:val="21"/>
        </w:rPr>
        <w:t>(metricsFilePath, std::ios::app);</w:t>
      </w:r>
    </w:p>
    <w:p w14:paraId="0BB92E0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(!metricsFile.</w:t>
      </w:r>
      <w:r w:rsidRPr="005552CB">
        <w:rPr>
          <w:rFonts w:ascii="Consolas" w:hAnsi="Consolas" w:cs="宋体"/>
          <w:color w:val="C18401"/>
          <w:kern w:val="0"/>
          <w:sz w:val="21"/>
          <w:szCs w:val="21"/>
        </w:rPr>
        <w:t>is_open</w:t>
      </w:r>
      <w:r w:rsidRPr="005552CB">
        <w:rPr>
          <w:rFonts w:ascii="Consolas" w:hAnsi="Consolas" w:cs="宋体"/>
          <w:color w:val="383A42"/>
          <w:kern w:val="0"/>
          <w:sz w:val="21"/>
          <w:szCs w:val="21"/>
        </w:rPr>
        <w:t>()) {</w:t>
      </w:r>
    </w:p>
    <w:p w14:paraId="5A27E35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std::cerr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无法打开性能指标文件</w:t>
      </w:r>
      <w:r w:rsidRPr="005552CB">
        <w:rPr>
          <w:rFonts w:ascii="Consolas" w:hAnsi="Consolas" w:cs="宋体"/>
          <w:color w:val="50A14F"/>
          <w:kern w:val="0"/>
          <w:sz w:val="21"/>
          <w:szCs w:val="21"/>
        </w:rPr>
        <w:t>: "</w:t>
      </w:r>
      <w:r w:rsidRPr="005552CB">
        <w:rPr>
          <w:rFonts w:ascii="Consolas" w:hAnsi="Consolas" w:cs="宋体"/>
          <w:color w:val="383A42"/>
          <w:kern w:val="0"/>
          <w:sz w:val="21"/>
          <w:szCs w:val="21"/>
        </w:rPr>
        <w:t xml:space="preserve"> &lt;&lt; metricsFilePath &lt;&lt; std::endl;</w:t>
      </w:r>
    </w:p>
    <w:p w14:paraId="474952C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return</w:t>
      </w:r>
      <w:r w:rsidRPr="005552CB">
        <w:rPr>
          <w:rFonts w:ascii="Consolas" w:hAnsi="Consolas" w:cs="宋体"/>
          <w:color w:val="383A42"/>
          <w:kern w:val="0"/>
          <w:sz w:val="21"/>
          <w:szCs w:val="21"/>
        </w:rPr>
        <w:t>;</w:t>
      </w:r>
    </w:p>
    <w:p w14:paraId="62FA664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3B32898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metricsFile &lt;&lt; "Accuracy,Sensitivity,Specificity,AUC,TP,FP,TN,FN" &lt;&lt; std::endl;</w:t>
      </w:r>
    </w:p>
    <w:p w14:paraId="1CD31B2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9C5342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D6DC01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评估模型性能</w:t>
      </w:r>
    </w:p>
    <w:p w14:paraId="066EEDA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tp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xml:space="preserve">, tn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xml:space="preserve">, fp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xml:space="preserve">, fn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w:t>
      </w:r>
    </w:p>
    <w:p w14:paraId="689EE09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for</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size_t</w:t>
      </w:r>
      <w:r w:rsidRPr="005552CB">
        <w:rPr>
          <w:rFonts w:ascii="Consolas" w:hAnsi="Consolas" w:cs="宋体"/>
          <w:color w:val="383A42"/>
          <w:kern w:val="0"/>
          <w:sz w:val="21"/>
          <w:szCs w:val="21"/>
        </w:rPr>
        <w:t xml:space="preserve"> i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i &lt; X.</w:t>
      </w:r>
      <w:r w:rsidRPr="005552CB">
        <w:rPr>
          <w:rFonts w:ascii="Consolas" w:hAnsi="Consolas" w:cs="宋体"/>
          <w:color w:val="C18401"/>
          <w:kern w:val="0"/>
          <w:sz w:val="21"/>
          <w:szCs w:val="21"/>
        </w:rPr>
        <w:t>size</w:t>
      </w:r>
      <w:r w:rsidRPr="005552CB">
        <w:rPr>
          <w:rFonts w:ascii="Consolas" w:hAnsi="Consolas" w:cs="宋体"/>
          <w:color w:val="383A42"/>
          <w:kern w:val="0"/>
          <w:sz w:val="21"/>
          <w:szCs w:val="21"/>
        </w:rPr>
        <w:t>(); ++i) {</w:t>
      </w:r>
    </w:p>
    <w:p w14:paraId="321B46B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std::vector&lt;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&gt; prediction = bpnn.forward(X[i]);</w:t>
      </w:r>
    </w:p>
    <w:p w14:paraId="5B75B5D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predicted_label = (prediction[</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xml:space="preserve">] &gt;= </w:t>
      </w:r>
      <w:r w:rsidRPr="005552CB">
        <w:rPr>
          <w:rFonts w:ascii="Consolas" w:hAnsi="Consolas" w:cs="宋体"/>
          <w:color w:val="986801"/>
          <w:kern w:val="0"/>
          <w:sz w:val="21"/>
          <w:szCs w:val="21"/>
        </w:rPr>
        <w:t>0.5</w:t>
      </w:r>
      <w:r w:rsidRPr="005552CB">
        <w:rPr>
          <w:rFonts w:ascii="Consolas" w:hAnsi="Consolas" w:cs="宋体"/>
          <w:color w:val="383A42"/>
          <w:kern w:val="0"/>
          <w:sz w:val="21"/>
          <w:szCs w:val="21"/>
        </w:rPr>
        <w:t xml:space="preserve">) ?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 xml:space="preserve">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w:t>
      </w:r>
    </w:p>
    <w:p w14:paraId="4DCE22F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lastRenderedPageBreak/>
        <w:t xml:space="preserve">            </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actual_label = </w:t>
      </w:r>
      <w:r w:rsidRPr="005552CB">
        <w:rPr>
          <w:rFonts w:ascii="Consolas" w:hAnsi="Consolas" w:cs="宋体"/>
          <w:color w:val="C18401"/>
          <w:kern w:val="0"/>
          <w:sz w:val="21"/>
          <w:szCs w:val="21"/>
        </w:rPr>
        <w:t>static_cast</w:t>
      </w:r>
      <w:r w:rsidRPr="005552CB">
        <w:rPr>
          <w:rFonts w:ascii="Consolas" w:hAnsi="Consolas" w:cs="宋体"/>
          <w:color w:val="383A42"/>
          <w:kern w:val="0"/>
          <w:sz w:val="21"/>
          <w:szCs w:val="21"/>
        </w:rPr>
        <w:t>&lt;</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&gt;(y[i][</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w:t>
      </w:r>
    </w:p>
    <w:p w14:paraId="7820557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B7B9A1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(predicted_label ==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 xml:space="preserve"> &amp;&amp; actual_label ==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 {</w:t>
      </w:r>
    </w:p>
    <w:p w14:paraId="1FD402F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tp++;</w:t>
      </w:r>
    </w:p>
    <w:p w14:paraId="2382423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 </w:t>
      </w:r>
      <w:r w:rsidRPr="005552CB">
        <w:rPr>
          <w:rFonts w:ascii="Consolas" w:hAnsi="Consolas" w:cs="宋体"/>
          <w:color w:val="A626A4"/>
          <w:kern w:val="0"/>
          <w:sz w:val="21"/>
          <w:szCs w:val="21"/>
        </w:rPr>
        <w:t>else</w:t>
      </w: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(predicted_label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xml:space="preserve"> &amp;&amp; actual_label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w:t>
      </w:r>
    </w:p>
    <w:p w14:paraId="5733810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tn++;</w:t>
      </w:r>
    </w:p>
    <w:p w14:paraId="6DE9370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 </w:t>
      </w:r>
      <w:r w:rsidRPr="005552CB">
        <w:rPr>
          <w:rFonts w:ascii="Consolas" w:hAnsi="Consolas" w:cs="宋体"/>
          <w:color w:val="A626A4"/>
          <w:kern w:val="0"/>
          <w:sz w:val="21"/>
          <w:szCs w:val="21"/>
        </w:rPr>
        <w:t>else</w:t>
      </w: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(predicted_label ==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 xml:space="preserve"> &amp;&amp; actual_label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w:t>
      </w:r>
    </w:p>
    <w:p w14:paraId="26F16A8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fp++;</w:t>
      </w:r>
    </w:p>
    <w:p w14:paraId="168F91A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 </w:t>
      </w:r>
      <w:r w:rsidRPr="005552CB">
        <w:rPr>
          <w:rFonts w:ascii="Consolas" w:hAnsi="Consolas" w:cs="宋体"/>
          <w:color w:val="A626A4"/>
          <w:kern w:val="0"/>
          <w:sz w:val="21"/>
          <w:szCs w:val="21"/>
        </w:rPr>
        <w:t>else</w:t>
      </w: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(predicted_label ==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xml:space="preserve"> &amp;&amp; actual_label ==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 {</w:t>
      </w:r>
    </w:p>
    <w:p w14:paraId="1CD4B09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fn++;</w:t>
      </w:r>
    </w:p>
    <w:p w14:paraId="2687EF7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47FA9B2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741FB2E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F1E886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C18401"/>
          <w:kern w:val="0"/>
          <w:sz w:val="21"/>
          <w:szCs w:val="21"/>
        </w:rPr>
        <w:t>printConfusionMatrix</w:t>
      </w:r>
      <w:r w:rsidRPr="005552CB">
        <w:rPr>
          <w:rFonts w:ascii="Consolas" w:hAnsi="Consolas" w:cs="宋体"/>
          <w:color w:val="383A42"/>
          <w:kern w:val="0"/>
          <w:sz w:val="21"/>
          <w:szCs w:val="21"/>
        </w:rPr>
        <w:t>(tp, tn, fp, fn);</w:t>
      </w:r>
    </w:p>
    <w:p w14:paraId="5162C9E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计算性能指标</w:t>
      </w:r>
    </w:p>
    <w:p w14:paraId="55E7921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se = </w:t>
      </w:r>
      <w:r w:rsidRPr="005552CB">
        <w:rPr>
          <w:rFonts w:ascii="Consolas" w:hAnsi="Consolas" w:cs="宋体"/>
          <w:color w:val="C18401"/>
          <w:kern w:val="0"/>
          <w:sz w:val="21"/>
          <w:szCs w:val="21"/>
        </w:rPr>
        <w:t>static_cast</w:t>
      </w:r>
      <w:r w:rsidRPr="005552CB">
        <w:rPr>
          <w:rFonts w:ascii="Consolas" w:hAnsi="Consolas" w:cs="宋体"/>
          <w:color w:val="383A42"/>
          <w:kern w:val="0"/>
          <w:sz w:val="21"/>
          <w:szCs w:val="21"/>
        </w:rPr>
        <w:t>&lt;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&gt;(tp) / (tp + fn); </w:t>
      </w:r>
      <w:r w:rsidRPr="005552CB">
        <w:rPr>
          <w:rFonts w:ascii="Consolas" w:hAnsi="Consolas" w:cs="宋体"/>
          <w:i/>
          <w:iCs/>
          <w:color w:val="A0A1A7"/>
          <w:kern w:val="0"/>
          <w:sz w:val="21"/>
          <w:szCs w:val="21"/>
        </w:rPr>
        <w:t>// Sensitivity</w:t>
      </w:r>
    </w:p>
    <w:p w14:paraId="2FDC053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sp = </w:t>
      </w:r>
      <w:r w:rsidRPr="005552CB">
        <w:rPr>
          <w:rFonts w:ascii="Consolas" w:hAnsi="Consolas" w:cs="宋体"/>
          <w:color w:val="C18401"/>
          <w:kern w:val="0"/>
          <w:sz w:val="21"/>
          <w:szCs w:val="21"/>
        </w:rPr>
        <w:t>static_cast</w:t>
      </w:r>
      <w:r w:rsidRPr="005552CB">
        <w:rPr>
          <w:rFonts w:ascii="Consolas" w:hAnsi="Consolas" w:cs="宋体"/>
          <w:color w:val="383A42"/>
          <w:kern w:val="0"/>
          <w:sz w:val="21"/>
          <w:szCs w:val="21"/>
        </w:rPr>
        <w:t>&lt;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&gt;(tn) / (tn + fp); </w:t>
      </w:r>
      <w:r w:rsidRPr="005552CB">
        <w:rPr>
          <w:rFonts w:ascii="Consolas" w:hAnsi="Consolas" w:cs="宋体"/>
          <w:i/>
          <w:iCs/>
          <w:color w:val="A0A1A7"/>
          <w:kern w:val="0"/>
          <w:sz w:val="21"/>
          <w:szCs w:val="21"/>
        </w:rPr>
        <w:t>// Specificity</w:t>
      </w:r>
    </w:p>
    <w:p w14:paraId="26C039A4"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acc = </w:t>
      </w:r>
      <w:r w:rsidRPr="005552CB">
        <w:rPr>
          <w:rFonts w:ascii="Consolas" w:hAnsi="Consolas" w:cs="宋体"/>
          <w:color w:val="C18401"/>
          <w:kern w:val="0"/>
          <w:sz w:val="21"/>
          <w:szCs w:val="21"/>
        </w:rPr>
        <w:t>static_cast</w:t>
      </w:r>
      <w:r w:rsidRPr="005552CB">
        <w:rPr>
          <w:rFonts w:ascii="Consolas" w:hAnsi="Consolas" w:cs="宋体"/>
          <w:color w:val="383A42"/>
          <w:kern w:val="0"/>
          <w:sz w:val="21"/>
          <w:szCs w:val="21"/>
        </w:rPr>
        <w:t>&lt;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&gt;(tp + tn) / (tp + tn + fp + fn); </w:t>
      </w:r>
      <w:r w:rsidRPr="005552CB">
        <w:rPr>
          <w:rFonts w:ascii="Consolas" w:hAnsi="Consolas" w:cs="宋体"/>
          <w:i/>
          <w:iCs/>
          <w:color w:val="A0A1A7"/>
          <w:kern w:val="0"/>
          <w:sz w:val="21"/>
          <w:szCs w:val="21"/>
        </w:rPr>
        <w:t>// Accuracy</w:t>
      </w:r>
    </w:p>
    <w:p w14:paraId="3770005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auc = (se + sp) / </w:t>
      </w:r>
      <w:r w:rsidRPr="005552CB">
        <w:rPr>
          <w:rFonts w:ascii="Consolas" w:hAnsi="Consolas" w:cs="宋体"/>
          <w:color w:val="986801"/>
          <w:kern w:val="0"/>
          <w:sz w:val="21"/>
          <w:szCs w:val="21"/>
        </w:rPr>
        <w:t>2.0</w:t>
      </w: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近似计算</w:t>
      </w:r>
      <w:r w:rsidRPr="005552CB">
        <w:rPr>
          <w:rFonts w:ascii="Consolas" w:hAnsi="Consolas" w:cs="宋体"/>
          <w:i/>
          <w:iCs/>
          <w:color w:val="A0A1A7"/>
          <w:kern w:val="0"/>
          <w:sz w:val="21"/>
          <w:szCs w:val="21"/>
        </w:rPr>
        <w:t xml:space="preserve"> AUC</w:t>
      </w:r>
    </w:p>
    <w:p w14:paraId="5EC94F6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BF75DA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total_se += se;</w:t>
      </w:r>
    </w:p>
    <w:p w14:paraId="0BCFF36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total_sp += sp;</w:t>
      </w:r>
    </w:p>
    <w:p w14:paraId="43BAAC3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total_acc += acc;</w:t>
      </w:r>
    </w:p>
    <w:p w14:paraId="6B6E5B8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total_auc += auc;</w:t>
      </w:r>
    </w:p>
    <w:p w14:paraId="03B9385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3B1FD7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输出平均性能指标</w:t>
      </w:r>
    </w:p>
    <w:p w14:paraId="0E54FAF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"SE: "</w:t>
      </w:r>
      <w:r w:rsidRPr="005552CB">
        <w:rPr>
          <w:rFonts w:ascii="Consolas" w:hAnsi="Consolas" w:cs="宋体"/>
          <w:color w:val="383A42"/>
          <w:kern w:val="0"/>
          <w:sz w:val="21"/>
          <w:szCs w:val="21"/>
        </w:rPr>
        <w:t xml:space="preserve"> &lt;&lt; total_se &lt;&lt; std::endl;</w:t>
      </w:r>
    </w:p>
    <w:p w14:paraId="6D2BEB8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"SP: "</w:t>
      </w:r>
      <w:r w:rsidRPr="005552CB">
        <w:rPr>
          <w:rFonts w:ascii="Consolas" w:hAnsi="Consolas" w:cs="宋体"/>
          <w:color w:val="383A42"/>
          <w:kern w:val="0"/>
          <w:sz w:val="21"/>
          <w:szCs w:val="21"/>
        </w:rPr>
        <w:t xml:space="preserve"> &lt;&lt; total_sp &lt;&lt; std::endl;</w:t>
      </w:r>
    </w:p>
    <w:p w14:paraId="48F8980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"ACC: "</w:t>
      </w:r>
      <w:r w:rsidRPr="005552CB">
        <w:rPr>
          <w:rFonts w:ascii="Consolas" w:hAnsi="Consolas" w:cs="宋体"/>
          <w:color w:val="383A42"/>
          <w:kern w:val="0"/>
          <w:sz w:val="21"/>
          <w:szCs w:val="21"/>
        </w:rPr>
        <w:t xml:space="preserve"> &lt;&lt; total_acc  &lt;&lt; std::endl;</w:t>
      </w:r>
    </w:p>
    <w:p w14:paraId="03ED1EB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"AUC: "</w:t>
      </w:r>
      <w:r w:rsidRPr="005552CB">
        <w:rPr>
          <w:rFonts w:ascii="Consolas" w:hAnsi="Consolas" w:cs="宋体"/>
          <w:color w:val="383A42"/>
          <w:kern w:val="0"/>
          <w:sz w:val="21"/>
          <w:szCs w:val="21"/>
        </w:rPr>
        <w:t xml:space="preserve"> &lt;&lt; total_auc  &lt;&lt; std::endl;</w:t>
      </w:r>
    </w:p>
    <w:p w14:paraId="3ABEE6C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8A7696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保存每个性能指标到文件</w:t>
      </w:r>
    </w:p>
    <w:p w14:paraId="5982A45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metricsFile &lt;&lt; acc &lt;&lt; </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se &lt;&lt; </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sp &lt;&lt; </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auc &lt;&lt; </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tp &lt;&lt; </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fp &lt;&lt; </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tn &lt;&lt; </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fn &lt;&lt; std::endl;</w:t>
      </w:r>
    </w:p>
    <w:p w14:paraId="03E6E83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w:t>
      </w:r>
    </w:p>
    <w:p w14:paraId="4C66195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3E7A07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调试用</w:t>
      </w:r>
      <w:r w:rsidRPr="005552CB">
        <w:rPr>
          <w:rFonts w:ascii="Consolas" w:hAnsi="Consolas" w:cs="宋体"/>
          <w:i/>
          <w:iCs/>
          <w:color w:val="A0A1A7"/>
          <w:kern w:val="0"/>
          <w:sz w:val="21"/>
          <w:szCs w:val="21"/>
        </w:rPr>
        <w:t>********************************/</w:t>
      </w:r>
    </w:p>
    <w:p w14:paraId="68029D2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打印</w:t>
      </w:r>
      <w:r w:rsidRPr="005552CB">
        <w:rPr>
          <w:rFonts w:ascii="Consolas" w:hAnsi="Consolas" w:cs="宋体"/>
          <w:i/>
          <w:iCs/>
          <w:color w:val="A0A1A7"/>
          <w:kern w:val="0"/>
          <w:sz w:val="21"/>
          <w:szCs w:val="21"/>
        </w:rPr>
        <w:t xml:space="preserve"> X </w:t>
      </w:r>
      <w:r w:rsidRPr="005552CB">
        <w:rPr>
          <w:rFonts w:ascii="Consolas" w:hAnsi="Consolas" w:cs="宋体"/>
          <w:i/>
          <w:iCs/>
          <w:color w:val="A0A1A7"/>
          <w:kern w:val="0"/>
          <w:sz w:val="21"/>
          <w:szCs w:val="21"/>
        </w:rPr>
        <w:t>和</w:t>
      </w:r>
      <w:r w:rsidRPr="005552CB">
        <w:rPr>
          <w:rFonts w:ascii="Consolas" w:hAnsi="Consolas" w:cs="宋体"/>
          <w:i/>
          <w:iCs/>
          <w:color w:val="A0A1A7"/>
          <w:kern w:val="0"/>
          <w:sz w:val="21"/>
          <w:szCs w:val="21"/>
        </w:rPr>
        <w:t xml:space="preserve"> Y </w:t>
      </w:r>
      <w:r w:rsidRPr="005552CB">
        <w:rPr>
          <w:rFonts w:ascii="Consolas" w:hAnsi="Consolas" w:cs="宋体"/>
          <w:i/>
          <w:iCs/>
          <w:color w:val="A0A1A7"/>
          <w:kern w:val="0"/>
          <w:sz w:val="21"/>
          <w:szCs w:val="21"/>
        </w:rPr>
        <w:t>向量</w:t>
      </w:r>
    </w:p>
    <w:p w14:paraId="4753274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986801"/>
          <w:kern w:val="0"/>
          <w:sz w:val="21"/>
          <w:szCs w:val="21"/>
        </w:rPr>
        <w:t>void</w:t>
      </w:r>
      <w:r w:rsidRPr="005552CB">
        <w:rPr>
          <w:rFonts w:ascii="Consolas" w:hAnsi="Consolas" w:cs="宋体"/>
          <w:color w:val="383A42"/>
          <w:kern w:val="0"/>
          <w:sz w:val="21"/>
          <w:szCs w:val="21"/>
        </w:rPr>
        <w:t xml:space="preserve"> </w:t>
      </w:r>
      <w:r w:rsidRPr="005552CB">
        <w:rPr>
          <w:rFonts w:ascii="Consolas" w:hAnsi="Consolas" w:cs="宋体"/>
          <w:color w:val="4078F2"/>
          <w:kern w:val="0"/>
          <w:sz w:val="21"/>
          <w:szCs w:val="21"/>
        </w:rPr>
        <w:t>printData</w:t>
      </w:r>
      <w:r w:rsidRPr="005552CB">
        <w:rPr>
          <w:rFonts w:ascii="Consolas" w:hAnsi="Consolas" w:cs="宋体"/>
          <w:color w:val="383A42"/>
          <w:kern w:val="0"/>
          <w:sz w:val="21"/>
          <w:szCs w:val="21"/>
        </w:rPr>
        <w:t>(</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std::vector&lt;std::vector&lt;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&gt;&gt;&amp; X, </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std::vector&lt;std::vector&lt;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&gt;&gt;&amp; y) {</w:t>
      </w:r>
    </w:p>
    <w:p w14:paraId="5C158C6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"X Data:"</w:t>
      </w:r>
      <w:r w:rsidRPr="005552CB">
        <w:rPr>
          <w:rFonts w:ascii="Consolas" w:hAnsi="Consolas" w:cs="宋体"/>
          <w:color w:val="383A42"/>
          <w:kern w:val="0"/>
          <w:sz w:val="21"/>
          <w:szCs w:val="21"/>
        </w:rPr>
        <w:t xml:space="preserve"> &lt;&lt; std::endl;</w:t>
      </w:r>
    </w:p>
    <w:p w14:paraId="41B92B0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for</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auto</w:t>
      </w:r>
      <w:r w:rsidRPr="005552CB">
        <w:rPr>
          <w:rFonts w:ascii="Consolas" w:hAnsi="Consolas" w:cs="宋体"/>
          <w:color w:val="383A42"/>
          <w:kern w:val="0"/>
          <w:sz w:val="21"/>
          <w:szCs w:val="21"/>
        </w:rPr>
        <w:t>&amp; row : X) {</w:t>
      </w:r>
    </w:p>
    <w:p w14:paraId="77B5A2C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for</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auto</w:t>
      </w:r>
      <w:r w:rsidRPr="005552CB">
        <w:rPr>
          <w:rFonts w:ascii="Consolas" w:hAnsi="Consolas" w:cs="宋体"/>
          <w:color w:val="383A42"/>
          <w:kern w:val="0"/>
          <w:sz w:val="21"/>
          <w:szCs w:val="21"/>
        </w:rPr>
        <w:t>&amp; val : row) {</w:t>
      </w:r>
    </w:p>
    <w:p w14:paraId="0E32C5A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val &lt;&lt; </w:t>
      </w:r>
      <w:r w:rsidRPr="005552CB">
        <w:rPr>
          <w:rFonts w:ascii="Consolas" w:hAnsi="Consolas" w:cs="宋体"/>
          <w:color w:val="50A14F"/>
          <w:kern w:val="0"/>
          <w:sz w:val="21"/>
          <w:szCs w:val="21"/>
        </w:rPr>
        <w:t>" "</w:t>
      </w:r>
      <w:r w:rsidRPr="005552CB">
        <w:rPr>
          <w:rFonts w:ascii="Consolas" w:hAnsi="Consolas" w:cs="宋体"/>
          <w:color w:val="383A42"/>
          <w:kern w:val="0"/>
          <w:sz w:val="21"/>
          <w:szCs w:val="21"/>
        </w:rPr>
        <w:t>;</w:t>
      </w:r>
    </w:p>
    <w:p w14:paraId="4CD62A6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4F269AB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std::endl;</w:t>
      </w:r>
    </w:p>
    <w:p w14:paraId="170A801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08E1379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31D928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"Y Data:"</w:t>
      </w:r>
      <w:r w:rsidRPr="005552CB">
        <w:rPr>
          <w:rFonts w:ascii="Consolas" w:hAnsi="Consolas" w:cs="宋体"/>
          <w:color w:val="383A42"/>
          <w:kern w:val="0"/>
          <w:sz w:val="21"/>
          <w:szCs w:val="21"/>
        </w:rPr>
        <w:t xml:space="preserve"> &lt;&lt; std::endl;</w:t>
      </w:r>
    </w:p>
    <w:p w14:paraId="608A877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for</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const</w:t>
      </w: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auto</w:t>
      </w:r>
      <w:r w:rsidRPr="005552CB">
        <w:rPr>
          <w:rFonts w:ascii="Consolas" w:hAnsi="Consolas" w:cs="宋体"/>
          <w:color w:val="383A42"/>
          <w:kern w:val="0"/>
          <w:sz w:val="21"/>
          <w:szCs w:val="21"/>
        </w:rPr>
        <w:t>&amp; val : y) {</w:t>
      </w:r>
    </w:p>
    <w:p w14:paraId="3D7B3B24"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val[</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 xml:space="preserve">] &lt;&lt; std::endl;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假设</w:t>
      </w:r>
      <w:r w:rsidRPr="005552CB">
        <w:rPr>
          <w:rFonts w:ascii="Consolas" w:hAnsi="Consolas" w:cs="宋体"/>
          <w:i/>
          <w:iCs/>
          <w:color w:val="A0A1A7"/>
          <w:kern w:val="0"/>
          <w:sz w:val="21"/>
          <w:szCs w:val="21"/>
        </w:rPr>
        <w:t xml:space="preserve"> y </w:t>
      </w:r>
      <w:r w:rsidRPr="005552CB">
        <w:rPr>
          <w:rFonts w:ascii="Consolas" w:hAnsi="Consolas" w:cs="宋体"/>
          <w:i/>
          <w:iCs/>
          <w:color w:val="A0A1A7"/>
          <w:kern w:val="0"/>
          <w:sz w:val="21"/>
          <w:szCs w:val="21"/>
        </w:rPr>
        <w:t>是一个二元向量</w:t>
      </w:r>
    </w:p>
    <w:p w14:paraId="3B98B14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6BD63C3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lastRenderedPageBreak/>
        <w:t>}</w:t>
      </w:r>
    </w:p>
    <w:p w14:paraId="14D1367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923527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w:t>
      </w:r>
      <w:r w:rsidRPr="005552CB">
        <w:rPr>
          <w:rFonts w:ascii="Consolas" w:hAnsi="Consolas" w:cs="宋体"/>
          <w:color w:val="4078F2"/>
          <w:kern w:val="0"/>
          <w:sz w:val="21"/>
          <w:szCs w:val="21"/>
        </w:rPr>
        <w:t>main</w:t>
      </w:r>
      <w:r w:rsidRPr="005552CB">
        <w:rPr>
          <w:rFonts w:ascii="Consolas" w:hAnsi="Consolas" w:cs="宋体"/>
          <w:color w:val="383A42"/>
          <w:kern w:val="0"/>
          <w:sz w:val="21"/>
          <w:szCs w:val="21"/>
        </w:rPr>
        <w:t>() {</w:t>
      </w:r>
    </w:p>
    <w:p w14:paraId="1B1F73E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路径</w:t>
      </w:r>
      <w:r w:rsidRPr="005552CB">
        <w:rPr>
          <w:rFonts w:ascii="Consolas" w:hAnsi="Consolas" w:cs="宋体"/>
          <w:i/>
          <w:iCs/>
          <w:color w:val="A0A1A7"/>
          <w:kern w:val="0"/>
          <w:sz w:val="21"/>
          <w:szCs w:val="21"/>
        </w:rPr>
        <w:t>********************************/</w:t>
      </w:r>
    </w:p>
    <w:p w14:paraId="20AE222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std::string inputFilePath = </w:t>
      </w:r>
      <w:r w:rsidRPr="005552CB">
        <w:rPr>
          <w:rFonts w:ascii="Consolas" w:hAnsi="Consolas" w:cs="宋体"/>
          <w:color w:val="50A14F"/>
          <w:kern w:val="0"/>
          <w:sz w:val="21"/>
          <w:szCs w:val="21"/>
        </w:rPr>
        <w:t>"E:/GitHub/AI_VI/2.BPSVM/BP/data/data.csv"</w:t>
      </w:r>
      <w:r w:rsidRPr="005552CB">
        <w:rPr>
          <w:rFonts w:ascii="Consolas" w:hAnsi="Consolas" w:cs="宋体"/>
          <w:color w:val="383A42"/>
          <w:kern w:val="0"/>
          <w:sz w:val="21"/>
          <w:szCs w:val="21"/>
        </w:rPr>
        <w:t>;</w:t>
      </w: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源数据集路径</w:t>
      </w:r>
    </w:p>
    <w:p w14:paraId="53605B8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std::string outputFilePath = </w:t>
      </w:r>
      <w:r w:rsidRPr="005552CB">
        <w:rPr>
          <w:rFonts w:ascii="Consolas" w:hAnsi="Consolas" w:cs="宋体"/>
          <w:color w:val="50A14F"/>
          <w:kern w:val="0"/>
          <w:sz w:val="21"/>
          <w:szCs w:val="21"/>
        </w:rPr>
        <w:t>"E:/GitHub/AI_VI/2.BPSVM/BP/data/filtered_data.csv"</w:t>
      </w:r>
      <w:r w:rsidRPr="005552CB">
        <w:rPr>
          <w:rFonts w:ascii="Consolas" w:hAnsi="Consolas" w:cs="宋体"/>
          <w:color w:val="383A42"/>
          <w:kern w:val="0"/>
          <w:sz w:val="21"/>
          <w:szCs w:val="21"/>
        </w:rPr>
        <w:t>;</w:t>
      </w: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过滤后的数据集路径</w:t>
      </w:r>
    </w:p>
    <w:p w14:paraId="32A50AF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std::string invalidFilePath = </w:t>
      </w:r>
      <w:r w:rsidRPr="005552CB">
        <w:rPr>
          <w:rFonts w:ascii="Consolas" w:hAnsi="Consolas" w:cs="宋体"/>
          <w:color w:val="50A14F"/>
          <w:kern w:val="0"/>
          <w:sz w:val="21"/>
          <w:szCs w:val="21"/>
        </w:rPr>
        <w:t>"E:/GitHub/AI_VI/2.BPSVM/BP/data/invalid_data.csv"</w:t>
      </w:r>
      <w:r w:rsidRPr="005552CB">
        <w:rPr>
          <w:rFonts w:ascii="Consolas" w:hAnsi="Consolas" w:cs="宋体"/>
          <w:color w:val="383A42"/>
          <w:kern w:val="0"/>
          <w:sz w:val="21"/>
          <w:szCs w:val="21"/>
        </w:rPr>
        <w:t>;</w:t>
      </w: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无效数据路径</w:t>
      </w:r>
    </w:p>
    <w:p w14:paraId="00A257F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F143A1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std::string trainFilePath = </w:t>
      </w:r>
      <w:r w:rsidRPr="005552CB">
        <w:rPr>
          <w:rFonts w:ascii="Consolas" w:hAnsi="Consolas" w:cs="宋体"/>
          <w:color w:val="50A14F"/>
          <w:kern w:val="0"/>
          <w:sz w:val="21"/>
          <w:szCs w:val="21"/>
        </w:rPr>
        <w:t>"E:/GitHub/AI_VI/2.BPSVM/BP/data/train.csv"</w:t>
      </w:r>
      <w:r w:rsidRPr="005552CB">
        <w:rPr>
          <w:rFonts w:ascii="Consolas" w:hAnsi="Consolas" w:cs="宋体"/>
          <w:color w:val="383A42"/>
          <w:kern w:val="0"/>
          <w:sz w:val="21"/>
          <w:szCs w:val="21"/>
        </w:rPr>
        <w:t>;</w:t>
      </w: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训练集路径</w:t>
      </w:r>
    </w:p>
    <w:p w14:paraId="7606B05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std::string testFilePath = </w:t>
      </w:r>
      <w:r w:rsidRPr="005552CB">
        <w:rPr>
          <w:rFonts w:ascii="Consolas" w:hAnsi="Consolas" w:cs="宋体"/>
          <w:color w:val="50A14F"/>
          <w:kern w:val="0"/>
          <w:sz w:val="21"/>
          <w:szCs w:val="21"/>
        </w:rPr>
        <w:t>"E:/GitHub/AI_VI/2.BPSVM/BP/data/test.csv"</w:t>
      </w:r>
      <w:r w:rsidRPr="005552CB">
        <w:rPr>
          <w:rFonts w:ascii="Consolas" w:hAnsi="Consolas" w:cs="宋体"/>
          <w:color w:val="383A42"/>
          <w:kern w:val="0"/>
          <w:sz w:val="21"/>
          <w:szCs w:val="21"/>
        </w:rPr>
        <w:t>;</w:t>
      </w: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测试集路径</w:t>
      </w:r>
    </w:p>
    <w:p w14:paraId="79A819B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0EFD4D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std::string lossFilePath = </w:t>
      </w:r>
      <w:r w:rsidRPr="005552CB">
        <w:rPr>
          <w:rFonts w:ascii="Consolas" w:hAnsi="Consolas" w:cs="宋体"/>
          <w:color w:val="50A14F"/>
          <w:kern w:val="0"/>
          <w:sz w:val="21"/>
          <w:szCs w:val="21"/>
        </w:rPr>
        <w:t>"E:/GitHub/AI_VI/2.BPSVM/BP/data/loss_values.csv"</w:t>
      </w:r>
      <w:r w:rsidRPr="005552CB">
        <w:rPr>
          <w:rFonts w:ascii="Consolas" w:hAnsi="Consolas" w:cs="宋体"/>
          <w:color w:val="383A42"/>
          <w:kern w:val="0"/>
          <w:sz w:val="21"/>
          <w:szCs w:val="21"/>
        </w:rPr>
        <w:t>;</w:t>
      </w: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保存的损失值</w:t>
      </w:r>
    </w:p>
    <w:p w14:paraId="4BC598C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std::string ROCFilePath = </w:t>
      </w:r>
      <w:r w:rsidRPr="005552CB">
        <w:rPr>
          <w:rFonts w:ascii="Consolas" w:hAnsi="Consolas" w:cs="宋体"/>
          <w:color w:val="50A14F"/>
          <w:kern w:val="0"/>
          <w:sz w:val="21"/>
          <w:szCs w:val="21"/>
        </w:rPr>
        <w:t>"E:/GitHub/AI_VI/2.BPSVM/BP/data/roc_values.csv"</w:t>
      </w:r>
      <w:r w:rsidRPr="005552CB">
        <w:rPr>
          <w:rFonts w:ascii="Consolas" w:hAnsi="Consolas" w:cs="宋体"/>
          <w:color w:val="383A42"/>
          <w:kern w:val="0"/>
          <w:sz w:val="21"/>
          <w:szCs w:val="21"/>
        </w:rPr>
        <w:t>;</w:t>
      </w: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保存的损失值</w:t>
      </w:r>
    </w:p>
    <w:p w14:paraId="768294C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std::string AUCFilePath = </w:t>
      </w:r>
      <w:r w:rsidRPr="005552CB">
        <w:rPr>
          <w:rFonts w:ascii="Consolas" w:hAnsi="Consolas" w:cs="宋体"/>
          <w:color w:val="50A14F"/>
          <w:kern w:val="0"/>
          <w:sz w:val="21"/>
          <w:szCs w:val="21"/>
        </w:rPr>
        <w:t>"E:/GitHub/AI_VI/2.BPSVM/BP/data/auc_values.csv"</w:t>
      </w:r>
      <w:r w:rsidRPr="005552CB">
        <w:rPr>
          <w:rFonts w:ascii="Consolas" w:hAnsi="Consolas" w:cs="宋体"/>
          <w:color w:val="383A42"/>
          <w:kern w:val="0"/>
          <w:sz w:val="21"/>
          <w:szCs w:val="21"/>
        </w:rPr>
        <w:t>;</w:t>
      </w: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保存的损失值</w:t>
      </w:r>
    </w:p>
    <w:p w14:paraId="0A92A6F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71CBB6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std::string misclassifiedFilePath = </w:t>
      </w:r>
      <w:r w:rsidRPr="005552CB">
        <w:rPr>
          <w:rFonts w:ascii="Consolas" w:hAnsi="Consolas" w:cs="宋体"/>
          <w:color w:val="50A14F"/>
          <w:kern w:val="0"/>
          <w:sz w:val="21"/>
          <w:szCs w:val="21"/>
        </w:rPr>
        <w:t>"E:/GitHub/AI_VI/2.BPSVM/BP/data/result/misclassified_samples.csv"</w:t>
      </w:r>
      <w:r w:rsidRPr="005552CB">
        <w:rPr>
          <w:rFonts w:ascii="Consolas" w:hAnsi="Consolas" w:cs="宋体"/>
          <w:color w:val="383A42"/>
          <w:kern w:val="0"/>
          <w:sz w:val="21"/>
          <w:szCs w:val="21"/>
        </w:rPr>
        <w:t>;</w:t>
      </w: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模型的错分样本</w:t>
      </w:r>
    </w:p>
    <w:p w14:paraId="644F596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325BA94"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std::string modelFilePath = </w:t>
      </w:r>
      <w:r w:rsidRPr="005552CB">
        <w:rPr>
          <w:rFonts w:ascii="Consolas" w:hAnsi="Consolas" w:cs="宋体"/>
          <w:color w:val="50A14F"/>
          <w:kern w:val="0"/>
          <w:sz w:val="21"/>
          <w:szCs w:val="21"/>
        </w:rPr>
        <w:t>"E:/GitHub/AI_VI/2.BPSVM/BP/data/result/models.txt"</w:t>
      </w:r>
      <w:r w:rsidRPr="005552CB">
        <w:rPr>
          <w:rFonts w:ascii="Consolas" w:hAnsi="Consolas" w:cs="宋体"/>
          <w:color w:val="383A42"/>
          <w:kern w:val="0"/>
          <w:sz w:val="21"/>
          <w:szCs w:val="21"/>
        </w:rPr>
        <w:t>;</w:t>
      </w: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模型参数</w:t>
      </w:r>
    </w:p>
    <w:p w14:paraId="6973AAC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std::string matFilePath = </w:t>
      </w:r>
      <w:r w:rsidRPr="005552CB">
        <w:rPr>
          <w:rFonts w:ascii="Consolas" w:hAnsi="Consolas" w:cs="宋体"/>
          <w:color w:val="50A14F"/>
          <w:kern w:val="0"/>
          <w:sz w:val="21"/>
          <w:szCs w:val="21"/>
        </w:rPr>
        <w:t>"E:/GitHub/AI_VI/2.BPSVM/BP/data/mat.csv"</w:t>
      </w:r>
      <w:r w:rsidRPr="005552CB">
        <w:rPr>
          <w:rFonts w:ascii="Consolas" w:hAnsi="Consolas" w:cs="宋体"/>
          <w:color w:val="383A42"/>
          <w:kern w:val="0"/>
          <w:sz w:val="21"/>
          <w:szCs w:val="21"/>
        </w:rPr>
        <w:t>;</w:t>
      </w: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评估结果的输出矩阵</w:t>
      </w:r>
    </w:p>
    <w:p w14:paraId="156AE35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0A14F8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循环次数</w:t>
      </w:r>
    </w:p>
    <w:p w14:paraId="0775121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n =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定义需要执行多少次整个流程</w:t>
      </w:r>
    </w:p>
    <w:p w14:paraId="3142BAB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802D71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for</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iteration =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 iteration &lt;= n; ++iteration) {</w:t>
      </w:r>
    </w:p>
    <w:p w14:paraId="5001DBC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 xml:space="preserve">"================== </w:t>
      </w:r>
      <w:r w:rsidRPr="005552CB">
        <w:rPr>
          <w:rFonts w:ascii="Consolas" w:hAnsi="Consolas" w:cs="宋体"/>
          <w:color w:val="50A14F"/>
          <w:kern w:val="0"/>
          <w:sz w:val="21"/>
          <w:szCs w:val="21"/>
        </w:rPr>
        <w:t>第</w:t>
      </w:r>
      <w:r w:rsidRPr="005552CB">
        <w:rPr>
          <w:rFonts w:ascii="Consolas" w:hAnsi="Consolas" w:cs="宋体"/>
          <w:color w:val="50A14F"/>
          <w:kern w:val="0"/>
          <w:sz w:val="21"/>
          <w:szCs w:val="21"/>
        </w:rPr>
        <w:t xml:space="preserve"> "</w:t>
      </w:r>
      <w:r w:rsidRPr="005552CB">
        <w:rPr>
          <w:rFonts w:ascii="Consolas" w:hAnsi="Consolas" w:cs="宋体"/>
          <w:color w:val="383A42"/>
          <w:kern w:val="0"/>
          <w:sz w:val="21"/>
          <w:szCs w:val="21"/>
        </w:rPr>
        <w:t xml:space="preserve"> &lt;&lt; iteration &lt;&lt; </w:t>
      </w:r>
      <w:r w:rsidRPr="005552CB">
        <w:rPr>
          <w:rFonts w:ascii="Consolas" w:hAnsi="Consolas" w:cs="宋体"/>
          <w:color w:val="50A14F"/>
          <w:kern w:val="0"/>
          <w:sz w:val="21"/>
          <w:szCs w:val="21"/>
        </w:rPr>
        <w:t xml:space="preserve">" </w:t>
      </w:r>
      <w:r w:rsidRPr="005552CB">
        <w:rPr>
          <w:rFonts w:ascii="Consolas" w:hAnsi="Consolas" w:cs="宋体"/>
          <w:color w:val="50A14F"/>
          <w:kern w:val="0"/>
          <w:sz w:val="21"/>
          <w:szCs w:val="21"/>
        </w:rPr>
        <w:t>次循环开始</w:t>
      </w:r>
      <w:r w:rsidRPr="005552CB">
        <w:rPr>
          <w:rFonts w:ascii="Consolas" w:hAnsi="Consolas" w:cs="宋体"/>
          <w:color w:val="50A14F"/>
          <w:kern w:val="0"/>
          <w:sz w:val="21"/>
          <w:szCs w:val="21"/>
        </w:rPr>
        <w:t xml:space="preserve"> =================="</w:t>
      </w:r>
      <w:r w:rsidRPr="005552CB">
        <w:rPr>
          <w:rFonts w:ascii="Consolas" w:hAnsi="Consolas" w:cs="宋体"/>
          <w:color w:val="383A42"/>
          <w:kern w:val="0"/>
          <w:sz w:val="21"/>
          <w:szCs w:val="21"/>
        </w:rPr>
        <w:t xml:space="preserve"> &lt;&lt; std::endl;</w:t>
      </w:r>
    </w:p>
    <w:p w14:paraId="72584B8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055B69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/****************************BP</w:t>
      </w:r>
      <w:r w:rsidRPr="005552CB">
        <w:rPr>
          <w:rFonts w:ascii="Consolas" w:hAnsi="Consolas" w:cs="宋体"/>
          <w:i/>
          <w:iCs/>
          <w:color w:val="A0A1A7"/>
          <w:kern w:val="0"/>
          <w:sz w:val="21"/>
          <w:szCs w:val="21"/>
        </w:rPr>
        <w:t>神经网络的参数配置</w:t>
      </w:r>
      <w:r w:rsidRPr="005552CB">
        <w:rPr>
          <w:rFonts w:ascii="Consolas" w:hAnsi="Consolas" w:cs="宋体"/>
          <w:i/>
          <w:iCs/>
          <w:color w:val="A0A1A7"/>
          <w:kern w:val="0"/>
          <w:sz w:val="21"/>
          <w:szCs w:val="21"/>
        </w:rPr>
        <w:t>********************************/</w:t>
      </w:r>
    </w:p>
    <w:p w14:paraId="334B463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input_size = </w:t>
      </w:r>
      <w:r w:rsidRPr="005552CB">
        <w:rPr>
          <w:rFonts w:ascii="Consolas" w:hAnsi="Consolas" w:cs="宋体"/>
          <w:color w:val="986801"/>
          <w:kern w:val="0"/>
          <w:sz w:val="21"/>
          <w:szCs w:val="21"/>
        </w:rPr>
        <w:t>4</w:t>
      </w: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输入层节点数为</w:t>
      </w:r>
      <w:r w:rsidRPr="005552CB">
        <w:rPr>
          <w:rFonts w:ascii="Consolas" w:hAnsi="Consolas" w:cs="宋体"/>
          <w:i/>
          <w:iCs/>
          <w:color w:val="A0A1A7"/>
          <w:kern w:val="0"/>
          <w:sz w:val="21"/>
          <w:szCs w:val="21"/>
        </w:rPr>
        <w:t xml:space="preserve"> 4</w:t>
      </w:r>
    </w:p>
    <w:p w14:paraId="69D20AD1"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hidden_size = </w:t>
      </w:r>
      <w:r w:rsidRPr="005552CB">
        <w:rPr>
          <w:rFonts w:ascii="Consolas" w:hAnsi="Consolas" w:cs="宋体"/>
          <w:color w:val="986801"/>
          <w:kern w:val="0"/>
          <w:sz w:val="21"/>
          <w:szCs w:val="21"/>
        </w:rPr>
        <w:t>4</w:t>
      </w: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隐藏层节点数为</w:t>
      </w:r>
      <w:r w:rsidRPr="005552CB">
        <w:rPr>
          <w:rFonts w:ascii="Consolas" w:hAnsi="Consolas" w:cs="宋体"/>
          <w:i/>
          <w:iCs/>
          <w:color w:val="A0A1A7"/>
          <w:kern w:val="0"/>
          <w:sz w:val="21"/>
          <w:szCs w:val="21"/>
        </w:rPr>
        <w:t xml:space="preserve"> 4</w:t>
      </w:r>
    </w:p>
    <w:p w14:paraId="39F5D56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output_size =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输出层节点数为</w:t>
      </w:r>
      <w:r w:rsidRPr="005552CB">
        <w:rPr>
          <w:rFonts w:ascii="Consolas" w:hAnsi="Consolas" w:cs="宋体"/>
          <w:i/>
          <w:iCs/>
          <w:color w:val="A0A1A7"/>
          <w:kern w:val="0"/>
          <w:sz w:val="21"/>
          <w:szCs w:val="21"/>
        </w:rPr>
        <w:t xml:space="preserve"> 1 (</w:t>
      </w:r>
      <w:r w:rsidRPr="005552CB">
        <w:rPr>
          <w:rFonts w:ascii="Consolas" w:hAnsi="Consolas" w:cs="宋体"/>
          <w:i/>
          <w:iCs/>
          <w:color w:val="A0A1A7"/>
          <w:kern w:val="0"/>
          <w:sz w:val="21"/>
          <w:szCs w:val="21"/>
        </w:rPr>
        <w:t>性别分类：</w:t>
      </w:r>
      <w:r w:rsidRPr="005552CB">
        <w:rPr>
          <w:rFonts w:ascii="Consolas" w:hAnsi="Consolas" w:cs="宋体"/>
          <w:i/>
          <w:iCs/>
          <w:color w:val="A0A1A7"/>
          <w:kern w:val="0"/>
          <w:sz w:val="21"/>
          <w:szCs w:val="21"/>
        </w:rPr>
        <w:t xml:space="preserve">0 </w:t>
      </w:r>
      <w:r w:rsidRPr="005552CB">
        <w:rPr>
          <w:rFonts w:ascii="Consolas" w:hAnsi="Consolas" w:cs="宋体"/>
          <w:i/>
          <w:iCs/>
          <w:color w:val="A0A1A7"/>
          <w:kern w:val="0"/>
          <w:sz w:val="21"/>
          <w:szCs w:val="21"/>
        </w:rPr>
        <w:t>或</w:t>
      </w:r>
      <w:r w:rsidRPr="005552CB">
        <w:rPr>
          <w:rFonts w:ascii="Consolas" w:hAnsi="Consolas" w:cs="宋体"/>
          <w:i/>
          <w:iCs/>
          <w:color w:val="A0A1A7"/>
          <w:kern w:val="0"/>
          <w:sz w:val="21"/>
          <w:szCs w:val="21"/>
        </w:rPr>
        <w:t xml:space="preserve"> 1)</w:t>
      </w:r>
    </w:p>
    <w:p w14:paraId="2708DCB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 xml:space="preserve"> learning_rate = </w:t>
      </w:r>
      <w:r w:rsidRPr="005552CB">
        <w:rPr>
          <w:rFonts w:ascii="Consolas" w:hAnsi="Consolas" w:cs="宋体"/>
          <w:color w:val="986801"/>
          <w:kern w:val="0"/>
          <w:sz w:val="21"/>
          <w:szCs w:val="21"/>
        </w:rPr>
        <w:t>0.01</w:t>
      </w:r>
      <w:r w:rsidRPr="005552CB">
        <w:rPr>
          <w:rFonts w:ascii="Consolas" w:hAnsi="Consolas" w:cs="宋体"/>
          <w:color w:val="383A42"/>
          <w:kern w:val="0"/>
          <w:sz w:val="21"/>
          <w:szCs w:val="21"/>
        </w:rPr>
        <w:t>;</w:t>
      </w: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学习率</w:t>
      </w:r>
    </w:p>
    <w:p w14:paraId="1A07009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int</w:t>
      </w:r>
      <w:r w:rsidRPr="005552CB">
        <w:rPr>
          <w:rFonts w:ascii="Consolas" w:hAnsi="Consolas" w:cs="宋体"/>
          <w:color w:val="383A42"/>
          <w:kern w:val="0"/>
          <w:sz w:val="21"/>
          <w:szCs w:val="21"/>
        </w:rPr>
        <w:t xml:space="preserve"> epochs = </w:t>
      </w:r>
      <w:r w:rsidRPr="005552CB">
        <w:rPr>
          <w:rFonts w:ascii="Consolas" w:hAnsi="Consolas" w:cs="宋体"/>
          <w:color w:val="986801"/>
          <w:kern w:val="0"/>
          <w:sz w:val="21"/>
          <w:szCs w:val="21"/>
        </w:rPr>
        <w:t>2000</w:t>
      </w:r>
      <w:r w:rsidRPr="005552CB">
        <w:rPr>
          <w:rFonts w:ascii="Consolas" w:hAnsi="Consolas" w:cs="宋体"/>
          <w:color w:val="383A42"/>
          <w:kern w:val="0"/>
          <w:sz w:val="21"/>
          <w:szCs w:val="21"/>
        </w:rPr>
        <w:t>;</w:t>
      </w: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训练轮次</w:t>
      </w:r>
    </w:p>
    <w:p w14:paraId="19AF551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660F75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//1.</w:t>
      </w:r>
      <w:r w:rsidRPr="005552CB">
        <w:rPr>
          <w:rFonts w:ascii="Consolas" w:hAnsi="Consolas" w:cs="宋体"/>
          <w:i/>
          <w:iCs/>
          <w:color w:val="A0A1A7"/>
          <w:kern w:val="0"/>
          <w:sz w:val="21"/>
          <w:szCs w:val="21"/>
        </w:rPr>
        <w:t>调用函数预处理文件</w:t>
      </w:r>
    </w:p>
    <w:p w14:paraId="00FE0BE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数据集预处理</w:t>
      </w:r>
      <w:r w:rsidRPr="005552CB">
        <w:rPr>
          <w:rFonts w:ascii="Consolas" w:hAnsi="Consolas" w:cs="宋体"/>
          <w:color w:val="50A14F"/>
          <w:kern w:val="0"/>
          <w:sz w:val="21"/>
          <w:szCs w:val="21"/>
        </w:rPr>
        <w:t>****************** "</w:t>
      </w:r>
      <w:r w:rsidRPr="005552CB">
        <w:rPr>
          <w:rFonts w:ascii="Consolas" w:hAnsi="Consolas" w:cs="宋体"/>
          <w:color w:val="383A42"/>
          <w:kern w:val="0"/>
          <w:sz w:val="21"/>
          <w:szCs w:val="21"/>
        </w:rPr>
        <w:t xml:space="preserve"> &lt;&lt; std::endl;</w:t>
      </w:r>
    </w:p>
    <w:p w14:paraId="2D1BF024"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w:t>
      </w:r>
      <w:r w:rsidRPr="005552CB">
        <w:rPr>
          <w:rFonts w:ascii="Consolas" w:hAnsi="Consolas" w:cs="宋体"/>
          <w:color w:val="C18401"/>
          <w:kern w:val="0"/>
          <w:sz w:val="21"/>
          <w:szCs w:val="21"/>
        </w:rPr>
        <w:t>processFile</w:t>
      </w:r>
      <w:r w:rsidRPr="005552CB">
        <w:rPr>
          <w:rFonts w:ascii="Consolas" w:hAnsi="Consolas" w:cs="宋体"/>
          <w:color w:val="383A42"/>
          <w:kern w:val="0"/>
          <w:sz w:val="21"/>
          <w:szCs w:val="21"/>
        </w:rPr>
        <w:t>(inputFilePath, outputFilePath, invalidFilePath)) {</w:t>
      </w:r>
    </w:p>
    <w:p w14:paraId="23D870A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lastRenderedPageBreak/>
        <w:t xml:space="preserve">            std::cerr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文件处理失败。</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std::endl;</w:t>
      </w:r>
    </w:p>
    <w:p w14:paraId="4166279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return</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w:t>
      </w:r>
    </w:p>
    <w:p w14:paraId="0708E206"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7AD3B10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else</w:t>
      </w:r>
      <w:r w:rsidRPr="005552CB">
        <w:rPr>
          <w:rFonts w:ascii="Consolas" w:hAnsi="Consolas" w:cs="宋体"/>
          <w:color w:val="383A42"/>
          <w:kern w:val="0"/>
          <w:sz w:val="21"/>
          <w:szCs w:val="21"/>
        </w:rPr>
        <w:t>{</w:t>
      </w:r>
    </w:p>
    <w:p w14:paraId="263B6A3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数据集预处理成功！</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std::endl;</w:t>
      </w:r>
    </w:p>
    <w:p w14:paraId="506729A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20B6E6A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3BB8AD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//2.</w:t>
      </w:r>
      <w:r w:rsidRPr="005552CB">
        <w:rPr>
          <w:rFonts w:ascii="Consolas" w:hAnsi="Consolas" w:cs="宋体"/>
          <w:i/>
          <w:iCs/>
          <w:color w:val="A0A1A7"/>
          <w:kern w:val="0"/>
          <w:sz w:val="21"/>
          <w:szCs w:val="21"/>
        </w:rPr>
        <w:t>划分数据集</w:t>
      </w:r>
    </w:p>
    <w:p w14:paraId="6CC9D20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将输入文件随机划分为训练集和测试集，比例为</w:t>
      </w:r>
      <w:r w:rsidRPr="005552CB">
        <w:rPr>
          <w:rFonts w:ascii="Consolas" w:hAnsi="Consolas" w:cs="宋体"/>
          <w:i/>
          <w:iCs/>
          <w:color w:val="A0A1A7"/>
          <w:kern w:val="0"/>
          <w:sz w:val="21"/>
          <w:szCs w:val="21"/>
        </w:rPr>
        <w:t>7:3</w:t>
      </w:r>
    </w:p>
    <w:p w14:paraId="158AA59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C18401"/>
          <w:kern w:val="0"/>
          <w:sz w:val="21"/>
          <w:szCs w:val="21"/>
        </w:rPr>
        <w:t>splitCSVFile</w:t>
      </w:r>
      <w:r w:rsidRPr="005552CB">
        <w:rPr>
          <w:rFonts w:ascii="Consolas" w:hAnsi="Consolas" w:cs="宋体"/>
          <w:color w:val="383A42"/>
          <w:kern w:val="0"/>
          <w:sz w:val="21"/>
          <w:szCs w:val="21"/>
        </w:rPr>
        <w:t>(outputFilePath, trainFilePath, testFilePath);</w:t>
      </w:r>
    </w:p>
    <w:p w14:paraId="030060D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按照</w:t>
      </w:r>
      <w:r w:rsidRPr="005552CB">
        <w:rPr>
          <w:rFonts w:ascii="Consolas" w:hAnsi="Consolas" w:cs="宋体"/>
          <w:color w:val="50A14F"/>
          <w:kern w:val="0"/>
          <w:sz w:val="21"/>
          <w:szCs w:val="21"/>
        </w:rPr>
        <w:t>7:3</w:t>
      </w:r>
      <w:r w:rsidRPr="005552CB">
        <w:rPr>
          <w:rFonts w:ascii="Consolas" w:hAnsi="Consolas" w:cs="宋体"/>
          <w:color w:val="50A14F"/>
          <w:kern w:val="0"/>
          <w:sz w:val="21"/>
          <w:szCs w:val="21"/>
        </w:rPr>
        <w:t>比例随机划分为训练集和测试集保存到文件中。</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std::endl;</w:t>
      </w:r>
    </w:p>
    <w:p w14:paraId="4090B62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AA9EFE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//2.</w:t>
      </w:r>
      <w:r w:rsidRPr="005552CB">
        <w:rPr>
          <w:rFonts w:ascii="Consolas" w:hAnsi="Consolas" w:cs="宋体"/>
          <w:i/>
          <w:iCs/>
          <w:color w:val="A0A1A7"/>
          <w:kern w:val="0"/>
          <w:sz w:val="21"/>
          <w:szCs w:val="21"/>
        </w:rPr>
        <w:t>加载数据集</w:t>
      </w:r>
    </w:p>
    <w:p w14:paraId="3464948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构建训练数据集，读取</w:t>
      </w:r>
      <w:r w:rsidRPr="005552CB">
        <w:rPr>
          <w:rFonts w:ascii="Consolas" w:hAnsi="Consolas" w:cs="宋体"/>
          <w:i/>
          <w:iCs/>
          <w:color w:val="A0A1A7"/>
          <w:kern w:val="0"/>
          <w:sz w:val="21"/>
          <w:szCs w:val="21"/>
        </w:rPr>
        <w:t xml:space="preserve"> train.csv </w:t>
      </w:r>
      <w:r w:rsidRPr="005552CB">
        <w:rPr>
          <w:rFonts w:ascii="Consolas" w:hAnsi="Consolas" w:cs="宋体"/>
          <w:i/>
          <w:iCs/>
          <w:color w:val="A0A1A7"/>
          <w:kern w:val="0"/>
          <w:sz w:val="21"/>
          <w:szCs w:val="21"/>
        </w:rPr>
        <w:t>文件</w:t>
      </w:r>
    </w:p>
    <w:p w14:paraId="11A300A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std::vector&lt;std::vector&lt;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&gt;&gt; X;</w:t>
      </w:r>
    </w:p>
    <w:p w14:paraId="355D831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std::vector&lt;std::vector&lt;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&gt;&gt; Y;</w:t>
      </w:r>
    </w:p>
    <w:p w14:paraId="5F7B544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w:t>
      </w:r>
      <w:r w:rsidRPr="005552CB">
        <w:rPr>
          <w:rFonts w:ascii="Consolas" w:hAnsi="Consolas" w:cs="宋体"/>
          <w:color w:val="C18401"/>
          <w:kern w:val="0"/>
          <w:sz w:val="21"/>
          <w:szCs w:val="21"/>
        </w:rPr>
        <w:t>loadData</w:t>
      </w:r>
      <w:r w:rsidRPr="005552CB">
        <w:rPr>
          <w:rFonts w:ascii="Consolas" w:hAnsi="Consolas" w:cs="宋体"/>
          <w:color w:val="383A42"/>
          <w:kern w:val="0"/>
          <w:sz w:val="21"/>
          <w:szCs w:val="21"/>
        </w:rPr>
        <w:t>(trainFilePath, X, Y)) {</w:t>
      </w:r>
    </w:p>
    <w:p w14:paraId="195C63B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return</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w:t>
      </w:r>
    </w:p>
    <w:p w14:paraId="0869062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401D7D8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//printData(X,Y);</w:t>
      </w:r>
    </w:p>
    <w:p w14:paraId="4666685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构造测试数据集，读取</w:t>
      </w:r>
      <w:r w:rsidRPr="005552CB">
        <w:rPr>
          <w:rFonts w:ascii="Consolas" w:hAnsi="Consolas" w:cs="宋体"/>
          <w:i/>
          <w:iCs/>
          <w:color w:val="A0A1A7"/>
          <w:kern w:val="0"/>
          <w:sz w:val="21"/>
          <w:szCs w:val="21"/>
        </w:rPr>
        <w:t xml:space="preserve"> test.csv </w:t>
      </w:r>
      <w:r w:rsidRPr="005552CB">
        <w:rPr>
          <w:rFonts w:ascii="Consolas" w:hAnsi="Consolas" w:cs="宋体"/>
          <w:i/>
          <w:iCs/>
          <w:color w:val="A0A1A7"/>
          <w:kern w:val="0"/>
          <w:sz w:val="21"/>
          <w:szCs w:val="21"/>
        </w:rPr>
        <w:t>文件</w:t>
      </w:r>
    </w:p>
    <w:p w14:paraId="61BD641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std::vector&lt;std::vector&lt;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&gt;&gt; X_test;</w:t>
      </w:r>
    </w:p>
    <w:p w14:paraId="39B68134"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std::vector&lt;std::vector&lt;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&gt;&gt; Y_test;</w:t>
      </w:r>
    </w:p>
    <w:p w14:paraId="29878B7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if</w:t>
      </w:r>
      <w:r w:rsidRPr="005552CB">
        <w:rPr>
          <w:rFonts w:ascii="Consolas" w:hAnsi="Consolas" w:cs="宋体"/>
          <w:color w:val="383A42"/>
          <w:kern w:val="0"/>
          <w:sz w:val="21"/>
          <w:szCs w:val="21"/>
        </w:rPr>
        <w:t xml:space="preserve"> (!</w:t>
      </w:r>
      <w:r w:rsidRPr="005552CB">
        <w:rPr>
          <w:rFonts w:ascii="Consolas" w:hAnsi="Consolas" w:cs="宋体"/>
          <w:color w:val="C18401"/>
          <w:kern w:val="0"/>
          <w:sz w:val="21"/>
          <w:szCs w:val="21"/>
        </w:rPr>
        <w:t>loadData</w:t>
      </w:r>
      <w:r w:rsidRPr="005552CB">
        <w:rPr>
          <w:rFonts w:ascii="Consolas" w:hAnsi="Consolas" w:cs="宋体"/>
          <w:color w:val="383A42"/>
          <w:kern w:val="0"/>
          <w:sz w:val="21"/>
          <w:szCs w:val="21"/>
        </w:rPr>
        <w:t>(testFilePath, X_test, Y_test)) {</w:t>
      </w:r>
    </w:p>
    <w:p w14:paraId="4FFE63C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return</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1</w:t>
      </w:r>
      <w:r w:rsidRPr="005552CB">
        <w:rPr>
          <w:rFonts w:ascii="Consolas" w:hAnsi="Consolas" w:cs="宋体"/>
          <w:color w:val="383A42"/>
          <w:kern w:val="0"/>
          <w:sz w:val="21"/>
          <w:szCs w:val="21"/>
        </w:rPr>
        <w:t>;</w:t>
      </w:r>
    </w:p>
    <w:p w14:paraId="6D473D7B"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610E969C"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数据集加载成功！</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std::endl;</w:t>
      </w:r>
    </w:p>
    <w:p w14:paraId="07B4D37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//printData(X_test,Y_test);</w:t>
      </w:r>
    </w:p>
    <w:p w14:paraId="3F221CB4"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AB40B5F"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//3.</w:t>
      </w:r>
      <w:r w:rsidRPr="005552CB">
        <w:rPr>
          <w:rFonts w:ascii="Consolas" w:hAnsi="Consolas" w:cs="宋体"/>
          <w:i/>
          <w:iCs/>
          <w:color w:val="A0A1A7"/>
          <w:kern w:val="0"/>
          <w:sz w:val="21"/>
          <w:szCs w:val="21"/>
        </w:rPr>
        <w:t>初始化</w:t>
      </w:r>
      <w:r w:rsidRPr="005552CB">
        <w:rPr>
          <w:rFonts w:ascii="Consolas" w:hAnsi="Consolas" w:cs="宋体"/>
          <w:i/>
          <w:iCs/>
          <w:color w:val="A0A1A7"/>
          <w:kern w:val="0"/>
          <w:sz w:val="21"/>
          <w:szCs w:val="21"/>
        </w:rPr>
        <w:t xml:space="preserve"> BP </w:t>
      </w:r>
      <w:r w:rsidRPr="005552CB">
        <w:rPr>
          <w:rFonts w:ascii="Consolas" w:hAnsi="Consolas" w:cs="宋体"/>
          <w:i/>
          <w:iCs/>
          <w:color w:val="A0A1A7"/>
          <w:kern w:val="0"/>
          <w:sz w:val="21"/>
          <w:szCs w:val="21"/>
        </w:rPr>
        <w:t>神经网络</w:t>
      </w:r>
    </w:p>
    <w:p w14:paraId="0824F72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BPNeuralNetwork </w:t>
      </w:r>
      <w:r w:rsidRPr="005552CB">
        <w:rPr>
          <w:rFonts w:ascii="Consolas" w:hAnsi="Consolas" w:cs="宋体"/>
          <w:color w:val="4078F2"/>
          <w:kern w:val="0"/>
          <w:sz w:val="21"/>
          <w:szCs w:val="21"/>
        </w:rPr>
        <w:t>bpnn</w:t>
      </w:r>
      <w:r w:rsidRPr="005552CB">
        <w:rPr>
          <w:rFonts w:ascii="Consolas" w:hAnsi="Consolas" w:cs="宋体"/>
          <w:color w:val="383A42"/>
          <w:kern w:val="0"/>
          <w:sz w:val="21"/>
          <w:szCs w:val="21"/>
        </w:rPr>
        <w:t>(input_size, hidden_size, output_size, learning_rate);</w:t>
      </w:r>
    </w:p>
    <w:p w14:paraId="0D2A837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"BP</w:t>
      </w:r>
      <w:r w:rsidRPr="005552CB">
        <w:rPr>
          <w:rFonts w:ascii="Consolas" w:hAnsi="Consolas" w:cs="宋体"/>
          <w:color w:val="50A14F"/>
          <w:kern w:val="0"/>
          <w:sz w:val="21"/>
          <w:szCs w:val="21"/>
        </w:rPr>
        <w:t>神经网络初始化完成</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std::endl;</w:t>
      </w:r>
    </w:p>
    <w:p w14:paraId="3303109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7A0B4A5"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//4.</w:t>
      </w:r>
      <w:r w:rsidRPr="005552CB">
        <w:rPr>
          <w:rFonts w:ascii="Consolas" w:hAnsi="Consolas" w:cs="宋体"/>
          <w:i/>
          <w:iCs/>
          <w:color w:val="A0A1A7"/>
          <w:kern w:val="0"/>
          <w:sz w:val="21"/>
          <w:szCs w:val="21"/>
        </w:rPr>
        <w:t>训练</w:t>
      </w:r>
      <w:r w:rsidRPr="005552CB">
        <w:rPr>
          <w:rFonts w:ascii="Consolas" w:hAnsi="Consolas" w:cs="宋体"/>
          <w:i/>
          <w:iCs/>
          <w:color w:val="A0A1A7"/>
          <w:kern w:val="0"/>
          <w:sz w:val="21"/>
          <w:szCs w:val="21"/>
        </w:rPr>
        <w:t xml:space="preserve"> BP </w:t>
      </w:r>
      <w:r w:rsidRPr="005552CB">
        <w:rPr>
          <w:rFonts w:ascii="Consolas" w:hAnsi="Consolas" w:cs="宋体"/>
          <w:i/>
          <w:iCs/>
          <w:color w:val="A0A1A7"/>
          <w:kern w:val="0"/>
          <w:sz w:val="21"/>
          <w:szCs w:val="21"/>
        </w:rPr>
        <w:t>神经网络，并记录损失值到文件中</w:t>
      </w:r>
      <w:r w:rsidRPr="005552CB">
        <w:rPr>
          <w:rFonts w:ascii="Consolas" w:hAnsi="Consolas" w:cs="宋体"/>
          <w:i/>
          <w:iCs/>
          <w:color w:val="A0A1A7"/>
          <w:kern w:val="0"/>
          <w:sz w:val="21"/>
          <w:szCs w:val="21"/>
        </w:rPr>
        <w:t>,</w:t>
      </w:r>
      <w:r w:rsidRPr="005552CB">
        <w:rPr>
          <w:rFonts w:ascii="Consolas" w:hAnsi="Consolas" w:cs="宋体"/>
          <w:i/>
          <w:iCs/>
          <w:color w:val="A0A1A7"/>
          <w:kern w:val="0"/>
          <w:sz w:val="21"/>
          <w:szCs w:val="21"/>
        </w:rPr>
        <w:t>保存模型参数</w:t>
      </w:r>
    </w:p>
    <w:p w14:paraId="0B3EE97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std::vector&lt;</w:t>
      </w:r>
      <w:r w:rsidRPr="005552CB">
        <w:rPr>
          <w:rFonts w:ascii="Consolas" w:hAnsi="Consolas" w:cs="宋体"/>
          <w:color w:val="986801"/>
          <w:kern w:val="0"/>
          <w:sz w:val="21"/>
          <w:szCs w:val="21"/>
        </w:rPr>
        <w:t>double</w:t>
      </w:r>
      <w:r w:rsidRPr="005552CB">
        <w:rPr>
          <w:rFonts w:ascii="Consolas" w:hAnsi="Consolas" w:cs="宋体"/>
          <w:color w:val="383A42"/>
          <w:kern w:val="0"/>
          <w:sz w:val="21"/>
          <w:szCs w:val="21"/>
        </w:rPr>
        <w:t>&gt; loss_values;</w:t>
      </w:r>
    </w:p>
    <w:p w14:paraId="078F7E0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开始训练</w:t>
      </w:r>
      <w:r w:rsidRPr="005552CB">
        <w:rPr>
          <w:rFonts w:ascii="Consolas" w:hAnsi="Consolas" w:cs="宋体"/>
          <w:color w:val="50A14F"/>
          <w:kern w:val="0"/>
          <w:sz w:val="21"/>
          <w:szCs w:val="21"/>
        </w:rPr>
        <w:t>bp</w:t>
      </w:r>
      <w:r w:rsidRPr="005552CB">
        <w:rPr>
          <w:rFonts w:ascii="Consolas" w:hAnsi="Consolas" w:cs="宋体"/>
          <w:color w:val="50A14F"/>
          <w:kern w:val="0"/>
          <w:sz w:val="21"/>
          <w:szCs w:val="21"/>
        </w:rPr>
        <w:t>神经网络</w:t>
      </w:r>
      <w:r w:rsidRPr="005552CB">
        <w:rPr>
          <w:rFonts w:ascii="Consolas" w:hAnsi="Consolas" w:cs="宋体"/>
          <w:color w:val="50A14F"/>
          <w:kern w:val="0"/>
          <w:sz w:val="21"/>
          <w:szCs w:val="21"/>
        </w:rPr>
        <w:t>****************** "</w:t>
      </w:r>
      <w:r w:rsidRPr="005552CB">
        <w:rPr>
          <w:rFonts w:ascii="Consolas" w:hAnsi="Consolas" w:cs="宋体"/>
          <w:color w:val="383A42"/>
          <w:kern w:val="0"/>
          <w:sz w:val="21"/>
          <w:szCs w:val="21"/>
        </w:rPr>
        <w:t xml:space="preserve"> &lt;&lt; std::endl;</w:t>
      </w:r>
    </w:p>
    <w:p w14:paraId="26E2BFC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C18401"/>
          <w:kern w:val="0"/>
          <w:sz w:val="21"/>
          <w:szCs w:val="21"/>
        </w:rPr>
        <w:t>trainBPNeuralNetwork</w:t>
      </w:r>
      <w:r w:rsidRPr="005552CB">
        <w:rPr>
          <w:rFonts w:ascii="Consolas" w:hAnsi="Consolas" w:cs="宋体"/>
          <w:color w:val="383A42"/>
          <w:kern w:val="0"/>
          <w:sz w:val="21"/>
          <w:szCs w:val="21"/>
        </w:rPr>
        <w:t>(bpnn, X, Y, epochs, lossFilePath, loss_values,ROCFilePath,AUCFilePath);</w:t>
      </w:r>
    </w:p>
    <w:p w14:paraId="63E47BC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 </w:t>
      </w:r>
      <w:r w:rsidRPr="005552CB">
        <w:rPr>
          <w:rFonts w:ascii="Consolas" w:hAnsi="Consolas" w:cs="宋体"/>
          <w:i/>
          <w:iCs/>
          <w:color w:val="A0A1A7"/>
          <w:kern w:val="0"/>
          <w:sz w:val="21"/>
          <w:szCs w:val="21"/>
        </w:rPr>
        <w:t>保存模型参数</w:t>
      </w:r>
    </w:p>
    <w:p w14:paraId="4F6D618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bpnn.</w:t>
      </w:r>
      <w:r w:rsidRPr="005552CB">
        <w:rPr>
          <w:rFonts w:ascii="Consolas" w:hAnsi="Consolas" w:cs="宋体"/>
          <w:color w:val="C18401"/>
          <w:kern w:val="0"/>
          <w:sz w:val="21"/>
          <w:szCs w:val="21"/>
        </w:rPr>
        <w:t>saveModel</w:t>
      </w:r>
      <w:r w:rsidRPr="005552CB">
        <w:rPr>
          <w:rFonts w:ascii="Consolas" w:hAnsi="Consolas" w:cs="宋体"/>
          <w:color w:val="383A42"/>
          <w:kern w:val="0"/>
          <w:sz w:val="21"/>
          <w:szCs w:val="21"/>
        </w:rPr>
        <w:t>(modelFilePath);</w:t>
      </w:r>
    </w:p>
    <w:p w14:paraId="32424E08"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4B85D4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//5.</w:t>
      </w:r>
      <w:r w:rsidRPr="005552CB">
        <w:rPr>
          <w:rFonts w:ascii="Consolas" w:hAnsi="Consolas" w:cs="宋体"/>
          <w:i/>
          <w:iCs/>
          <w:color w:val="A0A1A7"/>
          <w:kern w:val="0"/>
          <w:sz w:val="21"/>
          <w:szCs w:val="21"/>
        </w:rPr>
        <w:t>根据测试集计算模型准确率</w:t>
      </w:r>
    </w:p>
    <w:p w14:paraId="1FDF348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std::cout &lt;&lt; </w:t>
      </w:r>
      <w:r w:rsidRPr="005552CB">
        <w:rPr>
          <w:rFonts w:ascii="Consolas" w:hAnsi="Consolas" w:cs="宋体"/>
          <w:color w:val="50A14F"/>
          <w:kern w:val="0"/>
          <w:sz w:val="21"/>
          <w:szCs w:val="21"/>
        </w:rPr>
        <w:t>"*****************</w:t>
      </w:r>
      <w:r w:rsidRPr="005552CB">
        <w:rPr>
          <w:rFonts w:ascii="Consolas" w:hAnsi="Consolas" w:cs="宋体"/>
          <w:color w:val="50A14F"/>
          <w:kern w:val="0"/>
          <w:sz w:val="21"/>
          <w:szCs w:val="21"/>
        </w:rPr>
        <w:t>模型性能交叉验证评估</w:t>
      </w:r>
      <w:r w:rsidRPr="005552CB">
        <w:rPr>
          <w:rFonts w:ascii="Consolas" w:hAnsi="Consolas" w:cs="宋体"/>
          <w:color w:val="50A14F"/>
          <w:kern w:val="0"/>
          <w:sz w:val="21"/>
          <w:szCs w:val="21"/>
        </w:rPr>
        <w:t>******************"</w:t>
      </w:r>
      <w:r w:rsidRPr="005552CB">
        <w:rPr>
          <w:rFonts w:ascii="Consolas" w:hAnsi="Consolas" w:cs="宋体"/>
          <w:color w:val="383A42"/>
          <w:kern w:val="0"/>
          <w:sz w:val="21"/>
          <w:szCs w:val="21"/>
        </w:rPr>
        <w:t xml:space="preserve"> &lt;&lt; std::endl;</w:t>
      </w:r>
    </w:p>
    <w:p w14:paraId="50EDE5D2"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C18401"/>
          <w:kern w:val="0"/>
          <w:sz w:val="21"/>
          <w:szCs w:val="21"/>
        </w:rPr>
        <w:t>evaluateBPNeuralNetwork</w:t>
      </w:r>
      <w:r w:rsidRPr="005552CB">
        <w:rPr>
          <w:rFonts w:ascii="Consolas" w:hAnsi="Consolas" w:cs="宋体"/>
          <w:color w:val="383A42"/>
          <w:kern w:val="0"/>
          <w:sz w:val="21"/>
          <w:szCs w:val="21"/>
        </w:rPr>
        <w:t>(bpnn, X_test, Y_test,misclassifiedFilePath);</w:t>
      </w:r>
    </w:p>
    <w:p w14:paraId="51968287"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61A5BB3"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i/>
          <w:iCs/>
          <w:color w:val="A0A1A7"/>
          <w:kern w:val="0"/>
          <w:sz w:val="21"/>
          <w:szCs w:val="21"/>
        </w:rPr>
        <w:t xml:space="preserve">//6 </w:t>
      </w:r>
      <w:r w:rsidRPr="005552CB">
        <w:rPr>
          <w:rFonts w:ascii="Consolas" w:hAnsi="Consolas" w:cs="宋体"/>
          <w:i/>
          <w:iCs/>
          <w:color w:val="A0A1A7"/>
          <w:kern w:val="0"/>
          <w:sz w:val="21"/>
          <w:szCs w:val="21"/>
        </w:rPr>
        <w:t>使用交叉验证评估模型</w:t>
      </w:r>
    </w:p>
    <w:p w14:paraId="0C3C8FAA"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C18401"/>
          <w:kern w:val="0"/>
          <w:sz w:val="21"/>
          <w:szCs w:val="21"/>
        </w:rPr>
        <w:t>crossValidation</w:t>
      </w:r>
      <w:r w:rsidRPr="005552CB">
        <w:rPr>
          <w:rFonts w:ascii="Consolas" w:hAnsi="Consolas" w:cs="宋体"/>
          <w:color w:val="383A42"/>
          <w:kern w:val="0"/>
          <w:sz w:val="21"/>
          <w:szCs w:val="21"/>
        </w:rPr>
        <w:t>(X_test, Y_test, bpnn,matFilePath);</w:t>
      </w:r>
    </w:p>
    <w:p w14:paraId="0A6011A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lastRenderedPageBreak/>
        <w:t xml:space="preserve">        std::cout &lt;&lt; </w:t>
      </w:r>
      <w:r w:rsidRPr="005552CB">
        <w:rPr>
          <w:rFonts w:ascii="Consolas" w:hAnsi="Consolas" w:cs="宋体"/>
          <w:color w:val="50A14F"/>
          <w:kern w:val="0"/>
          <w:sz w:val="21"/>
          <w:szCs w:val="21"/>
        </w:rPr>
        <w:t xml:space="preserve">"================== </w:t>
      </w:r>
      <w:r w:rsidRPr="005552CB">
        <w:rPr>
          <w:rFonts w:ascii="Consolas" w:hAnsi="Consolas" w:cs="宋体"/>
          <w:color w:val="50A14F"/>
          <w:kern w:val="0"/>
          <w:sz w:val="21"/>
          <w:szCs w:val="21"/>
        </w:rPr>
        <w:t>第</w:t>
      </w:r>
      <w:r w:rsidRPr="005552CB">
        <w:rPr>
          <w:rFonts w:ascii="Consolas" w:hAnsi="Consolas" w:cs="宋体"/>
          <w:color w:val="50A14F"/>
          <w:kern w:val="0"/>
          <w:sz w:val="21"/>
          <w:szCs w:val="21"/>
        </w:rPr>
        <w:t xml:space="preserve"> "</w:t>
      </w:r>
      <w:r w:rsidRPr="005552CB">
        <w:rPr>
          <w:rFonts w:ascii="Consolas" w:hAnsi="Consolas" w:cs="宋体"/>
          <w:color w:val="383A42"/>
          <w:kern w:val="0"/>
          <w:sz w:val="21"/>
          <w:szCs w:val="21"/>
        </w:rPr>
        <w:t xml:space="preserve"> &lt;&lt; iteration &lt;&lt; </w:t>
      </w:r>
      <w:r w:rsidRPr="005552CB">
        <w:rPr>
          <w:rFonts w:ascii="Consolas" w:hAnsi="Consolas" w:cs="宋体"/>
          <w:color w:val="50A14F"/>
          <w:kern w:val="0"/>
          <w:sz w:val="21"/>
          <w:szCs w:val="21"/>
        </w:rPr>
        <w:t xml:space="preserve">" </w:t>
      </w:r>
      <w:r w:rsidRPr="005552CB">
        <w:rPr>
          <w:rFonts w:ascii="Consolas" w:hAnsi="Consolas" w:cs="宋体"/>
          <w:color w:val="50A14F"/>
          <w:kern w:val="0"/>
          <w:sz w:val="21"/>
          <w:szCs w:val="21"/>
        </w:rPr>
        <w:t>次循环结束</w:t>
      </w:r>
      <w:r w:rsidRPr="005552CB">
        <w:rPr>
          <w:rFonts w:ascii="Consolas" w:hAnsi="Consolas" w:cs="宋体"/>
          <w:color w:val="50A14F"/>
          <w:kern w:val="0"/>
          <w:sz w:val="21"/>
          <w:szCs w:val="21"/>
        </w:rPr>
        <w:t xml:space="preserve"> =================="</w:t>
      </w:r>
      <w:r w:rsidRPr="005552CB">
        <w:rPr>
          <w:rFonts w:ascii="Consolas" w:hAnsi="Consolas" w:cs="宋体"/>
          <w:color w:val="383A42"/>
          <w:kern w:val="0"/>
          <w:sz w:val="21"/>
          <w:szCs w:val="21"/>
        </w:rPr>
        <w:t xml:space="preserve"> &lt;&lt; std::endl &lt;&lt; std::endl;</w:t>
      </w:r>
    </w:p>
    <w:p w14:paraId="2290E8B0"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p>
    <w:p w14:paraId="2C3B7F4E"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18FA53D"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 xml:space="preserve">    </w:t>
      </w:r>
      <w:r w:rsidRPr="005552CB">
        <w:rPr>
          <w:rFonts w:ascii="Consolas" w:hAnsi="Consolas" w:cs="宋体"/>
          <w:color w:val="A626A4"/>
          <w:kern w:val="0"/>
          <w:sz w:val="21"/>
          <w:szCs w:val="21"/>
        </w:rPr>
        <w:t>return</w:t>
      </w:r>
      <w:r w:rsidRPr="005552CB">
        <w:rPr>
          <w:rFonts w:ascii="Consolas" w:hAnsi="Consolas" w:cs="宋体"/>
          <w:color w:val="383A42"/>
          <w:kern w:val="0"/>
          <w:sz w:val="21"/>
          <w:szCs w:val="21"/>
        </w:rPr>
        <w:t xml:space="preserve"> </w:t>
      </w:r>
      <w:r w:rsidRPr="005552CB">
        <w:rPr>
          <w:rFonts w:ascii="Consolas" w:hAnsi="Consolas" w:cs="宋体"/>
          <w:color w:val="986801"/>
          <w:kern w:val="0"/>
          <w:sz w:val="21"/>
          <w:szCs w:val="21"/>
        </w:rPr>
        <w:t>0</w:t>
      </w:r>
      <w:r w:rsidRPr="005552CB">
        <w:rPr>
          <w:rFonts w:ascii="Consolas" w:hAnsi="Consolas" w:cs="宋体"/>
          <w:color w:val="383A42"/>
          <w:kern w:val="0"/>
          <w:sz w:val="21"/>
          <w:szCs w:val="21"/>
        </w:rPr>
        <w:t>;</w:t>
      </w:r>
    </w:p>
    <w:p w14:paraId="7EC2B6B9" w14:textId="77777777" w:rsidR="005552CB" w:rsidRPr="005552CB" w:rsidRDefault="005552CB" w:rsidP="00555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5552CB">
        <w:rPr>
          <w:rFonts w:ascii="Consolas" w:hAnsi="Consolas" w:cs="宋体"/>
          <w:color w:val="383A42"/>
          <w:kern w:val="0"/>
          <w:sz w:val="21"/>
          <w:szCs w:val="21"/>
        </w:rPr>
        <w:t>}</w:t>
      </w:r>
    </w:p>
    <w:p w14:paraId="36C763F5" w14:textId="3325B31E" w:rsidR="00E6400A" w:rsidRDefault="00EE555E" w:rsidP="00EE555E">
      <w:pPr>
        <w:pStyle w:val="3"/>
        <w:numPr>
          <w:ilvl w:val="0"/>
          <w:numId w:val="0"/>
        </w:numPr>
      </w:pPr>
      <w:bookmarkStart w:id="42" w:name="_Toc180788505"/>
      <w:r>
        <w:rPr>
          <w:rFonts w:hint="eastAsia"/>
        </w:rPr>
        <w:t>③</w:t>
      </w:r>
      <w:r w:rsidR="00E6400A">
        <w:rPr>
          <w:rFonts w:hint="eastAsia"/>
        </w:rPr>
        <w:t>bp.cpp</w:t>
      </w:r>
      <w:bookmarkEnd w:id="42"/>
    </w:p>
    <w:p w14:paraId="2DA33E8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420"/>
        <w:jc w:val="left"/>
        <w:rPr>
          <w:rFonts w:ascii="Consolas" w:hAnsi="Consolas" w:cs="宋体"/>
          <w:color w:val="383A42"/>
          <w:kern w:val="0"/>
          <w:sz w:val="21"/>
          <w:szCs w:val="21"/>
        </w:rPr>
      </w:pPr>
      <w:r w:rsidRPr="00E6400A">
        <w:rPr>
          <w:rFonts w:ascii="Consolas" w:hAnsi="Consolas" w:cs="宋体"/>
          <w:i/>
          <w:iCs/>
          <w:color w:val="A0A1A7"/>
          <w:kern w:val="0"/>
          <w:sz w:val="21"/>
          <w:szCs w:val="21"/>
        </w:rPr>
        <w:t>// bp.cpp</w:t>
      </w:r>
    </w:p>
    <w:p w14:paraId="6AA27AF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4078F2"/>
          <w:kern w:val="0"/>
          <w:sz w:val="21"/>
          <w:szCs w:val="21"/>
        </w:rPr>
        <w:t>#</w:t>
      </w:r>
      <w:r w:rsidRPr="00E6400A">
        <w:rPr>
          <w:rFonts w:ascii="Consolas" w:hAnsi="Consolas" w:cs="宋体"/>
          <w:color w:val="A626A4"/>
          <w:kern w:val="0"/>
          <w:sz w:val="21"/>
          <w:szCs w:val="21"/>
        </w:rPr>
        <w:t>include</w:t>
      </w:r>
      <w:r w:rsidRPr="00E6400A">
        <w:rPr>
          <w:rFonts w:ascii="Consolas" w:hAnsi="Consolas" w:cs="宋体"/>
          <w:color w:val="4078F2"/>
          <w:kern w:val="0"/>
          <w:sz w:val="21"/>
          <w:szCs w:val="21"/>
        </w:rPr>
        <w:t xml:space="preserve"> </w:t>
      </w:r>
      <w:r w:rsidRPr="00E6400A">
        <w:rPr>
          <w:rFonts w:ascii="Consolas" w:hAnsi="Consolas" w:cs="宋体"/>
          <w:color w:val="50A14F"/>
          <w:kern w:val="0"/>
          <w:sz w:val="21"/>
          <w:szCs w:val="21"/>
        </w:rPr>
        <w:t>"bp.h"</w:t>
      </w:r>
    </w:p>
    <w:p w14:paraId="765418D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4078F2"/>
          <w:kern w:val="0"/>
          <w:sz w:val="21"/>
          <w:szCs w:val="21"/>
        </w:rPr>
        <w:t>#</w:t>
      </w:r>
      <w:r w:rsidRPr="00E6400A">
        <w:rPr>
          <w:rFonts w:ascii="Consolas" w:hAnsi="Consolas" w:cs="宋体"/>
          <w:color w:val="A626A4"/>
          <w:kern w:val="0"/>
          <w:sz w:val="21"/>
          <w:szCs w:val="21"/>
        </w:rPr>
        <w:t>include</w:t>
      </w:r>
      <w:r w:rsidRPr="00E6400A">
        <w:rPr>
          <w:rFonts w:ascii="Consolas" w:hAnsi="Consolas" w:cs="宋体"/>
          <w:color w:val="4078F2"/>
          <w:kern w:val="0"/>
          <w:sz w:val="21"/>
          <w:szCs w:val="21"/>
        </w:rPr>
        <w:t xml:space="preserve"> </w:t>
      </w:r>
      <w:r w:rsidRPr="00E6400A">
        <w:rPr>
          <w:rFonts w:ascii="Consolas" w:hAnsi="Consolas" w:cs="宋体"/>
          <w:color w:val="50A14F"/>
          <w:kern w:val="0"/>
          <w:sz w:val="21"/>
          <w:szCs w:val="21"/>
        </w:rPr>
        <w:t>&lt;cmath&gt;</w:t>
      </w:r>
    </w:p>
    <w:p w14:paraId="134ACCE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4078F2"/>
          <w:kern w:val="0"/>
          <w:sz w:val="21"/>
          <w:szCs w:val="21"/>
        </w:rPr>
        <w:t>#</w:t>
      </w:r>
      <w:r w:rsidRPr="00E6400A">
        <w:rPr>
          <w:rFonts w:ascii="Consolas" w:hAnsi="Consolas" w:cs="宋体"/>
          <w:color w:val="A626A4"/>
          <w:kern w:val="0"/>
          <w:sz w:val="21"/>
          <w:szCs w:val="21"/>
        </w:rPr>
        <w:t>include</w:t>
      </w:r>
      <w:r w:rsidRPr="00E6400A">
        <w:rPr>
          <w:rFonts w:ascii="Consolas" w:hAnsi="Consolas" w:cs="宋体"/>
          <w:color w:val="4078F2"/>
          <w:kern w:val="0"/>
          <w:sz w:val="21"/>
          <w:szCs w:val="21"/>
        </w:rPr>
        <w:t xml:space="preserve"> </w:t>
      </w:r>
      <w:r w:rsidRPr="00E6400A">
        <w:rPr>
          <w:rFonts w:ascii="Consolas" w:hAnsi="Consolas" w:cs="宋体"/>
          <w:color w:val="50A14F"/>
          <w:kern w:val="0"/>
          <w:sz w:val="21"/>
          <w:szCs w:val="21"/>
        </w:rPr>
        <w:t>&lt;random&gt;</w:t>
      </w:r>
    </w:p>
    <w:p w14:paraId="37A35BB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4078F2"/>
          <w:kern w:val="0"/>
          <w:sz w:val="21"/>
          <w:szCs w:val="21"/>
        </w:rPr>
        <w:t>#</w:t>
      </w:r>
      <w:r w:rsidRPr="00E6400A">
        <w:rPr>
          <w:rFonts w:ascii="Consolas" w:hAnsi="Consolas" w:cs="宋体"/>
          <w:color w:val="A626A4"/>
          <w:kern w:val="0"/>
          <w:sz w:val="21"/>
          <w:szCs w:val="21"/>
        </w:rPr>
        <w:t>include</w:t>
      </w:r>
      <w:r w:rsidRPr="00E6400A">
        <w:rPr>
          <w:rFonts w:ascii="Consolas" w:hAnsi="Consolas" w:cs="宋体"/>
          <w:color w:val="4078F2"/>
          <w:kern w:val="0"/>
          <w:sz w:val="21"/>
          <w:szCs w:val="21"/>
        </w:rPr>
        <w:t xml:space="preserve"> </w:t>
      </w:r>
      <w:r w:rsidRPr="00E6400A">
        <w:rPr>
          <w:rFonts w:ascii="Consolas" w:hAnsi="Consolas" w:cs="宋体"/>
          <w:color w:val="50A14F"/>
          <w:kern w:val="0"/>
          <w:sz w:val="21"/>
          <w:szCs w:val="21"/>
        </w:rPr>
        <w:t>&lt;iostream&gt;</w:t>
      </w:r>
    </w:p>
    <w:p w14:paraId="11022BE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4078F2"/>
          <w:kern w:val="0"/>
          <w:sz w:val="21"/>
          <w:szCs w:val="21"/>
        </w:rPr>
        <w:t>#</w:t>
      </w:r>
      <w:r w:rsidRPr="00E6400A">
        <w:rPr>
          <w:rFonts w:ascii="Consolas" w:hAnsi="Consolas" w:cs="宋体"/>
          <w:color w:val="A626A4"/>
          <w:kern w:val="0"/>
          <w:sz w:val="21"/>
          <w:szCs w:val="21"/>
        </w:rPr>
        <w:t>include</w:t>
      </w:r>
      <w:r w:rsidRPr="00E6400A">
        <w:rPr>
          <w:rFonts w:ascii="Consolas" w:hAnsi="Consolas" w:cs="宋体"/>
          <w:color w:val="4078F2"/>
          <w:kern w:val="0"/>
          <w:sz w:val="21"/>
          <w:szCs w:val="21"/>
        </w:rPr>
        <w:t xml:space="preserve"> </w:t>
      </w:r>
      <w:r w:rsidRPr="00E6400A">
        <w:rPr>
          <w:rFonts w:ascii="Consolas" w:hAnsi="Consolas" w:cs="宋体"/>
          <w:color w:val="50A14F"/>
          <w:kern w:val="0"/>
          <w:sz w:val="21"/>
          <w:szCs w:val="21"/>
        </w:rPr>
        <w:t>&lt;fstream&gt;</w:t>
      </w:r>
    </w:p>
    <w:p w14:paraId="1B5A63F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5BA56B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i/>
          <w:iCs/>
          <w:color w:val="A0A1A7"/>
          <w:kern w:val="0"/>
          <w:sz w:val="21"/>
          <w:szCs w:val="21"/>
        </w:rPr>
        <w:t xml:space="preserve">// BP </w:t>
      </w:r>
      <w:r w:rsidRPr="00E6400A">
        <w:rPr>
          <w:rFonts w:ascii="Consolas" w:hAnsi="Consolas" w:cs="宋体"/>
          <w:i/>
          <w:iCs/>
          <w:color w:val="A0A1A7"/>
          <w:kern w:val="0"/>
          <w:sz w:val="21"/>
          <w:szCs w:val="21"/>
        </w:rPr>
        <w:t>神经网络构造函数，初始化权重和偏置</w:t>
      </w:r>
    </w:p>
    <w:p w14:paraId="089DB61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BPNeuralNetwork::</w:t>
      </w:r>
      <w:r w:rsidRPr="00E6400A">
        <w:rPr>
          <w:rFonts w:ascii="Consolas" w:hAnsi="Consolas" w:cs="宋体"/>
          <w:color w:val="C18401"/>
          <w:kern w:val="0"/>
          <w:sz w:val="21"/>
          <w:szCs w:val="21"/>
        </w:rPr>
        <w:t>BPNeuralNetwork</w:t>
      </w:r>
      <w:r w:rsidRPr="00E6400A">
        <w:rPr>
          <w:rFonts w:ascii="Consolas" w:hAnsi="Consolas" w:cs="宋体"/>
          <w:color w:val="383A42"/>
          <w:kern w:val="0"/>
          <w:sz w:val="21"/>
          <w:szCs w:val="21"/>
        </w:rPr>
        <w:t>(</w:t>
      </w:r>
      <w:r w:rsidRPr="00E6400A">
        <w:rPr>
          <w:rFonts w:ascii="Consolas" w:hAnsi="Consolas" w:cs="宋体"/>
          <w:color w:val="986801"/>
          <w:kern w:val="0"/>
          <w:sz w:val="21"/>
          <w:szCs w:val="21"/>
        </w:rPr>
        <w:t>int</w:t>
      </w:r>
      <w:r w:rsidRPr="00E6400A">
        <w:rPr>
          <w:rFonts w:ascii="Consolas" w:hAnsi="Consolas" w:cs="宋体"/>
          <w:color w:val="383A42"/>
          <w:kern w:val="0"/>
          <w:sz w:val="21"/>
          <w:szCs w:val="21"/>
        </w:rPr>
        <w:t xml:space="preserve"> input_size, </w:t>
      </w:r>
      <w:r w:rsidRPr="00E6400A">
        <w:rPr>
          <w:rFonts w:ascii="Consolas" w:hAnsi="Consolas" w:cs="宋体"/>
          <w:color w:val="986801"/>
          <w:kern w:val="0"/>
          <w:sz w:val="21"/>
          <w:szCs w:val="21"/>
        </w:rPr>
        <w:t>int</w:t>
      </w:r>
      <w:r w:rsidRPr="00E6400A">
        <w:rPr>
          <w:rFonts w:ascii="Consolas" w:hAnsi="Consolas" w:cs="宋体"/>
          <w:color w:val="383A42"/>
          <w:kern w:val="0"/>
          <w:sz w:val="21"/>
          <w:szCs w:val="21"/>
        </w:rPr>
        <w:t xml:space="preserve"> hidden_size, </w:t>
      </w:r>
      <w:r w:rsidRPr="00E6400A">
        <w:rPr>
          <w:rFonts w:ascii="Consolas" w:hAnsi="Consolas" w:cs="宋体"/>
          <w:color w:val="986801"/>
          <w:kern w:val="0"/>
          <w:sz w:val="21"/>
          <w:szCs w:val="21"/>
        </w:rPr>
        <w:t>int</w:t>
      </w:r>
      <w:r w:rsidRPr="00E6400A">
        <w:rPr>
          <w:rFonts w:ascii="Consolas" w:hAnsi="Consolas" w:cs="宋体"/>
          <w:color w:val="383A42"/>
          <w:kern w:val="0"/>
          <w:sz w:val="21"/>
          <w:szCs w:val="21"/>
        </w:rPr>
        <w:t xml:space="preserve"> output_size, </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learning_rate)</w:t>
      </w:r>
    </w:p>
    <w:p w14:paraId="255EB9A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 </w:t>
      </w:r>
      <w:r w:rsidRPr="00E6400A">
        <w:rPr>
          <w:rFonts w:ascii="Consolas" w:hAnsi="Consolas" w:cs="宋体"/>
          <w:color w:val="C18401"/>
          <w:kern w:val="0"/>
          <w:sz w:val="21"/>
          <w:szCs w:val="21"/>
        </w:rPr>
        <w:t>learning_rate</w:t>
      </w:r>
      <w:r w:rsidRPr="00E6400A">
        <w:rPr>
          <w:rFonts w:ascii="Consolas" w:hAnsi="Consolas" w:cs="宋体"/>
          <w:color w:val="383A42"/>
          <w:kern w:val="0"/>
          <w:sz w:val="21"/>
          <w:szCs w:val="21"/>
        </w:rPr>
        <w:t>(learning_rate) {</w:t>
      </w:r>
    </w:p>
    <w:p w14:paraId="3E05828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使用随机数生成器初始化权重和偏置，范围为</w:t>
      </w:r>
      <w:r w:rsidRPr="00E6400A">
        <w:rPr>
          <w:rFonts w:ascii="Consolas" w:hAnsi="Consolas" w:cs="宋体"/>
          <w:i/>
          <w:iCs/>
          <w:color w:val="A0A1A7"/>
          <w:kern w:val="0"/>
          <w:sz w:val="21"/>
          <w:szCs w:val="21"/>
        </w:rPr>
        <w:t xml:space="preserve"> -1 </w:t>
      </w:r>
      <w:r w:rsidRPr="00E6400A">
        <w:rPr>
          <w:rFonts w:ascii="Consolas" w:hAnsi="Consolas" w:cs="宋体"/>
          <w:i/>
          <w:iCs/>
          <w:color w:val="A0A1A7"/>
          <w:kern w:val="0"/>
          <w:sz w:val="21"/>
          <w:szCs w:val="21"/>
        </w:rPr>
        <w:t>到</w:t>
      </w:r>
      <w:r w:rsidRPr="00E6400A">
        <w:rPr>
          <w:rFonts w:ascii="Consolas" w:hAnsi="Consolas" w:cs="宋体"/>
          <w:i/>
          <w:iCs/>
          <w:color w:val="A0A1A7"/>
          <w:kern w:val="0"/>
          <w:sz w:val="21"/>
          <w:szCs w:val="21"/>
        </w:rPr>
        <w:t xml:space="preserve"> 1</w:t>
      </w:r>
    </w:p>
    <w:p w14:paraId="746D51B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std::default_random_engine generator;</w:t>
      </w:r>
    </w:p>
    <w:p w14:paraId="20E540D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std::uniform_real_distribution&lt;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&gt; </w:t>
      </w:r>
      <w:r w:rsidRPr="00E6400A">
        <w:rPr>
          <w:rFonts w:ascii="Consolas" w:hAnsi="Consolas" w:cs="宋体"/>
          <w:color w:val="4078F2"/>
          <w:kern w:val="0"/>
          <w:sz w:val="21"/>
          <w:szCs w:val="21"/>
        </w:rPr>
        <w:t>distribution</w:t>
      </w:r>
      <w:r w:rsidRPr="00E6400A">
        <w:rPr>
          <w:rFonts w:ascii="Consolas" w:hAnsi="Consolas" w:cs="宋体"/>
          <w:color w:val="383A42"/>
          <w:kern w:val="0"/>
          <w:sz w:val="21"/>
          <w:szCs w:val="21"/>
        </w:rPr>
        <w:t>(</w:t>
      </w:r>
      <w:r w:rsidRPr="00E6400A">
        <w:rPr>
          <w:rFonts w:ascii="Consolas" w:hAnsi="Consolas" w:cs="宋体"/>
          <w:color w:val="986801"/>
          <w:kern w:val="0"/>
          <w:sz w:val="21"/>
          <w:szCs w:val="21"/>
        </w:rPr>
        <w:t>-1.0</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1.0</w:t>
      </w:r>
      <w:r w:rsidRPr="00E6400A">
        <w:rPr>
          <w:rFonts w:ascii="Consolas" w:hAnsi="Consolas" w:cs="宋体"/>
          <w:color w:val="383A42"/>
          <w:kern w:val="0"/>
          <w:sz w:val="21"/>
          <w:szCs w:val="21"/>
        </w:rPr>
        <w:t>);</w:t>
      </w:r>
    </w:p>
    <w:p w14:paraId="15F60E2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B8A3DB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weights_input_hidden.</w:t>
      </w:r>
      <w:r w:rsidRPr="00E6400A">
        <w:rPr>
          <w:rFonts w:ascii="Consolas" w:hAnsi="Consolas" w:cs="宋体"/>
          <w:color w:val="C18401"/>
          <w:kern w:val="0"/>
          <w:sz w:val="21"/>
          <w:szCs w:val="21"/>
        </w:rPr>
        <w:t>resize</w:t>
      </w:r>
      <w:r w:rsidRPr="00E6400A">
        <w:rPr>
          <w:rFonts w:ascii="Consolas" w:hAnsi="Consolas" w:cs="宋体"/>
          <w:color w:val="383A42"/>
          <w:kern w:val="0"/>
          <w:sz w:val="21"/>
          <w:szCs w:val="21"/>
        </w:rPr>
        <w:t>(input_size, std::</w:t>
      </w:r>
      <w:r w:rsidRPr="00E6400A">
        <w:rPr>
          <w:rFonts w:ascii="Consolas" w:hAnsi="Consolas" w:cs="宋体"/>
          <w:color w:val="C18401"/>
          <w:kern w:val="0"/>
          <w:sz w:val="21"/>
          <w:szCs w:val="21"/>
        </w:rPr>
        <w:t>vector</w:t>
      </w:r>
      <w:r w:rsidRPr="00E6400A">
        <w:rPr>
          <w:rFonts w:ascii="Consolas" w:hAnsi="Consolas" w:cs="宋体"/>
          <w:color w:val="383A42"/>
          <w:kern w:val="0"/>
          <w:sz w:val="21"/>
          <w:szCs w:val="21"/>
        </w:rPr>
        <w:t>&lt;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&gt;(hidden_size));</w:t>
      </w:r>
    </w:p>
    <w:p w14:paraId="216E9B3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weights_hidden_output.</w:t>
      </w:r>
      <w:r w:rsidRPr="00E6400A">
        <w:rPr>
          <w:rFonts w:ascii="Consolas" w:hAnsi="Consolas" w:cs="宋体"/>
          <w:color w:val="C18401"/>
          <w:kern w:val="0"/>
          <w:sz w:val="21"/>
          <w:szCs w:val="21"/>
        </w:rPr>
        <w:t>resize</w:t>
      </w:r>
      <w:r w:rsidRPr="00E6400A">
        <w:rPr>
          <w:rFonts w:ascii="Consolas" w:hAnsi="Consolas" w:cs="宋体"/>
          <w:color w:val="383A42"/>
          <w:kern w:val="0"/>
          <w:sz w:val="21"/>
          <w:szCs w:val="21"/>
        </w:rPr>
        <w:t>(hidden_size, std::</w:t>
      </w:r>
      <w:r w:rsidRPr="00E6400A">
        <w:rPr>
          <w:rFonts w:ascii="Consolas" w:hAnsi="Consolas" w:cs="宋体"/>
          <w:color w:val="C18401"/>
          <w:kern w:val="0"/>
          <w:sz w:val="21"/>
          <w:szCs w:val="21"/>
        </w:rPr>
        <w:t>vector</w:t>
      </w:r>
      <w:r w:rsidRPr="00E6400A">
        <w:rPr>
          <w:rFonts w:ascii="Consolas" w:hAnsi="Consolas" w:cs="宋体"/>
          <w:color w:val="383A42"/>
          <w:kern w:val="0"/>
          <w:sz w:val="21"/>
          <w:szCs w:val="21"/>
        </w:rPr>
        <w:t>&lt;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&gt;(output_size));</w:t>
      </w:r>
    </w:p>
    <w:p w14:paraId="2B45E2A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bias_hidden.</w:t>
      </w:r>
      <w:r w:rsidRPr="00E6400A">
        <w:rPr>
          <w:rFonts w:ascii="Consolas" w:hAnsi="Consolas" w:cs="宋体"/>
          <w:color w:val="C18401"/>
          <w:kern w:val="0"/>
          <w:sz w:val="21"/>
          <w:szCs w:val="21"/>
        </w:rPr>
        <w:t>resize</w:t>
      </w:r>
      <w:r w:rsidRPr="00E6400A">
        <w:rPr>
          <w:rFonts w:ascii="Consolas" w:hAnsi="Consolas" w:cs="宋体"/>
          <w:color w:val="383A42"/>
          <w:kern w:val="0"/>
          <w:sz w:val="21"/>
          <w:szCs w:val="21"/>
        </w:rPr>
        <w:t>(hidden_size);</w:t>
      </w:r>
    </w:p>
    <w:p w14:paraId="3315E23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bias_output.</w:t>
      </w:r>
      <w:r w:rsidRPr="00E6400A">
        <w:rPr>
          <w:rFonts w:ascii="Consolas" w:hAnsi="Consolas" w:cs="宋体"/>
          <w:color w:val="C18401"/>
          <w:kern w:val="0"/>
          <w:sz w:val="21"/>
          <w:szCs w:val="21"/>
        </w:rPr>
        <w:t>resize</w:t>
      </w:r>
      <w:r w:rsidRPr="00E6400A">
        <w:rPr>
          <w:rFonts w:ascii="Consolas" w:hAnsi="Consolas" w:cs="宋体"/>
          <w:color w:val="383A42"/>
          <w:kern w:val="0"/>
          <w:sz w:val="21"/>
          <w:szCs w:val="21"/>
        </w:rPr>
        <w:t>(output_size);</w:t>
      </w:r>
    </w:p>
    <w:p w14:paraId="69930F0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9B42CE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std::normal_distribution&lt;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&gt; </w:t>
      </w:r>
      <w:r w:rsidRPr="00E6400A">
        <w:rPr>
          <w:rFonts w:ascii="Consolas" w:hAnsi="Consolas" w:cs="宋体"/>
          <w:color w:val="4078F2"/>
          <w:kern w:val="0"/>
          <w:sz w:val="21"/>
          <w:szCs w:val="21"/>
        </w:rPr>
        <w:t>xavier_dist</w:t>
      </w:r>
      <w:r w:rsidRPr="00E6400A">
        <w:rPr>
          <w:rFonts w:ascii="Consolas" w:hAnsi="Consolas" w:cs="宋体"/>
          <w:color w:val="383A42"/>
          <w:kern w:val="0"/>
          <w:sz w:val="21"/>
          <w:szCs w:val="21"/>
        </w:rPr>
        <w:t>(</w:t>
      </w:r>
      <w:r w:rsidRPr="00E6400A">
        <w:rPr>
          <w:rFonts w:ascii="Consolas" w:hAnsi="Consolas" w:cs="宋体"/>
          <w:color w:val="986801"/>
          <w:kern w:val="0"/>
          <w:sz w:val="21"/>
          <w:szCs w:val="21"/>
        </w:rPr>
        <w:t>0.0</w:t>
      </w:r>
      <w:r w:rsidRPr="00E6400A">
        <w:rPr>
          <w:rFonts w:ascii="Consolas" w:hAnsi="Consolas" w:cs="宋体"/>
          <w:color w:val="383A42"/>
          <w:kern w:val="0"/>
          <w:sz w:val="21"/>
          <w:szCs w:val="21"/>
        </w:rPr>
        <w:t>, sqrt(</w:t>
      </w:r>
      <w:r w:rsidRPr="00E6400A">
        <w:rPr>
          <w:rFonts w:ascii="Consolas" w:hAnsi="Consolas" w:cs="宋体"/>
          <w:color w:val="986801"/>
          <w:kern w:val="0"/>
          <w:sz w:val="21"/>
          <w:szCs w:val="21"/>
        </w:rPr>
        <w:t>1.0</w:t>
      </w:r>
      <w:r w:rsidRPr="00E6400A">
        <w:rPr>
          <w:rFonts w:ascii="Consolas" w:hAnsi="Consolas" w:cs="宋体"/>
          <w:color w:val="383A42"/>
          <w:kern w:val="0"/>
          <w:sz w:val="21"/>
          <w:szCs w:val="21"/>
        </w:rPr>
        <w:t xml:space="preserve"> / input_size));</w:t>
      </w:r>
    </w:p>
    <w:p w14:paraId="202A631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auto</w:t>
      </w:r>
      <w:r w:rsidRPr="00E6400A">
        <w:rPr>
          <w:rFonts w:ascii="Consolas" w:hAnsi="Consolas" w:cs="宋体"/>
          <w:color w:val="383A42"/>
          <w:kern w:val="0"/>
          <w:sz w:val="21"/>
          <w:szCs w:val="21"/>
        </w:rPr>
        <w:t>&amp; row : weights_input_hidden) {</w:t>
      </w:r>
    </w:p>
    <w:p w14:paraId="152861C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auto</w:t>
      </w:r>
      <w:r w:rsidRPr="00E6400A">
        <w:rPr>
          <w:rFonts w:ascii="Consolas" w:hAnsi="Consolas" w:cs="宋体"/>
          <w:color w:val="383A42"/>
          <w:kern w:val="0"/>
          <w:sz w:val="21"/>
          <w:szCs w:val="21"/>
        </w:rPr>
        <w:t>&amp; weight : row) {</w:t>
      </w:r>
    </w:p>
    <w:p w14:paraId="493B721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weight = </w:t>
      </w:r>
      <w:r w:rsidRPr="00E6400A">
        <w:rPr>
          <w:rFonts w:ascii="Consolas" w:hAnsi="Consolas" w:cs="宋体"/>
          <w:color w:val="C18401"/>
          <w:kern w:val="0"/>
          <w:sz w:val="21"/>
          <w:szCs w:val="21"/>
        </w:rPr>
        <w:t>xavier_dist</w:t>
      </w:r>
      <w:r w:rsidRPr="00E6400A">
        <w:rPr>
          <w:rFonts w:ascii="Consolas" w:hAnsi="Consolas" w:cs="宋体"/>
          <w:color w:val="383A42"/>
          <w:kern w:val="0"/>
          <w:sz w:val="21"/>
          <w:szCs w:val="21"/>
        </w:rPr>
        <w:t>(generator);</w:t>
      </w:r>
    </w:p>
    <w:p w14:paraId="0893FC8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304B6E4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58D3871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5F1841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auto</w:t>
      </w:r>
      <w:r w:rsidRPr="00E6400A">
        <w:rPr>
          <w:rFonts w:ascii="Consolas" w:hAnsi="Consolas" w:cs="宋体"/>
          <w:color w:val="383A42"/>
          <w:kern w:val="0"/>
          <w:sz w:val="21"/>
          <w:szCs w:val="21"/>
        </w:rPr>
        <w:t>&amp; bias : bias_hidden) {</w:t>
      </w:r>
    </w:p>
    <w:p w14:paraId="5D66772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bias = </w:t>
      </w:r>
      <w:r w:rsidRPr="00E6400A">
        <w:rPr>
          <w:rFonts w:ascii="Consolas" w:hAnsi="Consolas" w:cs="宋体"/>
          <w:color w:val="C18401"/>
          <w:kern w:val="0"/>
          <w:sz w:val="21"/>
          <w:szCs w:val="21"/>
        </w:rPr>
        <w:t>distribution</w:t>
      </w:r>
      <w:r w:rsidRPr="00E6400A">
        <w:rPr>
          <w:rFonts w:ascii="Consolas" w:hAnsi="Consolas" w:cs="宋体"/>
          <w:color w:val="383A42"/>
          <w:kern w:val="0"/>
          <w:sz w:val="21"/>
          <w:szCs w:val="21"/>
        </w:rPr>
        <w:t>(generator);</w:t>
      </w:r>
    </w:p>
    <w:p w14:paraId="3EF5B72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737F746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BA0B60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auto</w:t>
      </w:r>
      <w:r w:rsidRPr="00E6400A">
        <w:rPr>
          <w:rFonts w:ascii="Consolas" w:hAnsi="Consolas" w:cs="宋体"/>
          <w:color w:val="383A42"/>
          <w:kern w:val="0"/>
          <w:sz w:val="21"/>
          <w:szCs w:val="21"/>
        </w:rPr>
        <w:t>&amp; bias : bias_output) {</w:t>
      </w:r>
    </w:p>
    <w:p w14:paraId="5F752B0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bias = </w:t>
      </w:r>
      <w:r w:rsidRPr="00E6400A">
        <w:rPr>
          <w:rFonts w:ascii="Consolas" w:hAnsi="Consolas" w:cs="宋体"/>
          <w:color w:val="C18401"/>
          <w:kern w:val="0"/>
          <w:sz w:val="21"/>
          <w:szCs w:val="21"/>
        </w:rPr>
        <w:t>distribution</w:t>
      </w:r>
      <w:r w:rsidRPr="00E6400A">
        <w:rPr>
          <w:rFonts w:ascii="Consolas" w:hAnsi="Consolas" w:cs="宋体"/>
          <w:color w:val="383A42"/>
          <w:kern w:val="0"/>
          <w:sz w:val="21"/>
          <w:szCs w:val="21"/>
        </w:rPr>
        <w:t>(generator);</w:t>
      </w:r>
    </w:p>
    <w:p w14:paraId="2CFF78D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5FCBA1C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w:t>
      </w:r>
    </w:p>
    <w:p w14:paraId="220A28A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AC78FC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前向传播函数：计算网络的输出</w:t>
      </w:r>
    </w:p>
    <w:p w14:paraId="54E4773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std::vector&lt;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&gt; </w:t>
      </w:r>
      <w:r w:rsidRPr="00E6400A">
        <w:rPr>
          <w:rFonts w:ascii="Consolas" w:hAnsi="Consolas" w:cs="宋体"/>
          <w:color w:val="4078F2"/>
          <w:kern w:val="0"/>
          <w:sz w:val="21"/>
          <w:szCs w:val="21"/>
        </w:rPr>
        <w:t>BPNeuralNetwork::forward</w:t>
      </w:r>
      <w:r w:rsidRPr="00E6400A">
        <w:rPr>
          <w:rFonts w:ascii="Consolas" w:hAnsi="Consolas" w:cs="宋体"/>
          <w:color w:val="383A42"/>
          <w:kern w:val="0"/>
          <w:sz w:val="21"/>
          <w:szCs w:val="21"/>
        </w:rPr>
        <w:t>(</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std::vector&lt;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&gt;&amp; input) {</w:t>
      </w:r>
    </w:p>
    <w:p w14:paraId="5BBEB81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this</w:t>
      </w:r>
      <w:r w:rsidRPr="00E6400A">
        <w:rPr>
          <w:rFonts w:ascii="Consolas" w:hAnsi="Consolas" w:cs="宋体"/>
          <w:color w:val="383A42"/>
          <w:kern w:val="0"/>
          <w:sz w:val="21"/>
          <w:szCs w:val="21"/>
        </w:rPr>
        <w:t>-&gt;input = input;</w:t>
      </w:r>
    </w:p>
    <w:p w14:paraId="3EAA651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9F5D9E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计算隐藏层输出</w:t>
      </w:r>
    </w:p>
    <w:p w14:paraId="57B67BD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lastRenderedPageBreak/>
        <w:t xml:space="preserve">    hidden_output.</w:t>
      </w:r>
      <w:r w:rsidRPr="00E6400A">
        <w:rPr>
          <w:rFonts w:ascii="Consolas" w:hAnsi="Consolas" w:cs="宋体"/>
          <w:color w:val="C18401"/>
          <w:kern w:val="0"/>
          <w:sz w:val="21"/>
          <w:szCs w:val="21"/>
        </w:rPr>
        <w:t>resize</w:t>
      </w:r>
      <w:r w:rsidRPr="00E6400A">
        <w:rPr>
          <w:rFonts w:ascii="Consolas" w:hAnsi="Consolas" w:cs="宋体"/>
          <w:color w:val="383A42"/>
          <w:kern w:val="0"/>
          <w:sz w:val="21"/>
          <w:szCs w:val="21"/>
        </w:rPr>
        <w:t>(bias_hidden.</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w:t>
      </w:r>
    </w:p>
    <w:p w14:paraId="0EB9D50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size_t</w:t>
      </w:r>
      <w:r w:rsidRPr="00E6400A">
        <w:rPr>
          <w:rFonts w:ascii="Consolas" w:hAnsi="Consolas" w:cs="宋体"/>
          <w:color w:val="383A42"/>
          <w:kern w:val="0"/>
          <w:sz w:val="21"/>
          <w:szCs w:val="21"/>
        </w:rPr>
        <w:t xml:space="preserve"> i = </w:t>
      </w:r>
      <w:r w:rsidRPr="00E6400A">
        <w:rPr>
          <w:rFonts w:ascii="Consolas" w:hAnsi="Consolas" w:cs="宋体"/>
          <w:color w:val="986801"/>
          <w:kern w:val="0"/>
          <w:sz w:val="21"/>
          <w:szCs w:val="21"/>
        </w:rPr>
        <w:t>0</w:t>
      </w:r>
      <w:r w:rsidRPr="00E6400A">
        <w:rPr>
          <w:rFonts w:ascii="Consolas" w:hAnsi="Consolas" w:cs="宋体"/>
          <w:color w:val="383A42"/>
          <w:kern w:val="0"/>
          <w:sz w:val="21"/>
          <w:szCs w:val="21"/>
        </w:rPr>
        <w:t>; i &lt; hidden_output.</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 ++i) {</w:t>
      </w:r>
    </w:p>
    <w:p w14:paraId="0A2E32E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sum = bias_hidden[i];</w:t>
      </w:r>
    </w:p>
    <w:p w14:paraId="29648F9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size_t</w:t>
      </w:r>
      <w:r w:rsidRPr="00E6400A">
        <w:rPr>
          <w:rFonts w:ascii="Consolas" w:hAnsi="Consolas" w:cs="宋体"/>
          <w:color w:val="383A42"/>
          <w:kern w:val="0"/>
          <w:sz w:val="21"/>
          <w:szCs w:val="21"/>
        </w:rPr>
        <w:t xml:space="preserve"> j = </w:t>
      </w:r>
      <w:r w:rsidRPr="00E6400A">
        <w:rPr>
          <w:rFonts w:ascii="Consolas" w:hAnsi="Consolas" w:cs="宋体"/>
          <w:color w:val="986801"/>
          <w:kern w:val="0"/>
          <w:sz w:val="21"/>
          <w:szCs w:val="21"/>
        </w:rPr>
        <w:t>0</w:t>
      </w:r>
      <w:r w:rsidRPr="00E6400A">
        <w:rPr>
          <w:rFonts w:ascii="Consolas" w:hAnsi="Consolas" w:cs="宋体"/>
          <w:color w:val="383A42"/>
          <w:kern w:val="0"/>
          <w:sz w:val="21"/>
          <w:szCs w:val="21"/>
        </w:rPr>
        <w:t>; j &lt; input.</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 ++j) {</w:t>
      </w:r>
    </w:p>
    <w:p w14:paraId="11E506A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sum += input[j] * weights_input_hidden[j][i];</w:t>
      </w:r>
    </w:p>
    <w:p w14:paraId="1A3DA92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4A8F57F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hidden_output[i] = </w:t>
      </w:r>
      <w:r w:rsidRPr="00E6400A">
        <w:rPr>
          <w:rFonts w:ascii="Consolas" w:hAnsi="Consolas" w:cs="宋体"/>
          <w:color w:val="C18401"/>
          <w:kern w:val="0"/>
          <w:sz w:val="21"/>
          <w:szCs w:val="21"/>
        </w:rPr>
        <w:t>sigmoid</w:t>
      </w:r>
      <w:r w:rsidRPr="00E6400A">
        <w:rPr>
          <w:rFonts w:ascii="Consolas" w:hAnsi="Consolas" w:cs="宋体"/>
          <w:color w:val="383A42"/>
          <w:kern w:val="0"/>
          <w:sz w:val="21"/>
          <w:szCs w:val="21"/>
        </w:rPr>
        <w:t>(sum);</w:t>
      </w:r>
    </w:p>
    <w:p w14:paraId="782EA94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hidden_output[i] = relu(sum);  // </w:t>
      </w:r>
      <w:r w:rsidRPr="00E6400A">
        <w:rPr>
          <w:rFonts w:ascii="Consolas" w:hAnsi="Consolas" w:cs="宋体"/>
          <w:i/>
          <w:iCs/>
          <w:color w:val="A0A1A7"/>
          <w:kern w:val="0"/>
          <w:sz w:val="21"/>
          <w:szCs w:val="21"/>
        </w:rPr>
        <w:t>使用</w:t>
      </w:r>
      <w:r w:rsidRPr="00E6400A">
        <w:rPr>
          <w:rFonts w:ascii="Consolas" w:hAnsi="Consolas" w:cs="宋体"/>
          <w:i/>
          <w:iCs/>
          <w:color w:val="A0A1A7"/>
          <w:kern w:val="0"/>
          <w:sz w:val="21"/>
          <w:szCs w:val="21"/>
        </w:rPr>
        <w:t xml:space="preserve"> ReLU </w:t>
      </w:r>
      <w:r w:rsidRPr="00E6400A">
        <w:rPr>
          <w:rFonts w:ascii="Consolas" w:hAnsi="Consolas" w:cs="宋体"/>
          <w:i/>
          <w:iCs/>
          <w:color w:val="A0A1A7"/>
          <w:kern w:val="0"/>
          <w:sz w:val="21"/>
          <w:szCs w:val="21"/>
        </w:rPr>
        <w:t>代替</w:t>
      </w:r>
      <w:r w:rsidRPr="00E6400A">
        <w:rPr>
          <w:rFonts w:ascii="Consolas" w:hAnsi="Consolas" w:cs="宋体"/>
          <w:i/>
          <w:iCs/>
          <w:color w:val="A0A1A7"/>
          <w:kern w:val="0"/>
          <w:sz w:val="21"/>
          <w:szCs w:val="21"/>
        </w:rPr>
        <w:t xml:space="preserve"> Sigmoid</w:t>
      </w:r>
    </w:p>
    <w:p w14:paraId="3120B6A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F0BDE7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15614A4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06A51B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计算最终输出</w:t>
      </w:r>
    </w:p>
    <w:p w14:paraId="19CEAD5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final_output.</w:t>
      </w:r>
      <w:r w:rsidRPr="00E6400A">
        <w:rPr>
          <w:rFonts w:ascii="Consolas" w:hAnsi="Consolas" w:cs="宋体"/>
          <w:color w:val="C18401"/>
          <w:kern w:val="0"/>
          <w:sz w:val="21"/>
          <w:szCs w:val="21"/>
        </w:rPr>
        <w:t>resize</w:t>
      </w:r>
      <w:r w:rsidRPr="00E6400A">
        <w:rPr>
          <w:rFonts w:ascii="Consolas" w:hAnsi="Consolas" w:cs="宋体"/>
          <w:color w:val="383A42"/>
          <w:kern w:val="0"/>
          <w:sz w:val="21"/>
          <w:szCs w:val="21"/>
        </w:rPr>
        <w:t>(bias_output.</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w:t>
      </w:r>
    </w:p>
    <w:p w14:paraId="28DD52E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size_t</w:t>
      </w:r>
      <w:r w:rsidRPr="00E6400A">
        <w:rPr>
          <w:rFonts w:ascii="Consolas" w:hAnsi="Consolas" w:cs="宋体"/>
          <w:color w:val="383A42"/>
          <w:kern w:val="0"/>
          <w:sz w:val="21"/>
          <w:szCs w:val="21"/>
        </w:rPr>
        <w:t xml:space="preserve"> i = </w:t>
      </w:r>
      <w:r w:rsidRPr="00E6400A">
        <w:rPr>
          <w:rFonts w:ascii="Consolas" w:hAnsi="Consolas" w:cs="宋体"/>
          <w:color w:val="986801"/>
          <w:kern w:val="0"/>
          <w:sz w:val="21"/>
          <w:szCs w:val="21"/>
        </w:rPr>
        <w:t>0</w:t>
      </w:r>
      <w:r w:rsidRPr="00E6400A">
        <w:rPr>
          <w:rFonts w:ascii="Consolas" w:hAnsi="Consolas" w:cs="宋体"/>
          <w:color w:val="383A42"/>
          <w:kern w:val="0"/>
          <w:sz w:val="21"/>
          <w:szCs w:val="21"/>
        </w:rPr>
        <w:t>; i &lt; final_output.</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 ++i) {</w:t>
      </w:r>
    </w:p>
    <w:p w14:paraId="4DC22F6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sum = bias_output[i];</w:t>
      </w:r>
    </w:p>
    <w:p w14:paraId="2DA140D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size_t</w:t>
      </w:r>
      <w:r w:rsidRPr="00E6400A">
        <w:rPr>
          <w:rFonts w:ascii="Consolas" w:hAnsi="Consolas" w:cs="宋体"/>
          <w:color w:val="383A42"/>
          <w:kern w:val="0"/>
          <w:sz w:val="21"/>
          <w:szCs w:val="21"/>
        </w:rPr>
        <w:t xml:space="preserve"> j = </w:t>
      </w:r>
      <w:r w:rsidRPr="00E6400A">
        <w:rPr>
          <w:rFonts w:ascii="Consolas" w:hAnsi="Consolas" w:cs="宋体"/>
          <w:color w:val="986801"/>
          <w:kern w:val="0"/>
          <w:sz w:val="21"/>
          <w:szCs w:val="21"/>
        </w:rPr>
        <w:t>0</w:t>
      </w:r>
      <w:r w:rsidRPr="00E6400A">
        <w:rPr>
          <w:rFonts w:ascii="Consolas" w:hAnsi="Consolas" w:cs="宋体"/>
          <w:color w:val="383A42"/>
          <w:kern w:val="0"/>
          <w:sz w:val="21"/>
          <w:szCs w:val="21"/>
        </w:rPr>
        <w:t>; j &lt; hidden_output.</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 ++j) {</w:t>
      </w:r>
    </w:p>
    <w:p w14:paraId="1E4110F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sum += hidden_output[j] * weights_hidden_output[j][i];</w:t>
      </w:r>
    </w:p>
    <w:p w14:paraId="413552B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35B2EEA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final_output[i] = </w:t>
      </w:r>
      <w:r w:rsidRPr="00E6400A">
        <w:rPr>
          <w:rFonts w:ascii="Consolas" w:hAnsi="Consolas" w:cs="宋体"/>
          <w:color w:val="C18401"/>
          <w:kern w:val="0"/>
          <w:sz w:val="21"/>
          <w:szCs w:val="21"/>
        </w:rPr>
        <w:t>sigmoid</w:t>
      </w:r>
      <w:r w:rsidRPr="00E6400A">
        <w:rPr>
          <w:rFonts w:ascii="Consolas" w:hAnsi="Consolas" w:cs="宋体"/>
          <w:color w:val="383A42"/>
          <w:kern w:val="0"/>
          <w:sz w:val="21"/>
          <w:szCs w:val="21"/>
        </w:rPr>
        <w:t>(sum);</w:t>
      </w:r>
    </w:p>
    <w:p w14:paraId="2C7B458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10272E5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A29F22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return</w:t>
      </w:r>
      <w:r w:rsidRPr="00E6400A">
        <w:rPr>
          <w:rFonts w:ascii="Consolas" w:hAnsi="Consolas" w:cs="宋体"/>
          <w:color w:val="383A42"/>
          <w:kern w:val="0"/>
          <w:sz w:val="21"/>
          <w:szCs w:val="21"/>
        </w:rPr>
        <w:t xml:space="preserve"> final_output;</w:t>
      </w:r>
    </w:p>
    <w:p w14:paraId="463BE2F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w:t>
      </w:r>
    </w:p>
    <w:p w14:paraId="027EEFE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AC73AE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反向传播函数：根据目标值计算误差并更新权重</w:t>
      </w:r>
    </w:p>
    <w:p w14:paraId="282B87A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void</w:t>
      </w:r>
      <w:r w:rsidRPr="00E6400A">
        <w:rPr>
          <w:rFonts w:ascii="Consolas" w:hAnsi="Consolas" w:cs="宋体"/>
          <w:color w:val="383A42"/>
          <w:kern w:val="0"/>
          <w:sz w:val="21"/>
          <w:szCs w:val="21"/>
        </w:rPr>
        <w:t xml:space="preserve"> </w:t>
      </w:r>
      <w:r w:rsidRPr="00E6400A">
        <w:rPr>
          <w:rFonts w:ascii="Consolas" w:hAnsi="Consolas" w:cs="宋体"/>
          <w:color w:val="4078F2"/>
          <w:kern w:val="0"/>
          <w:sz w:val="21"/>
          <w:szCs w:val="21"/>
        </w:rPr>
        <w:t>BPNeuralNetwork::backward</w:t>
      </w:r>
      <w:r w:rsidRPr="00E6400A">
        <w:rPr>
          <w:rFonts w:ascii="Consolas" w:hAnsi="Consolas" w:cs="宋体"/>
          <w:color w:val="383A42"/>
          <w:kern w:val="0"/>
          <w:sz w:val="21"/>
          <w:szCs w:val="21"/>
        </w:rPr>
        <w:t>(</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std::vector&lt;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&gt;&amp; target, </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class_weight) {</w:t>
      </w:r>
    </w:p>
    <w:p w14:paraId="290043C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计算输出层误差</w:t>
      </w:r>
    </w:p>
    <w:p w14:paraId="0A34D38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std::vector&lt;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&gt; </w:t>
      </w:r>
      <w:r w:rsidRPr="00E6400A">
        <w:rPr>
          <w:rFonts w:ascii="Consolas" w:hAnsi="Consolas" w:cs="宋体"/>
          <w:color w:val="4078F2"/>
          <w:kern w:val="0"/>
          <w:sz w:val="21"/>
          <w:szCs w:val="21"/>
        </w:rPr>
        <w:t>output_error</w:t>
      </w:r>
      <w:r w:rsidRPr="00E6400A">
        <w:rPr>
          <w:rFonts w:ascii="Consolas" w:hAnsi="Consolas" w:cs="宋体"/>
          <w:color w:val="383A42"/>
          <w:kern w:val="0"/>
          <w:sz w:val="21"/>
          <w:szCs w:val="21"/>
        </w:rPr>
        <w:t>(final_output.size());</w:t>
      </w:r>
    </w:p>
    <w:p w14:paraId="27A4B32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size_t</w:t>
      </w:r>
      <w:r w:rsidRPr="00E6400A">
        <w:rPr>
          <w:rFonts w:ascii="Consolas" w:hAnsi="Consolas" w:cs="宋体"/>
          <w:color w:val="383A42"/>
          <w:kern w:val="0"/>
          <w:sz w:val="21"/>
          <w:szCs w:val="21"/>
        </w:rPr>
        <w:t xml:space="preserve"> i = </w:t>
      </w:r>
      <w:r w:rsidRPr="00E6400A">
        <w:rPr>
          <w:rFonts w:ascii="Consolas" w:hAnsi="Consolas" w:cs="宋体"/>
          <w:color w:val="986801"/>
          <w:kern w:val="0"/>
          <w:sz w:val="21"/>
          <w:szCs w:val="21"/>
        </w:rPr>
        <w:t>0</w:t>
      </w:r>
      <w:r w:rsidRPr="00E6400A">
        <w:rPr>
          <w:rFonts w:ascii="Consolas" w:hAnsi="Consolas" w:cs="宋体"/>
          <w:color w:val="383A42"/>
          <w:kern w:val="0"/>
          <w:sz w:val="21"/>
          <w:szCs w:val="21"/>
        </w:rPr>
        <w:t>; i &lt; final_output.</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 ++i) {</w:t>
      </w:r>
    </w:p>
    <w:p w14:paraId="747973F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output_error[i] = (target[i] - final_output[i]) * </w:t>
      </w:r>
      <w:r w:rsidRPr="00E6400A">
        <w:rPr>
          <w:rFonts w:ascii="Consolas" w:hAnsi="Consolas" w:cs="宋体"/>
          <w:color w:val="C18401"/>
          <w:kern w:val="0"/>
          <w:sz w:val="21"/>
          <w:szCs w:val="21"/>
        </w:rPr>
        <w:t>sigmoid_derivative</w:t>
      </w:r>
      <w:r w:rsidRPr="00E6400A">
        <w:rPr>
          <w:rFonts w:ascii="Consolas" w:hAnsi="Consolas" w:cs="宋体"/>
          <w:color w:val="383A42"/>
          <w:kern w:val="0"/>
          <w:sz w:val="21"/>
          <w:szCs w:val="21"/>
        </w:rPr>
        <w:t xml:space="preserve">(final_output[i]) * class_weight;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应用类别权重</w:t>
      </w:r>
    </w:p>
    <w:p w14:paraId="7263EA8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7E28543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C33BDD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计算隐藏层误差</w:t>
      </w:r>
    </w:p>
    <w:p w14:paraId="18069E5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std::vector&lt;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&gt; </w:t>
      </w:r>
      <w:r w:rsidRPr="00E6400A">
        <w:rPr>
          <w:rFonts w:ascii="Consolas" w:hAnsi="Consolas" w:cs="宋体"/>
          <w:color w:val="4078F2"/>
          <w:kern w:val="0"/>
          <w:sz w:val="21"/>
          <w:szCs w:val="21"/>
        </w:rPr>
        <w:t>hidden_error</w:t>
      </w:r>
      <w:r w:rsidRPr="00E6400A">
        <w:rPr>
          <w:rFonts w:ascii="Consolas" w:hAnsi="Consolas" w:cs="宋体"/>
          <w:color w:val="383A42"/>
          <w:kern w:val="0"/>
          <w:sz w:val="21"/>
          <w:szCs w:val="21"/>
        </w:rPr>
        <w:t xml:space="preserve">(hidden_output.size(), </w:t>
      </w:r>
      <w:r w:rsidRPr="00E6400A">
        <w:rPr>
          <w:rFonts w:ascii="Consolas" w:hAnsi="Consolas" w:cs="宋体"/>
          <w:color w:val="986801"/>
          <w:kern w:val="0"/>
          <w:sz w:val="21"/>
          <w:szCs w:val="21"/>
        </w:rPr>
        <w:t>0.0</w:t>
      </w:r>
      <w:r w:rsidRPr="00E6400A">
        <w:rPr>
          <w:rFonts w:ascii="Consolas" w:hAnsi="Consolas" w:cs="宋体"/>
          <w:color w:val="383A42"/>
          <w:kern w:val="0"/>
          <w:sz w:val="21"/>
          <w:szCs w:val="21"/>
        </w:rPr>
        <w:t>);</w:t>
      </w:r>
    </w:p>
    <w:p w14:paraId="50F4991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size_t</w:t>
      </w:r>
      <w:r w:rsidRPr="00E6400A">
        <w:rPr>
          <w:rFonts w:ascii="Consolas" w:hAnsi="Consolas" w:cs="宋体"/>
          <w:color w:val="383A42"/>
          <w:kern w:val="0"/>
          <w:sz w:val="21"/>
          <w:szCs w:val="21"/>
        </w:rPr>
        <w:t xml:space="preserve"> i = </w:t>
      </w:r>
      <w:r w:rsidRPr="00E6400A">
        <w:rPr>
          <w:rFonts w:ascii="Consolas" w:hAnsi="Consolas" w:cs="宋体"/>
          <w:color w:val="986801"/>
          <w:kern w:val="0"/>
          <w:sz w:val="21"/>
          <w:szCs w:val="21"/>
        </w:rPr>
        <w:t>0</w:t>
      </w:r>
      <w:r w:rsidRPr="00E6400A">
        <w:rPr>
          <w:rFonts w:ascii="Consolas" w:hAnsi="Consolas" w:cs="宋体"/>
          <w:color w:val="383A42"/>
          <w:kern w:val="0"/>
          <w:sz w:val="21"/>
          <w:szCs w:val="21"/>
        </w:rPr>
        <w:t>; i &lt; hidden_output.</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 ++i) {</w:t>
      </w:r>
    </w:p>
    <w:p w14:paraId="52A0DC8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size_t</w:t>
      </w:r>
      <w:r w:rsidRPr="00E6400A">
        <w:rPr>
          <w:rFonts w:ascii="Consolas" w:hAnsi="Consolas" w:cs="宋体"/>
          <w:color w:val="383A42"/>
          <w:kern w:val="0"/>
          <w:sz w:val="21"/>
          <w:szCs w:val="21"/>
        </w:rPr>
        <w:t xml:space="preserve"> j = </w:t>
      </w:r>
      <w:r w:rsidRPr="00E6400A">
        <w:rPr>
          <w:rFonts w:ascii="Consolas" w:hAnsi="Consolas" w:cs="宋体"/>
          <w:color w:val="986801"/>
          <w:kern w:val="0"/>
          <w:sz w:val="21"/>
          <w:szCs w:val="21"/>
        </w:rPr>
        <w:t>0</w:t>
      </w:r>
      <w:r w:rsidRPr="00E6400A">
        <w:rPr>
          <w:rFonts w:ascii="Consolas" w:hAnsi="Consolas" w:cs="宋体"/>
          <w:color w:val="383A42"/>
          <w:kern w:val="0"/>
          <w:sz w:val="21"/>
          <w:szCs w:val="21"/>
        </w:rPr>
        <w:t>; j &lt; output_error.</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 ++j) {</w:t>
      </w:r>
    </w:p>
    <w:p w14:paraId="0038AEC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hidden_error[i] += output_error[j] * weights_hidden_output[i][j];</w:t>
      </w:r>
    </w:p>
    <w:p w14:paraId="19953D8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0D65C02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hidden_error[i] *= </w:t>
      </w:r>
      <w:r w:rsidRPr="00E6400A">
        <w:rPr>
          <w:rFonts w:ascii="Consolas" w:hAnsi="Consolas" w:cs="宋体"/>
          <w:color w:val="C18401"/>
          <w:kern w:val="0"/>
          <w:sz w:val="21"/>
          <w:szCs w:val="21"/>
        </w:rPr>
        <w:t>sigmoid_derivative</w:t>
      </w:r>
      <w:r w:rsidRPr="00E6400A">
        <w:rPr>
          <w:rFonts w:ascii="Consolas" w:hAnsi="Consolas" w:cs="宋体"/>
          <w:color w:val="383A42"/>
          <w:kern w:val="0"/>
          <w:sz w:val="21"/>
          <w:szCs w:val="21"/>
        </w:rPr>
        <w:t>(hidden_output[i]);</w:t>
      </w:r>
    </w:p>
    <w:p w14:paraId="1389802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1D0617F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DD31D4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更新权重和偏置（隐藏层到输出层）</w:t>
      </w:r>
    </w:p>
    <w:p w14:paraId="771827E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size_t</w:t>
      </w:r>
      <w:r w:rsidRPr="00E6400A">
        <w:rPr>
          <w:rFonts w:ascii="Consolas" w:hAnsi="Consolas" w:cs="宋体"/>
          <w:color w:val="383A42"/>
          <w:kern w:val="0"/>
          <w:sz w:val="21"/>
          <w:szCs w:val="21"/>
        </w:rPr>
        <w:t xml:space="preserve"> i = </w:t>
      </w:r>
      <w:r w:rsidRPr="00E6400A">
        <w:rPr>
          <w:rFonts w:ascii="Consolas" w:hAnsi="Consolas" w:cs="宋体"/>
          <w:color w:val="986801"/>
          <w:kern w:val="0"/>
          <w:sz w:val="21"/>
          <w:szCs w:val="21"/>
        </w:rPr>
        <w:t>0</w:t>
      </w:r>
      <w:r w:rsidRPr="00E6400A">
        <w:rPr>
          <w:rFonts w:ascii="Consolas" w:hAnsi="Consolas" w:cs="宋体"/>
          <w:color w:val="383A42"/>
          <w:kern w:val="0"/>
          <w:sz w:val="21"/>
          <w:szCs w:val="21"/>
        </w:rPr>
        <w:t>; i &lt; weights_hidden_output.</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 ++i) {</w:t>
      </w:r>
    </w:p>
    <w:p w14:paraId="74C0B33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size_t</w:t>
      </w:r>
      <w:r w:rsidRPr="00E6400A">
        <w:rPr>
          <w:rFonts w:ascii="Consolas" w:hAnsi="Consolas" w:cs="宋体"/>
          <w:color w:val="383A42"/>
          <w:kern w:val="0"/>
          <w:sz w:val="21"/>
          <w:szCs w:val="21"/>
        </w:rPr>
        <w:t xml:space="preserve"> j = </w:t>
      </w:r>
      <w:r w:rsidRPr="00E6400A">
        <w:rPr>
          <w:rFonts w:ascii="Consolas" w:hAnsi="Consolas" w:cs="宋体"/>
          <w:color w:val="986801"/>
          <w:kern w:val="0"/>
          <w:sz w:val="21"/>
          <w:szCs w:val="21"/>
        </w:rPr>
        <w:t>0</w:t>
      </w:r>
      <w:r w:rsidRPr="00E6400A">
        <w:rPr>
          <w:rFonts w:ascii="Consolas" w:hAnsi="Consolas" w:cs="宋体"/>
          <w:color w:val="383A42"/>
          <w:kern w:val="0"/>
          <w:sz w:val="21"/>
          <w:szCs w:val="21"/>
        </w:rPr>
        <w:t>; j &lt; weights_hidden_output[i].</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 ++j) {</w:t>
      </w:r>
    </w:p>
    <w:p w14:paraId="1FA767F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weights_hidden_output[i][j] += learning_rate * hidden_output[i] * output_error[j];</w:t>
      </w:r>
    </w:p>
    <w:p w14:paraId="744D6B9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5925646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0A89E0F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size_t</w:t>
      </w:r>
      <w:r w:rsidRPr="00E6400A">
        <w:rPr>
          <w:rFonts w:ascii="Consolas" w:hAnsi="Consolas" w:cs="宋体"/>
          <w:color w:val="383A42"/>
          <w:kern w:val="0"/>
          <w:sz w:val="21"/>
          <w:szCs w:val="21"/>
        </w:rPr>
        <w:t xml:space="preserve"> i = </w:t>
      </w:r>
      <w:r w:rsidRPr="00E6400A">
        <w:rPr>
          <w:rFonts w:ascii="Consolas" w:hAnsi="Consolas" w:cs="宋体"/>
          <w:color w:val="986801"/>
          <w:kern w:val="0"/>
          <w:sz w:val="21"/>
          <w:szCs w:val="21"/>
        </w:rPr>
        <w:t>0</w:t>
      </w:r>
      <w:r w:rsidRPr="00E6400A">
        <w:rPr>
          <w:rFonts w:ascii="Consolas" w:hAnsi="Consolas" w:cs="宋体"/>
          <w:color w:val="383A42"/>
          <w:kern w:val="0"/>
          <w:sz w:val="21"/>
          <w:szCs w:val="21"/>
        </w:rPr>
        <w:t>; i &lt; bias_output.</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 ++i) {</w:t>
      </w:r>
    </w:p>
    <w:p w14:paraId="668949B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bias_output[i] += learning_rate * output_error[i];</w:t>
      </w:r>
    </w:p>
    <w:p w14:paraId="3BDEACD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lastRenderedPageBreak/>
        <w:t xml:space="preserve">    }</w:t>
      </w:r>
    </w:p>
    <w:p w14:paraId="689A153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A2BC52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更新权重和偏置（输入层到隐藏层）</w:t>
      </w:r>
    </w:p>
    <w:p w14:paraId="7C37468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size_t</w:t>
      </w:r>
      <w:r w:rsidRPr="00E6400A">
        <w:rPr>
          <w:rFonts w:ascii="Consolas" w:hAnsi="Consolas" w:cs="宋体"/>
          <w:color w:val="383A42"/>
          <w:kern w:val="0"/>
          <w:sz w:val="21"/>
          <w:szCs w:val="21"/>
        </w:rPr>
        <w:t xml:space="preserve"> i = </w:t>
      </w:r>
      <w:r w:rsidRPr="00E6400A">
        <w:rPr>
          <w:rFonts w:ascii="Consolas" w:hAnsi="Consolas" w:cs="宋体"/>
          <w:color w:val="986801"/>
          <w:kern w:val="0"/>
          <w:sz w:val="21"/>
          <w:szCs w:val="21"/>
        </w:rPr>
        <w:t>0</w:t>
      </w:r>
      <w:r w:rsidRPr="00E6400A">
        <w:rPr>
          <w:rFonts w:ascii="Consolas" w:hAnsi="Consolas" w:cs="宋体"/>
          <w:color w:val="383A42"/>
          <w:kern w:val="0"/>
          <w:sz w:val="21"/>
          <w:szCs w:val="21"/>
        </w:rPr>
        <w:t>; i &lt; weights_input_hidden.</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 ++i) {</w:t>
      </w:r>
    </w:p>
    <w:p w14:paraId="6F998F7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size_t</w:t>
      </w:r>
      <w:r w:rsidRPr="00E6400A">
        <w:rPr>
          <w:rFonts w:ascii="Consolas" w:hAnsi="Consolas" w:cs="宋体"/>
          <w:color w:val="383A42"/>
          <w:kern w:val="0"/>
          <w:sz w:val="21"/>
          <w:szCs w:val="21"/>
        </w:rPr>
        <w:t xml:space="preserve"> j = </w:t>
      </w:r>
      <w:r w:rsidRPr="00E6400A">
        <w:rPr>
          <w:rFonts w:ascii="Consolas" w:hAnsi="Consolas" w:cs="宋体"/>
          <w:color w:val="986801"/>
          <w:kern w:val="0"/>
          <w:sz w:val="21"/>
          <w:szCs w:val="21"/>
        </w:rPr>
        <w:t>0</w:t>
      </w:r>
      <w:r w:rsidRPr="00E6400A">
        <w:rPr>
          <w:rFonts w:ascii="Consolas" w:hAnsi="Consolas" w:cs="宋体"/>
          <w:color w:val="383A42"/>
          <w:kern w:val="0"/>
          <w:sz w:val="21"/>
          <w:szCs w:val="21"/>
        </w:rPr>
        <w:t>; j &lt; weights_input_hidden[i].</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 ++j) {</w:t>
      </w:r>
    </w:p>
    <w:p w14:paraId="7121D41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weights_input_hidden[i][j] += learning_rate * input[i] * hidden_error[j];</w:t>
      </w:r>
    </w:p>
    <w:p w14:paraId="39D387E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031145E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48B4072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size_t</w:t>
      </w:r>
      <w:r w:rsidRPr="00E6400A">
        <w:rPr>
          <w:rFonts w:ascii="Consolas" w:hAnsi="Consolas" w:cs="宋体"/>
          <w:color w:val="383A42"/>
          <w:kern w:val="0"/>
          <w:sz w:val="21"/>
          <w:szCs w:val="21"/>
        </w:rPr>
        <w:t xml:space="preserve"> i = </w:t>
      </w:r>
      <w:r w:rsidRPr="00E6400A">
        <w:rPr>
          <w:rFonts w:ascii="Consolas" w:hAnsi="Consolas" w:cs="宋体"/>
          <w:color w:val="986801"/>
          <w:kern w:val="0"/>
          <w:sz w:val="21"/>
          <w:szCs w:val="21"/>
        </w:rPr>
        <w:t>0</w:t>
      </w:r>
      <w:r w:rsidRPr="00E6400A">
        <w:rPr>
          <w:rFonts w:ascii="Consolas" w:hAnsi="Consolas" w:cs="宋体"/>
          <w:color w:val="383A42"/>
          <w:kern w:val="0"/>
          <w:sz w:val="21"/>
          <w:szCs w:val="21"/>
        </w:rPr>
        <w:t>; i &lt; bias_hidden.</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 ++i) {</w:t>
      </w:r>
    </w:p>
    <w:p w14:paraId="3D8391F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bias_hidden[i] += learning_rate * hidden_error[i];</w:t>
      </w:r>
    </w:p>
    <w:p w14:paraId="7B840BB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13C375C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w:t>
      </w:r>
    </w:p>
    <w:p w14:paraId="4C893F2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848DDC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E7061D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i/>
          <w:iCs/>
          <w:color w:val="A0A1A7"/>
          <w:kern w:val="0"/>
          <w:sz w:val="21"/>
          <w:szCs w:val="21"/>
        </w:rPr>
        <w:t xml:space="preserve">// Sigmoid </w:t>
      </w:r>
      <w:r w:rsidRPr="00E6400A">
        <w:rPr>
          <w:rFonts w:ascii="Consolas" w:hAnsi="Consolas" w:cs="宋体"/>
          <w:i/>
          <w:iCs/>
          <w:color w:val="A0A1A7"/>
          <w:kern w:val="0"/>
          <w:sz w:val="21"/>
          <w:szCs w:val="21"/>
        </w:rPr>
        <w:t>激活函数</w:t>
      </w:r>
    </w:p>
    <w:p w14:paraId="2865A94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w:t>
      </w:r>
      <w:r w:rsidRPr="00E6400A">
        <w:rPr>
          <w:rFonts w:ascii="Consolas" w:hAnsi="Consolas" w:cs="宋体"/>
          <w:color w:val="4078F2"/>
          <w:kern w:val="0"/>
          <w:sz w:val="21"/>
          <w:szCs w:val="21"/>
        </w:rPr>
        <w:t>BPNeuralNetwork::sigmoid</w:t>
      </w:r>
      <w:r w:rsidRPr="00E6400A">
        <w:rPr>
          <w:rFonts w:ascii="Consolas" w:hAnsi="Consolas" w:cs="宋体"/>
          <w:color w:val="383A42"/>
          <w:kern w:val="0"/>
          <w:sz w:val="21"/>
          <w:szCs w:val="21"/>
        </w:rPr>
        <w: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x) {</w:t>
      </w:r>
    </w:p>
    <w:p w14:paraId="5F1BE98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return</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1.0</w:t>
      </w:r>
      <w:r w:rsidRPr="00E6400A">
        <w:rPr>
          <w:rFonts w:ascii="Consolas" w:hAnsi="Consolas" w:cs="宋体"/>
          <w:color w:val="383A42"/>
          <w:kern w:val="0"/>
          <w:sz w:val="21"/>
          <w:szCs w:val="21"/>
        </w:rPr>
        <w:t xml:space="preserve"> / (</w:t>
      </w:r>
      <w:r w:rsidRPr="00E6400A">
        <w:rPr>
          <w:rFonts w:ascii="Consolas" w:hAnsi="Consolas" w:cs="宋体"/>
          <w:color w:val="986801"/>
          <w:kern w:val="0"/>
          <w:sz w:val="21"/>
          <w:szCs w:val="21"/>
        </w:rPr>
        <w:t>1.0</w:t>
      </w:r>
      <w:r w:rsidRPr="00E6400A">
        <w:rPr>
          <w:rFonts w:ascii="Consolas" w:hAnsi="Consolas" w:cs="宋体"/>
          <w:color w:val="383A42"/>
          <w:kern w:val="0"/>
          <w:sz w:val="21"/>
          <w:szCs w:val="21"/>
        </w:rPr>
        <w:t xml:space="preserve"> + std::</w:t>
      </w:r>
      <w:r w:rsidRPr="00E6400A">
        <w:rPr>
          <w:rFonts w:ascii="Consolas" w:hAnsi="Consolas" w:cs="宋体"/>
          <w:color w:val="C18401"/>
          <w:kern w:val="0"/>
          <w:sz w:val="21"/>
          <w:szCs w:val="21"/>
        </w:rPr>
        <w:t>exp</w:t>
      </w:r>
      <w:r w:rsidRPr="00E6400A">
        <w:rPr>
          <w:rFonts w:ascii="Consolas" w:hAnsi="Consolas" w:cs="宋体"/>
          <w:color w:val="383A42"/>
          <w:kern w:val="0"/>
          <w:sz w:val="21"/>
          <w:szCs w:val="21"/>
        </w:rPr>
        <w:t>(-x));</w:t>
      </w:r>
    </w:p>
    <w:p w14:paraId="4CDAA6A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w:t>
      </w:r>
    </w:p>
    <w:p w14:paraId="7B37260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DBA0B6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i/>
          <w:iCs/>
          <w:color w:val="A0A1A7"/>
          <w:kern w:val="0"/>
          <w:sz w:val="21"/>
          <w:szCs w:val="21"/>
        </w:rPr>
        <w:t xml:space="preserve">// Sigmoid </w:t>
      </w:r>
      <w:r w:rsidRPr="00E6400A">
        <w:rPr>
          <w:rFonts w:ascii="Consolas" w:hAnsi="Consolas" w:cs="宋体"/>
          <w:i/>
          <w:iCs/>
          <w:color w:val="A0A1A7"/>
          <w:kern w:val="0"/>
          <w:sz w:val="21"/>
          <w:szCs w:val="21"/>
        </w:rPr>
        <w:t>激活函数的导数</w:t>
      </w:r>
    </w:p>
    <w:p w14:paraId="3554E8E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w:t>
      </w:r>
      <w:r w:rsidRPr="00E6400A">
        <w:rPr>
          <w:rFonts w:ascii="Consolas" w:hAnsi="Consolas" w:cs="宋体"/>
          <w:color w:val="4078F2"/>
          <w:kern w:val="0"/>
          <w:sz w:val="21"/>
          <w:szCs w:val="21"/>
        </w:rPr>
        <w:t>BPNeuralNetwork::sigmoid_derivative</w:t>
      </w:r>
      <w:r w:rsidRPr="00E6400A">
        <w:rPr>
          <w:rFonts w:ascii="Consolas" w:hAnsi="Consolas" w:cs="宋体"/>
          <w:color w:val="383A42"/>
          <w:kern w:val="0"/>
          <w:sz w:val="21"/>
          <w:szCs w:val="21"/>
        </w:rPr>
        <w: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x) {</w:t>
      </w:r>
    </w:p>
    <w:p w14:paraId="1577C86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return</w:t>
      </w:r>
      <w:r w:rsidRPr="00E6400A">
        <w:rPr>
          <w:rFonts w:ascii="Consolas" w:hAnsi="Consolas" w:cs="宋体"/>
          <w:color w:val="383A42"/>
          <w:kern w:val="0"/>
          <w:sz w:val="21"/>
          <w:szCs w:val="21"/>
        </w:rPr>
        <w:t xml:space="preserve"> x * (</w:t>
      </w:r>
      <w:r w:rsidRPr="00E6400A">
        <w:rPr>
          <w:rFonts w:ascii="Consolas" w:hAnsi="Consolas" w:cs="宋体"/>
          <w:color w:val="986801"/>
          <w:kern w:val="0"/>
          <w:sz w:val="21"/>
          <w:szCs w:val="21"/>
        </w:rPr>
        <w:t>1.0</w:t>
      </w:r>
      <w:r w:rsidRPr="00E6400A">
        <w:rPr>
          <w:rFonts w:ascii="Consolas" w:hAnsi="Consolas" w:cs="宋体"/>
          <w:color w:val="383A42"/>
          <w:kern w:val="0"/>
          <w:sz w:val="21"/>
          <w:szCs w:val="21"/>
        </w:rPr>
        <w:t xml:space="preserve"> - x);</w:t>
      </w:r>
    </w:p>
    <w:p w14:paraId="2F4ED84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w:t>
      </w:r>
    </w:p>
    <w:p w14:paraId="7ECBE79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F8191B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w:t>
      </w:r>
      <w:r w:rsidRPr="00E6400A">
        <w:rPr>
          <w:rFonts w:ascii="Consolas" w:hAnsi="Consolas" w:cs="宋体"/>
          <w:color w:val="4078F2"/>
          <w:kern w:val="0"/>
          <w:sz w:val="21"/>
          <w:szCs w:val="21"/>
        </w:rPr>
        <w:t>BPNeuralNetwork::relu</w:t>
      </w:r>
      <w:r w:rsidRPr="00E6400A">
        <w:rPr>
          <w:rFonts w:ascii="Consolas" w:hAnsi="Consolas" w:cs="宋体"/>
          <w:color w:val="383A42"/>
          <w:kern w:val="0"/>
          <w:sz w:val="21"/>
          <w:szCs w:val="21"/>
        </w:rPr>
        <w: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x) {</w:t>
      </w:r>
    </w:p>
    <w:p w14:paraId="58BFA99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return</w:t>
      </w:r>
      <w:r w:rsidRPr="00E6400A">
        <w:rPr>
          <w:rFonts w:ascii="Consolas" w:hAnsi="Consolas" w:cs="宋体"/>
          <w:color w:val="383A42"/>
          <w:kern w:val="0"/>
          <w:sz w:val="21"/>
          <w:szCs w:val="21"/>
        </w:rPr>
        <w:t xml:space="preserve"> (x &gt; </w:t>
      </w:r>
      <w:r w:rsidRPr="00E6400A">
        <w:rPr>
          <w:rFonts w:ascii="Consolas" w:hAnsi="Consolas" w:cs="宋体"/>
          <w:color w:val="986801"/>
          <w:kern w:val="0"/>
          <w:sz w:val="21"/>
          <w:szCs w:val="21"/>
        </w:rPr>
        <w:t>0</w:t>
      </w:r>
      <w:r w:rsidRPr="00E6400A">
        <w:rPr>
          <w:rFonts w:ascii="Consolas" w:hAnsi="Consolas" w:cs="宋体"/>
          <w:color w:val="383A42"/>
          <w:kern w:val="0"/>
          <w:sz w:val="21"/>
          <w:szCs w:val="21"/>
        </w:rPr>
        <w:t xml:space="preserve">) ? x : </w:t>
      </w:r>
      <w:r w:rsidRPr="00E6400A">
        <w:rPr>
          <w:rFonts w:ascii="Consolas" w:hAnsi="Consolas" w:cs="宋体"/>
          <w:color w:val="986801"/>
          <w:kern w:val="0"/>
          <w:sz w:val="21"/>
          <w:szCs w:val="21"/>
        </w:rPr>
        <w:t>0</w:t>
      </w:r>
      <w:r w:rsidRPr="00E6400A">
        <w:rPr>
          <w:rFonts w:ascii="Consolas" w:hAnsi="Consolas" w:cs="宋体"/>
          <w:color w:val="383A42"/>
          <w:kern w:val="0"/>
          <w:sz w:val="21"/>
          <w:szCs w:val="21"/>
        </w:rPr>
        <w:t>;</w:t>
      </w:r>
    </w:p>
    <w:p w14:paraId="4BD9E1C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w:t>
      </w:r>
    </w:p>
    <w:p w14:paraId="00B7FDB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D8D2E9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w:t>
      </w:r>
      <w:r w:rsidRPr="00E6400A">
        <w:rPr>
          <w:rFonts w:ascii="Consolas" w:hAnsi="Consolas" w:cs="宋体"/>
          <w:color w:val="4078F2"/>
          <w:kern w:val="0"/>
          <w:sz w:val="21"/>
          <w:szCs w:val="21"/>
        </w:rPr>
        <w:t>BPNeuralNetwork::relu_derivative</w:t>
      </w:r>
      <w:r w:rsidRPr="00E6400A">
        <w:rPr>
          <w:rFonts w:ascii="Consolas" w:hAnsi="Consolas" w:cs="宋体"/>
          <w:color w:val="383A42"/>
          <w:kern w:val="0"/>
          <w:sz w:val="21"/>
          <w:szCs w:val="21"/>
        </w:rPr>
        <w: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x) {</w:t>
      </w:r>
    </w:p>
    <w:p w14:paraId="1C406FC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return</w:t>
      </w:r>
      <w:r w:rsidRPr="00E6400A">
        <w:rPr>
          <w:rFonts w:ascii="Consolas" w:hAnsi="Consolas" w:cs="宋体"/>
          <w:color w:val="383A42"/>
          <w:kern w:val="0"/>
          <w:sz w:val="21"/>
          <w:szCs w:val="21"/>
        </w:rPr>
        <w:t xml:space="preserve"> (x &gt; </w:t>
      </w:r>
      <w:r w:rsidRPr="00E6400A">
        <w:rPr>
          <w:rFonts w:ascii="Consolas" w:hAnsi="Consolas" w:cs="宋体"/>
          <w:color w:val="986801"/>
          <w:kern w:val="0"/>
          <w:sz w:val="21"/>
          <w:szCs w:val="21"/>
        </w:rPr>
        <w:t>0</w:t>
      </w:r>
      <w:r w:rsidRPr="00E6400A">
        <w:rPr>
          <w:rFonts w:ascii="Consolas" w:hAnsi="Consolas" w:cs="宋体"/>
          <w:color w:val="383A42"/>
          <w:kern w:val="0"/>
          <w:sz w:val="21"/>
          <w:szCs w:val="21"/>
        </w:rPr>
        <w:t xml:space="preserve">) ? </w:t>
      </w:r>
      <w:r w:rsidRPr="00E6400A">
        <w:rPr>
          <w:rFonts w:ascii="Consolas" w:hAnsi="Consolas" w:cs="宋体"/>
          <w:color w:val="986801"/>
          <w:kern w:val="0"/>
          <w:sz w:val="21"/>
          <w:szCs w:val="21"/>
        </w:rPr>
        <w:t>1</w:t>
      </w:r>
      <w:r w:rsidRPr="00E6400A">
        <w:rPr>
          <w:rFonts w:ascii="Consolas" w:hAnsi="Consolas" w:cs="宋体"/>
          <w:color w:val="383A42"/>
          <w:kern w:val="0"/>
          <w:sz w:val="21"/>
          <w:szCs w:val="21"/>
        </w:rPr>
        <w:t xml:space="preserve"> : </w:t>
      </w:r>
      <w:r w:rsidRPr="00E6400A">
        <w:rPr>
          <w:rFonts w:ascii="Consolas" w:hAnsi="Consolas" w:cs="宋体"/>
          <w:color w:val="986801"/>
          <w:kern w:val="0"/>
          <w:sz w:val="21"/>
          <w:szCs w:val="21"/>
        </w:rPr>
        <w:t>0</w:t>
      </w:r>
      <w:r w:rsidRPr="00E6400A">
        <w:rPr>
          <w:rFonts w:ascii="Consolas" w:hAnsi="Consolas" w:cs="宋体"/>
          <w:color w:val="383A42"/>
          <w:kern w:val="0"/>
          <w:sz w:val="21"/>
          <w:szCs w:val="21"/>
        </w:rPr>
        <w:t>;</w:t>
      </w:r>
    </w:p>
    <w:p w14:paraId="6F0C26D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w:t>
      </w:r>
    </w:p>
    <w:p w14:paraId="403B525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ED2033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保存模型参数到文件</w:t>
      </w:r>
    </w:p>
    <w:p w14:paraId="19D1E5E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void</w:t>
      </w:r>
      <w:r w:rsidRPr="00E6400A">
        <w:rPr>
          <w:rFonts w:ascii="Consolas" w:hAnsi="Consolas" w:cs="宋体"/>
          <w:color w:val="383A42"/>
          <w:kern w:val="0"/>
          <w:sz w:val="21"/>
          <w:szCs w:val="21"/>
        </w:rPr>
        <w:t xml:space="preserve"> </w:t>
      </w:r>
      <w:r w:rsidRPr="00E6400A">
        <w:rPr>
          <w:rFonts w:ascii="Consolas" w:hAnsi="Consolas" w:cs="宋体"/>
          <w:color w:val="4078F2"/>
          <w:kern w:val="0"/>
          <w:sz w:val="21"/>
          <w:szCs w:val="21"/>
        </w:rPr>
        <w:t>BPNeuralNetwork::saveModel</w:t>
      </w:r>
      <w:r w:rsidRPr="00E6400A">
        <w:rPr>
          <w:rFonts w:ascii="Consolas" w:hAnsi="Consolas" w:cs="宋体"/>
          <w:color w:val="383A42"/>
          <w:kern w:val="0"/>
          <w:sz w:val="21"/>
          <w:szCs w:val="21"/>
        </w:rPr>
        <w:t>(</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std::string&amp; filename) {</w:t>
      </w:r>
    </w:p>
    <w:p w14:paraId="246E1DC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std::ofstream </w:t>
      </w:r>
      <w:r w:rsidRPr="00E6400A">
        <w:rPr>
          <w:rFonts w:ascii="Consolas" w:hAnsi="Consolas" w:cs="宋体"/>
          <w:color w:val="4078F2"/>
          <w:kern w:val="0"/>
          <w:sz w:val="21"/>
          <w:szCs w:val="21"/>
        </w:rPr>
        <w:t>ofs</w:t>
      </w:r>
      <w:r w:rsidRPr="00E6400A">
        <w:rPr>
          <w:rFonts w:ascii="Consolas" w:hAnsi="Consolas" w:cs="宋体"/>
          <w:color w:val="383A42"/>
          <w:kern w:val="0"/>
          <w:sz w:val="21"/>
          <w:szCs w:val="21"/>
        </w:rPr>
        <w:t>(filename);</w:t>
      </w:r>
    </w:p>
    <w:p w14:paraId="2F79E22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if</w:t>
      </w:r>
      <w:r w:rsidRPr="00E6400A">
        <w:rPr>
          <w:rFonts w:ascii="Consolas" w:hAnsi="Consolas" w:cs="宋体"/>
          <w:color w:val="383A42"/>
          <w:kern w:val="0"/>
          <w:sz w:val="21"/>
          <w:szCs w:val="21"/>
        </w:rPr>
        <w:t xml:space="preserve"> (!ofs.</w:t>
      </w:r>
      <w:r w:rsidRPr="00E6400A">
        <w:rPr>
          <w:rFonts w:ascii="Consolas" w:hAnsi="Consolas" w:cs="宋体"/>
          <w:color w:val="C18401"/>
          <w:kern w:val="0"/>
          <w:sz w:val="21"/>
          <w:szCs w:val="21"/>
        </w:rPr>
        <w:t>is_open</w:t>
      </w:r>
      <w:r w:rsidRPr="00E6400A">
        <w:rPr>
          <w:rFonts w:ascii="Consolas" w:hAnsi="Consolas" w:cs="宋体"/>
          <w:color w:val="383A42"/>
          <w:kern w:val="0"/>
          <w:sz w:val="21"/>
          <w:szCs w:val="21"/>
        </w:rPr>
        <w:t>()) {</w:t>
      </w:r>
    </w:p>
    <w:p w14:paraId="71E5606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std::cerr &lt;&lt; </w:t>
      </w:r>
      <w:r w:rsidRPr="00E6400A">
        <w:rPr>
          <w:rFonts w:ascii="Consolas" w:hAnsi="Consolas" w:cs="宋体"/>
          <w:color w:val="50A14F"/>
          <w:kern w:val="0"/>
          <w:sz w:val="21"/>
          <w:szCs w:val="21"/>
        </w:rPr>
        <w:t>"</w:t>
      </w:r>
      <w:r w:rsidRPr="00E6400A">
        <w:rPr>
          <w:rFonts w:ascii="Consolas" w:hAnsi="Consolas" w:cs="宋体"/>
          <w:color w:val="50A14F"/>
          <w:kern w:val="0"/>
          <w:sz w:val="21"/>
          <w:szCs w:val="21"/>
        </w:rPr>
        <w:t>无法打开文件保存模型参数</w:t>
      </w:r>
      <w:r w:rsidRPr="00E6400A">
        <w:rPr>
          <w:rFonts w:ascii="Consolas" w:hAnsi="Consolas" w:cs="宋体"/>
          <w:color w:val="50A14F"/>
          <w:kern w:val="0"/>
          <w:sz w:val="21"/>
          <w:szCs w:val="21"/>
        </w:rPr>
        <w:t>: "</w:t>
      </w:r>
      <w:r w:rsidRPr="00E6400A">
        <w:rPr>
          <w:rFonts w:ascii="Consolas" w:hAnsi="Consolas" w:cs="宋体"/>
          <w:color w:val="383A42"/>
          <w:kern w:val="0"/>
          <w:sz w:val="21"/>
          <w:szCs w:val="21"/>
        </w:rPr>
        <w:t xml:space="preserve"> &lt;&lt; filename &lt;&lt; std::endl;</w:t>
      </w:r>
    </w:p>
    <w:p w14:paraId="07B0741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return</w:t>
      </w:r>
      <w:r w:rsidRPr="00E6400A">
        <w:rPr>
          <w:rFonts w:ascii="Consolas" w:hAnsi="Consolas" w:cs="宋体"/>
          <w:color w:val="383A42"/>
          <w:kern w:val="0"/>
          <w:sz w:val="21"/>
          <w:szCs w:val="21"/>
        </w:rPr>
        <w:t>;</w:t>
      </w:r>
    </w:p>
    <w:p w14:paraId="1763399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54A5A43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199683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保存输入层到隐藏层的权重</w:t>
      </w:r>
    </w:p>
    <w:p w14:paraId="25409D9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ofs &lt;&lt; weights_input_hidden.</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 xml:space="preserve">() &lt;&lt; </w:t>
      </w:r>
      <w:r w:rsidRPr="00E6400A">
        <w:rPr>
          <w:rFonts w:ascii="Consolas" w:hAnsi="Consolas" w:cs="宋体"/>
          <w:color w:val="50A14F"/>
          <w:kern w:val="0"/>
          <w:sz w:val="21"/>
          <w:szCs w:val="21"/>
        </w:rPr>
        <w:t>" "</w:t>
      </w:r>
      <w:r w:rsidRPr="00E6400A">
        <w:rPr>
          <w:rFonts w:ascii="Consolas" w:hAnsi="Consolas" w:cs="宋体"/>
          <w:color w:val="383A42"/>
          <w:kern w:val="0"/>
          <w:sz w:val="21"/>
          <w:szCs w:val="21"/>
        </w:rPr>
        <w:t xml:space="preserve"> &lt;&lt; weights_input_hidden[</w:t>
      </w:r>
      <w:r w:rsidRPr="00E6400A">
        <w:rPr>
          <w:rFonts w:ascii="Consolas" w:hAnsi="Consolas" w:cs="宋体"/>
          <w:color w:val="986801"/>
          <w:kern w:val="0"/>
          <w:sz w:val="21"/>
          <w:szCs w:val="21"/>
        </w:rPr>
        <w:t>0</w:t>
      </w:r>
      <w:r w:rsidRPr="00E6400A">
        <w:rPr>
          <w:rFonts w:ascii="Consolas" w:hAnsi="Consolas" w:cs="宋体"/>
          <w:color w:val="383A42"/>
          <w:kern w:val="0"/>
          <w:sz w:val="21"/>
          <w:szCs w:val="21"/>
        </w:rPr>
        <w:t>].</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 &lt;&lt; std::endl;</w:t>
      </w:r>
    </w:p>
    <w:p w14:paraId="3AEB656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auto</w:t>
      </w:r>
      <w:r w:rsidRPr="00E6400A">
        <w:rPr>
          <w:rFonts w:ascii="Consolas" w:hAnsi="Consolas" w:cs="宋体"/>
          <w:color w:val="383A42"/>
          <w:kern w:val="0"/>
          <w:sz w:val="21"/>
          <w:szCs w:val="21"/>
        </w:rPr>
        <w:t>&amp; row : weights_input_hidden) {</w:t>
      </w:r>
    </w:p>
    <w:p w14:paraId="739D0FC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auto</w:t>
      </w:r>
      <w:r w:rsidRPr="00E6400A">
        <w:rPr>
          <w:rFonts w:ascii="Consolas" w:hAnsi="Consolas" w:cs="宋体"/>
          <w:color w:val="383A42"/>
          <w:kern w:val="0"/>
          <w:sz w:val="21"/>
          <w:szCs w:val="21"/>
        </w:rPr>
        <w:t>&amp; weight : row) {</w:t>
      </w:r>
    </w:p>
    <w:p w14:paraId="6B743C4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ofs &lt;&lt; weight &lt;&lt; </w:t>
      </w:r>
      <w:r w:rsidRPr="00E6400A">
        <w:rPr>
          <w:rFonts w:ascii="Consolas" w:hAnsi="Consolas" w:cs="宋体"/>
          <w:color w:val="50A14F"/>
          <w:kern w:val="0"/>
          <w:sz w:val="21"/>
          <w:szCs w:val="21"/>
        </w:rPr>
        <w:t>" "</w:t>
      </w:r>
      <w:r w:rsidRPr="00E6400A">
        <w:rPr>
          <w:rFonts w:ascii="Consolas" w:hAnsi="Consolas" w:cs="宋体"/>
          <w:color w:val="383A42"/>
          <w:kern w:val="0"/>
          <w:sz w:val="21"/>
          <w:szCs w:val="21"/>
        </w:rPr>
        <w:t>;</w:t>
      </w:r>
    </w:p>
    <w:p w14:paraId="653A80E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106F446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ofs &lt;&lt; std::endl;</w:t>
      </w:r>
    </w:p>
    <w:p w14:paraId="179F14C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4CEC0FF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72C9CF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保存隐藏层到输出层的权重</w:t>
      </w:r>
    </w:p>
    <w:p w14:paraId="258E98B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lastRenderedPageBreak/>
        <w:t xml:space="preserve">    ofs &lt;&lt; weights_hidden_output.</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 xml:space="preserve">() &lt;&lt; </w:t>
      </w:r>
      <w:r w:rsidRPr="00E6400A">
        <w:rPr>
          <w:rFonts w:ascii="Consolas" w:hAnsi="Consolas" w:cs="宋体"/>
          <w:color w:val="50A14F"/>
          <w:kern w:val="0"/>
          <w:sz w:val="21"/>
          <w:szCs w:val="21"/>
        </w:rPr>
        <w:t>" "</w:t>
      </w:r>
      <w:r w:rsidRPr="00E6400A">
        <w:rPr>
          <w:rFonts w:ascii="Consolas" w:hAnsi="Consolas" w:cs="宋体"/>
          <w:color w:val="383A42"/>
          <w:kern w:val="0"/>
          <w:sz w:val="21"/>
          <w:szCs w:val="21"/>
        </w:rPr>
        <w:t xml:space="preserve"> &lt;&lt; weights_hidden_output[</w:t>
      </w:r>
      <w:r w:rsidRPr="00E6400A">
        <w:rPr>
          <w:rFonts w:ascii="Consolas" w:hAnsi="Consolas" w:cs="宋体"/>
          <w:color w:val="986801"/>
          <w:kern w:val="0"/>
          <w:sz w:val="21"/>
          <w:szCs w:val="21"/>
        </w:rPr>
        <w:t>0</w:t>
      </w:r>
      <w:r w:rsidRPr="00E6400A">
        <w:rPr>
          <w:rFonts w:ascii="Consolas" w:hAnsi="Consolas" w:cs="宋体"/>
          <w:color w:val="383A42"/>
          <w:kern w:val="0"/>
          <w:sz w:val="21"/>
          <w:szCs w:val="21"/>
        </w:rPr>
        <w:t>].</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 &lt;&lt; std::endl;</w:t>
      </w:r>
    </w:p>
    <w:p w14:paraId="6A851D9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auto</w:t>
      </w:r>
      <w:r w:rsidRPr="00E6400A">
        <w:rPr>
          <w:rFonts w:ascii="Consolas" w:hAnsi="Consolas" w:cs="宋体"/>
          <w:color w:val="383A42"/>
          <w:kern w:val="0"/>
          <w:sz w:val="21"/>
          <w:szCs w:val="21"/>
        </w:rPr>
        <w:t>&amp; row : weights_hidden_output) {</w:t>
      </w:r>
    </w:p>
    <w:p w14:paraId="0FCCE86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auto</w:t>
      </w:r>
      <w:r w:rsidRPr="00E6400A">
        <w:rPr>
          <w:rFonts w:ascii="Consolas" w:hAnsi="Consolas" w:cs="宋体"/>
          <w:color w:val="383A42"/>
          <w:kern w:val="0"/>
          <w:sz w:val="21"/>
          <w:szCs w:val="21"/>
        </w:rPr>
        <w:t>&amp; weight : row) {</w:t>
      </w:r>
    </w:p>
    <w:p w14:paraId="42FD446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ofs &lt;&lt; weight &lt;&lt; </w:t>
      </w:r>
      <w:r w:rsidRPr="00E6400A">
        <w:rPr>
          <w:rFonts w:ascii="Consolas" w:hAnsi="Consolas" w:cs="宋体"/>
          <w:color w:val="50A14F"/>
          <w:kern w:val="0"/>
          <w:sz w:val="21"/>
          <w:szCs w:val="21"/>
        </w:rPr>
        <w:t>" "</w:t>
      </w:r>
      <w:r w:rsidRPr="00E6400A">
        <w:rPr>
          <w:rFonts w:ascii="Consolas" w:hAnsi="Consolas" w:cs="宋体"/>
          <w:color w:val="383A42"/>
          <w:kern w:val="0"/>
          <w:sz w:val="21"/>
          <w:szCs w:val="21"/>
        </w:rPr>
        <w:t>;</w:t>
      </w:r>
    </w:p>
    <w:p w14:paraId="09364D6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0345544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ofs &lt;&lt; std::endl;</w:t>
      </w:r>
    </w:p>
    <w:p w14:paraId="15BEB6B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5073F6D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BD1E36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保存偏置</w:t>
      </w:r>
    </w:p>
    <w:p w14:paraId="0E0E014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ofs &lt;&lt; bias_hidden.</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 &lt;&lt; std::endl;</w:t>
      </w:r>
    </w:p>
    <w:p w14:paraId="4A54856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auto</w:t>
      </w:r>
      <w:r w:rsidRPr="00E6400A">
        <w:rPr>
          <w:rFonts w:ascii="Consolas" w:hAnsi="Consolas" w:cs="宋体"/>
          <w:color w:val="383A42"/>
          <w:kern w:val="0"/>
          <w:sz w:val="21"/>
          <w:szCs w:val="21"/>
        </w:rPr>
        <w:t>&amp; bias : bias_hidden) {</w:t>
      </w:r>
    </w:p>
    <w:p w14:paraId="278E43C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ofs &lt;&lt; bias &lt;&lt; </w:t>
      </w:r>
      <w:r w:rsidRPr="00E6400A">
        <w:rPr>
          <w:rFonts w:ascii="Consolas" w:hAnsi="Consolas" w:cs="宋体"/>
          <w:color w:val="50A14F"/>
          <w:kern w:val="0"/>
          <w:sz w:val="21"/>
          <w:szCs w:val="21"/>
        </w:rPr>
        <w:t>" "</w:t>
      </w:r>
      <w:r w:rsidRPr="00E6400A">
        <w:rPr>
          <w:rFonts w:ascii="Consolas" w:hAnsi="Consolas" w:cs="宋体"/>
          <w:color w:val="383A42"/>
          <w:kern w:val="0"/>
          <w:sz w:val="21"/>
          <w:szCs w:val="21"/>
        </w:rPr>
        <w:t>;</w:t>
      </w:r>
    </w:p>
    <w:p w14:paraId="17CB7CE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74830ED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ofs &lt;&lt; std::endl;</w:t>
      </w:r>
    </w:p>
    <w:p w14:paraId="62DE44E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405F4E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ofs &lt;&lt; bias_output.</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 &lt;&lt; std::endl;</w:t>
      </w:r>
    </w:p>
    <w:p w14:paraId="739161D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auto</w:t>
      </w:r>
      <w:r w:rsidRPr="00E6400A">
        <w:rPr>
          <w:rFonts w:ascii="Consolas" w:hAnsi="Consolas" w:cs="宋体"/>
          <w:color w:val="383A42"/>
          <w:kern w:val="0"/>
          <w:sz w:val="21"/>
          <w:szCs w:val="21"/>
        </w:rPr>
        <w:t>&amp; bias : bias_output) {</w:t>
      </w:r>
    </w:p>
    <w:p w14:paraId="2B625A3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ofs &lt;&lt; bias &lt;&lt; </w:t>
      </w:r>
      <w:r w:rsidRPr="00E6400A">
        <w:rPr>
          <w:rFonts w:ascii="Consolas" w:hAnsi="Consolas" w:cs="宋体"/>
          <w:color w:val="50A14F"/>
          <w:kern w:val="0"/>
          <w:sz w:val="21"/>
          <w:szCs w:val="21"/>
        </w:rPr>
        <w:t>" "</w:t>
      </w:r>
      <w:r w:rsidRPr="00E6400A">
        <w:rPr>
          <w:rFonts w:ascii="Consolas" w:hAnsi="Consolas" w:cs="宋体"/>
          <w:color w:val="383A42"/>
          <w:kern w:val="0"/>
          <w:sz w:val="21"/>
          <w:szCs w:val="21"/>
        </w:rPr>
        <w:t>;</w:t>
      </w:r>
    </w:p>
    <w:p w14:paraId="772C520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7A5423D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ofs &lt;&lt; std::endl;</w:t>
      </w:r>
    </w:p>
    <w:p w14:paraId="08F009F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BBBCD6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ofs.</w:t>
      </w:r>
      <w:r w:rsidRPr="00E6400A">
        <w:rPr>
          <w:rFonts w:ascii="Consolas" w:hAnsi="Consolas" w:cs="宋体"/>
          <w:color w:val="C18401"/>
          <w:kern w:val="0"/>
          <w:sz w:val="21"/>
          <w:szCs w:val="21"/>
        </w:rPr>
        <w:t>close</w:t>
      </w:r>
      <w:r w:rsidRPr="00E6400A">
        <w:rPr>
          <w:rFonts w:ascii="Consolas" w:hAnsi="Consolas" w:cs="宋体"/>
          <w:color w:val="383A42"/>
          <w:kern w:val="0"/>
          <w:sz w:val="21"/>
          <w:szCs w:val="21"/>
        </w:rPr>
        <w:t>();</w:t>
      </w:r>
    </w:p>
    <w:p w14:paraId="6EC3E5D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std::cout &lt;&lt; </w:t>
      </w:r>
      <w:r w:rsidRPr="00E6400A">
        <w:rPr>
          <w:rFonts w:ascii="Consolas" w:hAnsi="Consolas" w:cs="宋体"/>
          <w:color w:val="50A14F"/>
          <w:kern w:val="0"/>
          <w:sz w:val="21"/>
          <w:szCs w:val="21"/>
        </w:rPr>
        <w:t>"models save to:"</w:t>
      </w:r>
      <w:r w:rsidRPr="00E6400A">
        <w:rPr>
          <w:rFonts w:ascii="Consolas" w:hAnsi="Consolas" w:cs="宋体"/>
          <w:color w:val="383A42"/>
          <w:kern w:val="0"/>
          <w:sz w:val="21"/>
          <w:szCs w:val="21"/>
        </w:rPr>
        <w:t xml:space="preserve"> &lt;&lt; filename &lt;&lt; std::endl;</w:t>
      </w:r>
    </w:p>
    <w:p w14:paraId="6C55925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w:t>
      </w:r>
    </w:p>
    <w:p w14:paraId="29DD069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F521AE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从文件加载模型参数</w:t>
      </w:r>
    </w:p>
    <w:p w14:paraId="2BDFFB0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void</w:t>
      </w:r>
      <w:r w:rsidRPr="00E6400A">
        <w:rPr>
          <w:rFonts w:ascii="Consolas" w:hAnsi="Consolas" w:cs="宋体"/>
          <w:color w:val="383A42"/>
          <w:kern w:val="0"/>
          <w:sz w:val="21"/>
          <w:szCs w:val="21"/>
        </w:rPr>
        <w:t xml:space="preserve"> </w:t>
      </w:r>
      <w:r w:rsidRPr="00E6400A">
        <w:rPr>
          <w:rFonts w:ascii="Consolas" w:hAnsi="Consolas" w:cs="宋体"/>
          <w:color w:val="4078F2"/>
          <w:kern w:val="0"/>
          <w:sz w:val="21"/>
          <w:szCs w:val="21"/>
        </w:rPr>
        <w:t>BPNeuralNetwork::loadModel</w:t>
      </w:r>
      <w:r w:rsidRPr="00E6400A">
        <w:rPr>
          <w:rFonts w:ascii="Consolas" w:hAnsi="Consolas" w:cs="宋体"/>
          <w:color w:val="383A42"/>
          <w:kern w:val="0"/>
          <w:sz w:val="21"/>
          <w:szCs w:val="21"/>
        </w:rPr>
        <w:t>(</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std::string&amp; filename) {</w:t>
      </w:r>
    </w:p>
    <w:p w14:paraId="4AADD17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std::ifstream </w:t>
      </w:r>
      <w:r w:rsidRPr="00E6400A">
        <w:rPr>
          <w:rFonts w:ascii="Consolas" w:hAnsi="Consolas" w:cs="宋体"/>
          <w:color w:val="4078F2"/>
          <w:kern w:val="0"/>
          <w:sz w:val="21"/>
          <w:szCs w:val="21"/>
        </w:rPr>
        <w:t>ifs</w:t>
      </w:r>
      <w:r w:rsidRPr="00E6400A">
        <w:rPr>
          <w:rFonts w:ascii="Consolas" w:hAnsi="Consolas" w:cs="宋体"/>
          <w:color w:val="383A42"/>
          <w:kern w:val="0"/>
          <w:sz w:val="21"/>
          <w:szCs w:val="21"/>
        </w:rPr>
        <w:t>(filename);</w:t>
      </w:r>
    </w:p>
    <w:p w14:paraId="094AD77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if</w:t>
      </w:r>
      <w:r w:rsidRPr="00E6400A">
        <w:rPr>
          <w:rFonts w:ascii="Consolas" w:hAnsi="Consolas" w:cs="宋体"/>
          <w:color w:val="383A42"/>
          <w:kern w:val="0"/>
          <w:sz w:val="21"/>
          <w:szCs w:val="21"/>
        </w:rPr>
        <w:t xml:space="preserve"> (!ifs.</w:t>
      </w:r>
      <w:r w:rsidRPr="00E6400A">
        <w:rPr>
          <w:rFonts w:ascii="Consolas" w:hAnsi="Consolas" w:cs="宋体"/>
          <w:color w:val="C18401"/>
          <w:kern w:val="0"/>
          <w:sz w:val="21"/>
          <w:szCs w:val="21"/>
        </w:rPr>
        <w:t>is_open</w:t>
      </w:r>
      <w:r w:rsidRPr="00E6400A">
        <w:rPr>
          <w:rFonts w:ascii="Consolas" w:hAnsi="Consolas" w:cs="宋体"/>
          <w:color w:val="383A42"/>
          <w:kern w:val="0"/>
          <w:sz w:val="21"/>
          <w:szCs w:val="21"/>
        </w:rPr>
        <w:t>()) {</w:t>
      </w:r>
    </w:p>
    <w:p w14:paraId="1737EFE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std::cerr &lt;&lt; </w:t>
      </w:r>
      <w:r w:rsidRPr="00E6400A">
        <w:rPr>
          <w:rFonts w:ascii="Consolas" w:hAnsi="Consolas" w:cs="宋体"/>
          <w:color w:val="50A14F"/>
          <w:kern w:val="0"/>
          <w:sz w:val="21"/>
          <w:szCs w:val="21"/>
        </w:rPr>
        <w:t>"</w:t>
      </w:r>
      <w:r w:rsidRPr="00E6400A">
        <w:rPr>
          <w:rFonts w:ascii="Consolas" w:hAnsi="Consolas" w:cs="宋体"/>
          <w:color w:val="50A14F"/>
          <w:kern w:val="0"/>
          <w:sz w:val="21"/>
          <w:szCs w:val="21"/>
        </w:rPr>
        <w:t>无法打开文件加载模型参数</w:t>
      </w:r>
      <w:r w:rsidRPr="00E6400A">
        <w:rPr>
          <w:rFonts w:ascii="Consolas" w:hAnsi="Consolas" w:cs="宋体"/>
          <w:color w:val="50A14F"/>
          <w:kern w:val="0"/>
          <w:sz w:val="21"/>
          <w:szCs w:val="21"/>
        </w:rPr>
        <w:t>: "</w:t>
      </w:r>
      <w:r w:rsidRPr="00E6400A">
        <w:rPr>
          <w:rFonts w:ascii="Consolas" w:hAnsi="Consolas" w:cs="宋体"/>
          <w:color w:val="383A42"/>
          <w:kern w:val="0"/>
          <w:sz w:val="21"/>
          <w:szCs w:val="21"/>
        </w:rPr>
        <w:t xml:space="preserve"> &lt;&lt; filename &lt;&lt; std::endl;</w:t>
      </w:r>
    </w:p>
    <w:p w14:paraId="57FA5EC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return</w:t>
      </w:r>
      <w:r w:rsidRPr="00E6400A">
        <w:rPr>
          <w:rFonts w:ascii="Consolas" w:hAnsi="Consolas" w:cs="宋体"/>
          <w:color w:val="383A42"/>
          <w:kern w:val="0"/>
          <w:sz w:val="21"/>
          <w:szCs w:val="21"/>
        </w:rPr>
        <w:t>;</w:t>
      </w:r>
    </w:p>
    <w:p w14:paraId="3B13FD6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08ECEF8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4ACB2E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加载输入层到隐藏层的权重</w:t>
      </w:r>
    </w:p>
    <w:p w14:paraId="7057301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int</w:t>
      </w:r>
      <w:r w:rsidRPr="00E6400A">
        <w:rPr>
          <w:rFonts w:ascii="Consolas" w:hAnsi="Consolas" w:cs="宋体"/>
          <w:color w:val="383A42"/>
          <w:kern w:val="0"/>
          <w:sz w:val="21"/>
          <w:szCs w:val="21"/>
        </w:rPr>
        <w:t xml:space="preserve"> hidden_size, input_size;</w:t>
      </w:r>
    </w:p>
    <w:p w14:paraId="5BDDA23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ifs &gt;&gt; input_size &gt;&gt; hidden_size;</w:t>
      </w:r>
    </w:p>
    <w:p w14:paraId="60A54EE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weights_input_hidden.</w:t>
      </w:r>
      <w:r w:rsidRPr="00E6400A">
        <w:rPr>
          <w:rFonts w:ascii="Consolas" w:hAnsi="Consolas" w:cs="宋体"/>
          <w:color w:val="C18401"/>
          <w:kern w:val="0"/>
          <w:sz w:val="21"/>
          <w:szCs w:val="21"/>
        </w:rPr>
        <w:t>resize</w:t>
      </w:r>
      <w:r w:rsidRPr="00E6400A">
        <w:rPr>
          <w:rFonts w:ascii="Consolas" w:hAnsi="Consolas" w:cs="宋体"/>
          <w:color w:val="383A42"/>
          <w:kern w:val="0"/>
          <w:sz w:val="21"/>
          <w:szCs w:val="21"/>
        </w:rPr>
        <w:t>(input_size, std::</w:t>
      </w:r>
      <w:r w:rsidRPr="00E6400A">
        <w:rPr>
          <w:rFonts w:ascii="Consolas" w:hAnsi="Consolas" w:cs="宋体"/>
          <w:color w:val="C18401"/>
          <w:kern w:val="0"/>
          <w:sz w:val="21"/>
          <w:szCs w:val="21"/>
        </w:rPr>
        <w:t>vector</w:t>
      </w:r>
      <w:r w:rsidRPr="00E6400A">
        <w:rPr>
          <w:rFonts w:ascii="Consolas" w:hAnsi="Consolas" w:cs="宋体"/>
          <w:color w:val="383A42"/>
          <w:kern w:val="0"/>
          <w:sz w:val="21"/>
          <w:szCs w:val="21"/>
        </w:rPr>
        <w:t>&lt;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&gt;(hidden_size));</w:t>
      </w:r>
    </w:p>
    <w:p w14:paraId="40CFF65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auto</w:t>
      </w:r>
      <w:r w:rsidRPr="00E6400A">
        <w:rPr>
          <w:rFonts w:ascii="Consolas" w:hAnsi="Consolas" w:cs="宋体"/>
          <w:color w:val="383A42"/>
          <w:kern w:val="0"/>
          <w:sz w:val="21"/>
          <w:szCs w:val="21"/>
        </w:rPr>
        <w:t>&amp; row : weights_input_hidden) {</w:t>
      </w:r>
    </w:p>
    <w:p w14:paraId="052A30F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auto</w:t>
      </w:r>
      <w:r w:rsidRPr="00E6400A">
        <w:rPr>
          <w:rFonts w:ascii="Consolas" w:hAnsi="Consolas" w:cs="宋体"/>
          <w:color w:val="383A42"/>
          <w:kern w:val="0"/>
          <w:sz w:val="21"/>
          <w:szCs w:val="21"/>
        </w:rPr>
        <w:t>&amp; weight : row) {</w:t>
      </w:r>
    </w:p>
    <w:p w14:paraId="3EA5208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ifs &gt;&gt; weight;</w:t>
      </w:r>
    </w:p>
    <w:p w14:paraId="5FDE196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6682A63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3D2F859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324C42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加载隐藏层到输出层的权重</w:t>
      </w:r>
    </w:p>
    <w:p w14:paraId="1484EA6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int</w:t>
      </w:r>
      <w:r w:rsidRPr="00E6400A">
        <w:rPr>
          <w:rFonts w:ascii="Consolas" w:hAnsi="Consolas" w:cs="宋体"/>
          <w:color w:val="383A42"/>
          <w:kern w:val="0"/>
          <w:sz w:val="21"/>
          <w:szCs w:val="21"/>
        </w:rPr>
        <w:t xml:space="preserve"> output_size;</w:t>
      </w:r>
    </w:p>
    <w:p w14:paraId="4A211EA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ifs &gt;&gt; hidden_size &gt;&gt; output_size;</w:t>
      </w:r>
    </w:p>
    <w:p w14:paraId="73A2A19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weights_hidden_output.</w:t>
      </w:r>
      <w:r w:rsidRPr="00E6400A">
        <w:rPr>
          <w:rFonts w:ascii="Consolas" w:hAnsi="Consolas" w:cs="宋体"/>
          <w:color w:val="C18401"/>
          <w:kern w:val="0"/>
          <w:sz w:val="21"/>
          <w:szCs w:val="21"/>
        </w:rPr>
        <w:t>resize</w:t>
      </w:r>
      <w:r w:rsidRPr="00E6400A">
        <w:rPr>
          <w:rFonts w:ascii="Consolas" w:hAnsi="Consolas" w:cs="宋体"/>
          <w:color w:val="383A42"/>
          <w:kern w:val="0"/>
          <w:sz w:val="21"/>
          <w:szCs w:val="21"/>
        </w:rPr>
        <w:t>(hidden_size, std::</w:t>
      </w:r>
      <w:r w:rsidRPr="00E6400A">
        <w:rPr>
          <w:rFonts w:ascii="Consolas" w:hAnsi="Consolas" w:cs="宋体"/>
          <w:color w:val="C18401"/>
          <w:kern w:val="0"/>
          <w:sz w:val="21"/>
          <w:szCs w:val="21"/>
        </w:rPr>
        <w:t>vector</w:t>
      </w:r>
      <w:r w:rsidRPr="00E6400A">
        <w:rPr>
          <w:rFonts w:ascii="Consolas" w:hAnsi="Consolas" w:cs="宋体"/>
          <w:color w:val="383A42"/>
          <w:kern w:val="0"/>
          <w:sz w:val="21"/>
          <w:szCs w:val="21"/>
        </w:rPr>
        <w:t>&lt;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&gt;(output_size));</w:t>
      </w:r>
    </w:p>
    <w:p w14:paraId="411E40C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auto</w:t>
      </w:r>
      <w:r w:rsidRPr="00E6400A">
        <w:rPr>
          <w:rFonts w:ascii="Consolas" w:hAnsi="Consolas" w:cs="宋体"/>
          <w:color w:val="383A42"/>
          <w:kern w:val="0"/>
          <w:sz w:val="21"/>
          <w:szCs w:val="21"/>
        </w:rPr>
        <w:t>&amp; row : weights_hidden_output) {</w:t>
      </w:r>
    </w:p>
    <w:p w14:paraId="40A6DB6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auto</w:t>
      </w:r>
      <w:r w:rsidRPr="00E6400A">
        <w:rPr>
          <w:rFonts w:ascii="Consolas" w:hAnsi="Consolas" w:cs="宋体"/>
          <w:color w:val="383A42"/>
          <w:kern w:val="0"/>
          <w:sz w:val="21"/>
          <w:szCs w:val="21"/>
        </w:rPr>
        <w:t>&amp; weight : row) {</w:t>
      </w:r>
    </w:p>
    <w:p w14:paraId="5C3B7CC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ifs &gt;&gt; weight;</w:t>
      </w:r>
    </w:p>
    <w:p w14:paraId="712E6B8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1CE1063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lastRenderedPageBreak/>
        <w:t xml:space="preserve">    }</w:t>
      </w:r>
    </w:p>
    <w:p w14:paraId="7FB77D4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D4F350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加载偏置</w:t>
      </w:r>
    </w:p>
    <w:p w14:paraId="22B2857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int</w:t>
      </w:r>
      <w:r w:rsidRPr="00E6400A">
        <w:rPr>
          <w:rFonts w:ascii="Consolas" w:hAnsi="Consolas" w:cs="宋体"/>
          <w:color w:val="383A42"/>
          <w:kern w:val="0"/>
          <w:sz w:val="21"/>
          <w:szCs w:val="21"/>
        </w:rPr>
        <w:t xml:space="preserve"> hidden_bias_size;</w:t>
      </w:r>
    </w:p>
    <w:p w14:paraId="35B809D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ifs &gt;&gt; hidden_bias_size;</w:t>
      </w:r>
    </w:p>
    <w:p w14:paraId="705E597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bias_hidden.</w:t>
      </w:r>
      <w:r w:rsidRPr="00E6400A">
        <w:rPr>
          <w:rFonts w:ascii="Consolas" w:hAnsi="Consolas" w:cs="宋体"/>
          <w:color w:val="C18401"/>
          <w:kern w:val="0"/>
          <w:sz w:val="21"/>
          <w:szCs w:val="21"/>
        </w:rPr>
        <w:t>resize</w:t>
      </w:r>
      <w:r w:rsidRPr="00E6400A">
        <w:rPr>
          <w:rFonts w:ascii="Consolas" w:hAnsi="Consolas" w:cs="宋体"/>
          <w:color w:val="383A42"/>
          <w:kern w:val="0"/>
          <w:sz w:val="21"/>
          <w:szCs w:val="21"/>
        </w:rPr>
        <w:t>(hidden_bias_size);</w:t>
      </w:r>
    </w:p>
    <w:p w14:paraId="6E9C0F3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auto</w:t>
      </w:r>
      <w:r w:rsidRPr="00E6400A">
        <w:rPr>
          <w:rFonts w:ascii="Consolas" w:hAnsi="Consolas" w:cs="宋体"/>
          <w:color w:val="383A42"/>
          <w:kern w:val="0"/>
          <w:sz w:val="21"/>
          <w:szCs w:val="21"/>
        </w:rPr>
        <w:t>&amp; bias : bias_hidden) {</w:t>
      </w:r>
    </w:p>
    <w:p w14:paraId="73FF8B2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ifs &gt;&gt; bias;</w:t>
      </w:r>
    </w:p>
    <w:p w14:paraId="2D8AA54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3AF422C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2E657A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int</w:t>
      </w:r>
      <w:r w:rsidRPr="00E6400A">
        <w:rPr>
          <w:rFonts w:ascii="Consolas" w:hAnsi="Consolas" w:cs="宋体"/>
          <w:color w:val="383A42"/>
          <w:kern w:val="0"/>
          <w:sz w:val="21"/>
          <w:szCs w:val="21"/>
        </w:rPr>
        <w:t xml:space="preserve"> output_bias_size;</w:t>
      </w:r>
    </w:p>
    <w:p w14:paraId="19BC653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ifs &gt;&gt; output_bias_size;</w:t>
      </w:r>
    </w:p>
    <w:p w14:paraId="6B841C3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bias_output.</w:t>
      </w:r>
      <w:r w:rsidRPr="00E6400A">
        <w:rPr>
          <w:rFonts w:ascii="Consolas" w:hAnsi="Consolas" w:cs="宋体"/>
          <w:color w:val="C18401"/>
          <w:kern w:val="0"/>
          <w:sz w:val="21"/>
          <w:szCs w:val="21"/>
        </w:rPr>
        <w:t>resize</w:t>
      </w:r>
      <w:r w:rsidRPr="00E6400A">
        <w:rPr>
          <w:rFonts w:ascii="Consolas" w:hAnsi="Consolas" w:cs="宋体"/>
          <w:color w:val="383A42"/>
          <w:kern w:val="0"/>
          <w:sz w:val="21"/>
          <w:szCs w:val="21"/>
        </w:rPr>
        <w:t>(output_bias_size);</w:t>
      </w:r>
    </w:p>
    <w:p w14:paraId="463B420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auto</w:t>
      </w:r>
      <w:r w:rsidRPr="00E6400A">
        <w:rPr>
          <w:rFonts w:ascii="Consolas" w:hAnsi="Consolas" w:cs="宋体"/>
          <w:color w:val="383A42"/>
          <w:kern w:val="0"/>
          <w:sz w:val="21"/>
          <w:szCs w:val="21"/>
        </w:rPr>
        <w:t>&amp; bias : bias_output) {</w:t>
      </w:r>
    </w:p>
    <w:p w14:paraId="6A60A42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ifs &gt;&gt; bias;</w:t>
      </w:r>
    </w:p>
    <w:p w14:paraId="1885C94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5F8683B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6784A7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ifs.</w:t>
      </w:r>
      <w:r w:rsidRPr="00E6400A">
        <w:rPr>
          <w:rFonts w:ascii="Consolas" w:hAnsi="Consolas" w:cs="宋体"/>
          <w:color w:val="C18401"/>
          <w:kern w:val="0"/>
          <w:sz w:val="21"/>
          <w:szCs w:val="21"/>
        </w:rPr>
        <w:t>close</w:t>
      </w:r>
      <w:r w:rsidRPr="00E6400A">
        <w:rPr>
          <w:rFonts w:ascii="Consolas" w:hAnsi="Consolas" w:cs="宋体"/>
          <w:color w:val="383A42"/>
          <w:kern w:val="0"/>
          <w:sz w:val="21"/>
          <w:szCs w:val="21"/>
        </w:rPr>
        <w:t>();</w:t>
      </w:r>
    </w:p>
    <w:p w14:paraId="0FCE880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std::cout &lt;&lt; </w:t>
      </w:r>
      <w:r w:rsidRPr="00E6400A">
        <w:rPr>
          <w:rFonts w:ascii="Consolas" w:hAnsi="Consolas" w:cs="宋体"/>
          <w:color w:val="50A14F"/>
          <w:kern w:val="0"/>
          <w:sz w:val="21"/>
          <w:szCs w:val="21"/>
        </w:rPr>
        <w:t>"</w:t>
      </w:r>
      <w:r w:rsidRPr="00E6400A">
        <w:rPr>
          <w:rFonts w:ascii="Consolas" w:hAnsi="Consolas" w:cs="宋体"/>
          <w:color w:val="50A14F"/>
          <w:kern w:val="0"/>
          <w:sz w:val="21"/>
          <w:szCs w:val="21"/>
        </w:rPr>
        <w:t>模型参数已从</w:t>
      </w:r>
      <w:r w:rsidRPr="00E6400A">
        <w:rPr>
          <w:rFonts w:ascii="Consolas" w:hAnsi="Consolas" w:cs="宋体"/>
          <w:color w:val="50A14F"/>
          <w:kern w:val="0"/>
          <w:sz w:val="21"/>
          <w:szCs w:val="21"/>
        </w:rPr>
        <w:t xml:space="preserve"> "</w:t>
      </w:r>
      <w:r w:rsidRPr="00E6400A">
        <w:rPr>
          <w:rFonts w:ascii="Consolas" w:hAnsi="Consolas" w:cs="宋体"/>
          <w:color w:val="383A42"/>
          <w:kern w:val="0"/>
          <w:sz w:val="21"/>
          <w:szCs w:val="21"/>
        </w:rPr>
        <w:t xml:space="preserve"> &lt;&lt; filename &lt;&lt; </w:t>
      </w:r>
      <w:r w:rsidRPr="00E6400A">
        <w:rPr>
          <w:rFonts w:ascii="Consolas" w:hAnsi="Consolas" w:cs="宋体"/>
          <w:color w:val="50A14F"/>
          <w:kern w:val="0"/>
          <w:sz w:val="21"/>
          <w:szCs w:val="21"/>
        </w:rPr>
        <w:t xml:space="preserve">" </w:t>
      </w:r>
      <w:r w:rsidRPr="00E6400A">
        <w:rPr>
          <w:rFonts w:ascii="Consolas" w:hAnsi="Consolas" w:cs="宋体"/>
          <w:color w:val="50A14F"/>
          <w:kern w:val="0"/>
          <w:sz w:val="21"/>
          <w:szCs w:val="21"/>
        </w:rPr>
        <w:t>加载</w:t>
      </w:r>
      <w:r w:rsidRPr="00E6400A">
        <w:rPr>
          <w:rFonts w:ascii="Consolas" w:hAnsi="Consolas" w:cs="宋体"/>
          <w:color w:val="50A14F"/>
          <w:kern w:val="0"/>
          <w:sz w:val="21"/>
          <w:szCs w:val="21"/>
        </w:rPr>
        <w:t>"</w:t>
      </w:r>
      <w:r w:rsidRPr="00E6400A">
        <w:rPr>
          <w:rFonts w:ascii="Consolas" w:hAnsi="Consolas" w:cs="宋体"/>
          <w:color w:val="383A42"/>
          <w:kern w:val="0"/>
          <w:sz w:val="21"/>
          <w:szCs w:val="21"/>
        </w:rPr>
        <w:t xml:space="preserve"> &lt;&lt; std::endl;</w:t>
      </w:r>
    </w:p>
    <w:p w14:paraId="014586F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w:t>
      </w:r>
    </w:p>
    <w:p w14:paraId="635715A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EE5BD4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新增的设置学习率的函数实现</w:t>
      </w:r>
    </w:p>
    <w:p w14:paraId="6E9AE81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void</w:t>
      </w:r>
      <w:r w:rsidRPr="00E6400A">
        <w:rPr>
          <w:rFonts w:ascii="Consolas" w:hAnsi="Consolas" w:cs="宋体"/>
          <w:color w:val="383A42"/>
          <w:kern w:val="0"/>
          <w:sz w:val="21"/>
          <w:szCs w:val="21"/>
        </w:rPr>
        <w:t xml:space="preserve"> </w:t>
      </w:r>
      <w:r w:rsidRPr="00E6400A">
        <w:rPr>
          <w:rFonts w:ascii="Consolas" w:hAnsi="Consolas" w:cs="宋体"/>
          <w:color w:val="4078F2"/>
          <w:kern w:val="0"/>
          <w:sz w:val="21"/>
          <w:szCs w:val="21"/>
        </w:rPr>
        <w:t>BPNeuralNetwork::setLearningRate</w:t>
      </w:r>
      <w:r w:rsidRPr="00E6400A">
        <w:rPr>
          <w:rFonts w:ascii="Consolas" w:hAnsi="Consolas" w:cs="宋体"/>
          <w:color w:val="383A42"/>
          <w:kern w:val="0"/>
          <w:sz w:val="21"/>
          <w:szCs w:val="21"/>
        </w:rPr>
        <w: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new_learning_rate) {</w:t>
      </w:r>
    </w:p>
    <w:p w14:paraId="47C5B28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learning_rate = new_learning_rate;</w:t>
      </w:r>
    </w:p>
    <w:p w14:paraId="065E197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w:t>
      </w:r>
    </w:p>
    <w:p w14:paraId="68AC4D96" w14:textId="7ECDB11E" w:rsidR="00E6400A" w:rsidRDefault="00E6400A" w:rsidP="00E6400A">
      <w:pPr>
        <w:pStyle w:val="2"/>
        <w:numPr>
          <w:ilvl w:val="0"/>
          <w:numId w:val="0"/>
        </w:numPr>
      </w:pPr>
      <w:bookmarkStart w:id="43" w:name="_Toc180788506"/>
      <w:r>
        <w:rPr>
          <w:rFonts w:hint="eastAsia"/>
        </w:rPr>
        <w:t>SVM</w:t>
      </w:r>
      <w:bookmarkEnd w:id="43"/>
    </w:p>
    <w:p w14:paraId="35295BF1" w14:textId="77777777" w:rsidR="00E6400A" w:rsidRDefault="00E6400A" w:rsidP="00EE555E">
      <w:pPr>
        <w:pStyle w:val="3"/>
        <w:numPr>
          <w:ilvl w:val="0"/>
          <w:numId w:val="0"/>
        </w:numPr>
      </w:pPr>
      <w:bookmarkStart w:id="44" w:name="_Toc180788507"/>
      <w:r>
        <w:rPr>
          <w:rFonts w:hint="eastAsia"/>
        </w:rPr>
        <w:t>①</w:t>
      </w:r>
      <w:r>
        <w:rPr>
          <w:rFonts w:hint="eastAsia"/>
        </w:rPr>
        <w:t>main.cpp</w:t>
      </w:r>
      <w:bookmarkEnd w:id="44"/>
    </w:p>
    <w:p w14:paraId="7748285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420"/>
        <w:jc w:val="left"/>
        <w:rPr>
          <w:rFonts w:ascii="Consolas" w:hAnsi="Consolas" w:cs="宋体"/>
          <w:color w:val="383A42"/>
          <w:kern w:val="0"/>
          <w:sz w:val="21"/>
          <w:szCs w:val="21"/>
        </w:rPr>
      </w:pPr>
      <w:r w:rsidRPr="00E6400A">
        <w:rPr>
          <w:rFonts w:ascii="Consolas" w:hAnsi="Consolas" w:cs="宋体"/>
          <w:color w:val="4078F2"/>
          <w:kern w:val="0"/>
          <w:sz w:val="21"/>
          <w:szCs w:val="21"/>
        </w:rPr>
        <w:t>#</w:t>
      </w:r>
      <w:r w:rsidRPr="00E6400A">
        <w:rPr>
          <w:rFonts w:ascii="Consolas" w:hAnsi="Consolas" w:cs="宋体"/>
          <w:color w:val="A626A4"/>
          <w:kern w:val="0"/>
          <w:sz w:val="21"/>
          <w:szCs w:val="21"/>
        </w:rPr>
        <w:t>include</w:t>
      </w:r>
      <w:r w:rsidRPr="00E6400A">
        <w:rPr>
          <w:rFonts w:ascii="Consolas" w:hAnsi="Consolas" w:cs="宋体"/>
          <w:color w:val="4078F2"/>
          <w:kern w:val="0"/>
          <w:sz w:val="21"/>
          <w:szCs w:val="21"/>
        </w:rPr>
        <w:t xml:space="preserve"> </w:t>
      </w:r>
      <w:r w:rsidRPr="00E6400A">
        <w:rPr>
          <w:rFonts w:ascii="Consolas" w:hAnsi="Consolas" w:cs="宋体"/>
          <w:color w:val="50A14F"/>
          <w:kern w:val="0"/>
          <w:sz w:val="21"/>
          <w:szCs w:val="21"/>
        </w:rPr>
        <w:t>&lt;iostream&gt;</w:t>
      </w:r>
    </w:p>
    <w:p w14:paraId="2641B2B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4078F2"/>
          <w:kern w:val="0"/>
          <w:sz w:val="21"/>
          <w:szCs w:val="21"/>
        </w:rPr>
        <w:t>#</w:t>
      </w:r>
      <w:r w:rsidRPr="00E6400A">
        <w:rPr>
          <w:rFonts w:ascii="Consolas" w:hAnsi="Consolas" w:cs="宋体"/>
          <w:color w:val="A626A4"/>
          <w:kern w:val="0"/>
          <w:sz w:val="21"/>
          <w:szCs w:val="21"/>
        </w:rPr>
        <w:t>include</w:t>
      </w:r>
      <w:r w:rsidRPr="00E6400A">
        <w:rPr>
          <w:rFonts w:ascii="Consolas" w:hAnsi="Consolas" w:cs="宋体"/>
          <w:color w:val="4078F2"/>
          <w:kern w:val="0"/>
          <w:sz w:val="21"/>
          <w:szCs w:val="21"/>
        </w:rPr>
        <w:t xml:space="preserve"> </w:t>
      </w:r>
      <w:r w:rsidRPr="00E6400A">
        <w:rPr>
          <w:rFonts w:ascii="Consolas" w:hAnsi="Consolas" w:cs="宋体"/>
          <w:color w:val="50A14F"/>
          <w:kern w:val="0"/>
          <w:sz w:val="21"/>
          <w:szCs w:val="21"/>
        </w:rPr>
        <w:t>&lt;vector&gt;</w:t>
      </w:r>
    </w:p>
    <w:p w14:paraId="4172914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4078F2"/>
          <w:kern w:val="0"/>
          <w:sz w:val="21"/>
          <w:szCs w:val="21"/>
        </w:rPr>
        <w:t>#</w:t>
      </w:r>
      <w:r w:rsidRPr="00E6400A">
        <w:rPr>
          <w:rFonts w:ascii="Consolas" w:hAnsi="Consolas" w:cs="宋体"/>
          <w:color w:val="A626A4"/>
          <w:kern w:val="0"/>
          <w:sz w:val="21"/>
          <w:szCs w:val="21"/>
        </w:rPr>
        <w:t>include</w:t>
      </w:r>
      <w:r w:rsidRPr="00E6400A">
        <w:rPr>
          <w:rFonts w:ascii="Consolas" w:hAnsi="Consolas" w:cs="宋体"/>
          <w:color w:val="4078F2"/>
          <w:kern w:val="0"/>
          <w:sz w:val="21"/>
          <w:szCs w:val="21"/>
        </w:rPr>
        <w:t xml:space="preserve"> </w:t>
      </w:r>
      <w:r w:rsidRPr="00E6400A">
        <w:rPr>
          <w:rFonts w:ascii="Consolas" w:hAnsi="Consolas" w:cs="宋体"/>
          <w:color w:val="50A14F"/>
          <w:kern w:val="0"/>
          <w:sz w:val="21"/>
          <w:szCs w:val="21"/>
        </w:rPr>
        <w:t>&lt;string&gt;</w:t>
      </w:r>
    </w:p>
    <w:p w14:paraId="633BB5A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4078F2"/>
          <w:kern w:val="0"/>
          <w:sz w:val="21"/>
          <w:szCs w:val="21"/>
        </w:rPr>
        <w:t>#</w:t>
      </w:r>
      <w:r w:rsidRPr="00E6400A">
        <w:rPr>
          <w:rFonts w:ascii="Consolas" w:hAnsi="Consolas" w:cs="宋体"/>
          <w:color w:val="A626A4"/>
          <w:kern w:val="0"/>
          <w:sz w:val="21"/>
          <w:szCs w:val="21"/>
        </w:rPr>
        <w:t>include</w:t>
      </w:r>
      <w:r w:rsidRPr="00E6400A">
        <w:rPr>
          <w:rFonts w:ascii="Consolas" w:hAnsi="Consolas" w:cs="宋体"/>
          <w:color w:val="4078F2"/>
          <w:kern w:val="0"/>
          <w:sz w:val="21"/>
          <w:szCs w:val="21"/>
        </w:rPr>
        <w:t xml:space="preserve"> </w:t>
      </w:r>
      <w:r w:rsidRPr="00E6400A">
        <w:rPr>
          <w:rFonts w:ascii="Consolas" w:hAnsi="Consolas" w:cs="宋体"/>
          <w:color w:val="50A14F"/>
          <w:kern w:val="0"/>
          <w:sz w:val="21"/>
          <w:szCs w:val="21"/>
        </w:rPr>
        <w:t>&lt;fstream&gt;</w:t>
      </w:r>
    </w:p>
    <w:p w14:paraId="04B5446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4078F2"/>
          <w:kern w:val="0"/>
          <w:sz w:val="21"/>
          <w:szCs w:val="21"/>
        </w:rPr>
        <w:t>#</w:t>
      </w:r>
      <w:r w:rsidRPr="00E6400A">
        <w:rPr>
          <w:rFonts w:ascii="Consolas" w:hAnsi="Consolas" w:cs="宋体"/>
          <w:color w:val="A626A4"/>
          <w:kern w:val="0"/>
          <w:sz w:val="21"/>
          <w:szCs w:val="21"/>
        </w:rPr>
        <w:t>include</w:t>
      </w:r>
      <w:r w:rsidRPr="00E6400A">
        <w:rPr>
          <w:rFonts w:ascii="Consolas" w:hAnsi="Consolas" w:cs="宋体"/>
          <w:color w:val="4078F2"/>
          <w:kern w:val="0"/>
          <w:sz w:val="21"/>
          <w:szCs w:val="21"/>
        </w:rPr>
        <w:t xml:space="preserve"> </w:t>
      </w:r>
      <w:r w:rsidRPr="00E6400A">
        <w:rPr>
          <w:rFonts w:ascii="Consolas" w:hAnsi="Consolas" w:cs="宋体"/>
          <w:color w:val="50A14F"/>
          <w:kern w:val="0"/>
          <w:sz w:val="21"/>
          <w:szCs w:val="21"/>
        </w:rPr>
        <w:t>&lt;sstream&gt;</w:t>
      </w:r>
    </w:p>
    <w:p w14:paraId="390DF0B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4078F2"/>
          <w:kern w:val="0"/>
          <w:sz w:val="21"/>
          <w:szCs w:val="21"/>
        </w:rPr>
        <w:t>#</w:t>
      </w:r>
      <w:r w:rsidRPr="00E6400A">
        <w:rPr>
          <w:rFonts w:ascii="Consolas" w:hAnsi="Consolas" w:cs="宋体"/>
          <w:color w:val="A626A4"/>
          <w:kern w:val="0"/>
          <w:sz w:val="21"/>
          <w:szCs w:val="21"/>
        </w:rPr>
        <w:t>include</w:t>
      </w:r>
      <w:r w:rsidRPr="00E6400A">
        <w:rPr>
          <w:rFonts w:ascii="Consolas" w:hAnsi="Consolas" w:cs="宋体"/>
          <w:color w:val="4078F2"/>
          <w:kern w:val="0"/>
          <w:sz w:val="21"/>
          <w:szCs w:val="21"/>
        </w:rPr>
        <w:t xml:space="preserve"> </w:t>
      </w:r>
      <w:r w:rsidRPr="00E6400A">
        <w:rPr>
          <w:rFonts w:ascii="Consolas" w:hAnsi="Consolas" w:cs="宋体"/>
          <w:color w:val="50A14F"/>
          <w:kern w:val="0"/>
          <w:sz w:val="21"/>
          <w:szCs w:val="21"/>
        </w:rPr>
        <w:t>&lt;algorithm&gt;</w:t>
      </w:r>
    </w:p>
    <w:p w14:paraId="66D9943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4078F2"/>
          <w:kern w:val="0"/>
          <w:sz w:val="21"/>
          <w:szCs w:val="21"/>
        </w:rPr>
        <w:t>#</w:t>
      </w:r>
      <w:r w:rsidRPr="00E6400A">
        <w:rPr>
          <w:rFonts w:ascii="Consolas" w:hAnsi="Consolas" w:cs="宋体"/>
          <w:color w:val="A626A4"/>
          <w:kern w:val="0"/>
          <w:sz w:val="21"/>
          <w:szCs w:val="21"/>
        </w:rPr>
        <w:t>include</w:t>
      </w:r>
      <w:r w:rsidRPr="00E6400A">
        <w:rPr>
          <w:rFonts w:ascii="Consolas" w:hAnsi="Consolas" w:cs="宋体"/>
          <w:color w:val="4078F2"/>
          <w:kern w:val="0"/>
          <w:sz w:val="21"/>
          <w:szCs w:val="21"/>
        </w:rPr>
        <w:t xml:space="preserve"> </w:t>
      </w:r>
      <w:r w:rsidRPr="00E6400A">
        <w:rPr>
          <w:rFonts w:ascii="Consolas" w:hAnsi="Consolas" w:cs="宋体"/>
          <w:color w:val="50A14F"/>
          <w:kern w:val="0"/>
          <w:sz w:val="21"/>
          <w:szCs w:val="21"/>
        </w:rPr>
        <w:t>&lt;filesystem&gt;</w:t>
      </w:r>
    </w:p>
    <w:p w14:paraId="44190BF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4078F2"/>
          <w:kern w:val="0"/>
          <w:sz w:val="21"/>
          <w:szCs w:val="21"/>
        </w:rPr>
        <w:t>#</w:t>
      </w:r>
      <w:r w:rsidRPr="00E6400A">
        <w:rPr>
          <w:rFonts w:ascii="Consolas" w:hAnsi="Consolas" w:cs="宋体"/>
          <w:color w:val="A626A4"/>
          <w:kern w:val="0"/>
          <w:sz w:val="21"/>
          <w:szCs w:val="21"/>
        </w:rPr>
        <w:t>include</w:t>
      </w:r>
      <w:r w:rsidRPr="00E6400A">
        <w:rPr>
          <w:rFonts w:ascii="Consolas" w:hAnsi="Consolas" w:cs="宋体"/>
          <w:color w:val="4078F2"/>
          <w:kern w:val="0"/>
          <w:sz w:val="21"/>
          <w:szCs w:val="21"/>
        </w:rPr>
        <w:t xml:space="preserve"> </w:t>
      </w:r>
      <w:r w:rsidRPr="00E6400A">
        <w:rPr>
          <w:rFonts w:ascii="Consolas" w:hAnsi="Consolas" w:cs="宋体"/>
          <w:color w:val="50A14F"/>
          <w:kern w:val="0"/>
          <w:sz w:val="21"/>
          <w:szCs w:val="21"/>
        </w:rPr>
        <w:t>&lt;locale&gt;</w:t>
      </w:r>
    </w:p>
    <w:p w14:paraId="0FEC6C0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4078F2"/>
          <w:kern w:val="0"/>
          <w:sz w:val="21"/>
          <w:szCs w:val="21"/>
        </w:rPr>
        <w:t>#</w:t>
      </w:r>
      <w:r w:rsidRPr="00E6400A">
        <w:rPr>
          <w:rFonts w:ascii="Consolas" w:hAnsi="Consolas" w:cs="宋体"/>
          <w:color w:val="A626A4"/>
          <w:kern w:val="0"/>
          <w:sz w:val="21"/>
          <w:szCs w:val="21"/>
        </w:rPr>
        <w:t>include</w:t>
      </w:r>
      <w:r w:rsidRPr="00E6400A">
        <w:rPr>
          <w:rFonts w:ascii="Consolas" w:hAnsi="Consolas" w:cs="宋体"/>
          <w:color w:val="4078F2"/>
          <w:kern w:val="0"/>
          <w:sz w:val="21"/>
          <w:szCs w:val="21"/>
        </w:rPr>
        <w:t xml:space="preserve"> </w:t>
      </w:r>
      <w:r w:rsidRPr="00E6400A">
        <w:rPr>
          <w:rFonts w:ascii="Consolas" w:hAnsi="Consolas" w:cs="宋体"/>
          <w:color w:val="50A14F"/>
          <w:kern w:val="0"/>
          <w:sz w:val="21"/>
          <w:szCs w:val="21"/>
        </w:rPr>
        <w:t>&lt;codecvt&gt;</w:t>
      </w:r>
    </w:p>
    <w:p w14:paraId="7BF920F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4078F2"/>
          <w:kern w:val="0"/>
          <w:sz w:val="21"/>
          <w:szCs w:val="21"/>
        </w:rPr>
        <w:t>#</w:t>
      </w:r>
      <w:r w:rsidRPr="00E6400A">
        <w:rPr>
          <w:rFonts w:ascii="Consolas" w:hAnsi="Consolas" w:cs="宋体"/>
          <w:color w:val="A626A4"/>
          <w:kern w:val="0"/>
          <w:sz w:val="21"/>
          <w:szCs w:val="21"/>
        </w:rPr>
        <w:t>include</w:t>
      </w:r>
      <w:r w:rsidRPr="00E6400A">
        <w:rPr>
          <w:rFonts w:ascii="Consolas" w:hAnsi="Consolas" w:cs="宋体"/>
          <w:color w:val="4078F2"/>
          <w:kern w:val="0"/>
          <w:sz w:val="21"/>
          <w:szCs w:val="21"/>
        </w:rPr>
        <w:t xml:space="preserve"> </w:t>
      </w:r>
      <w:r w:rsidRPr="00E6400A">
        <w:rPr>
          <w:rFonts w:ascii="Consolas" w:hAnsi="Consolas" w:cs="宋体"/>
          <w:color w:val="50A14F"/>
          <w:kern w:val="0"/>
          <w:sz w:val="21"/>
          <w:szCs w:val="21"/>
        </w:rPr>
        <w:t>&lt;random&gt;</w:t>
      </w:r>
    </w:p>
    <w:p w14:paraId="1F723DB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CB709F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A626A4"/>
          <w:kern w:val="0"/>
          <w:sz w:val="21"/>
          <w:szCs w:val="21"/>
        </w:rPr>
        <w:t>namespace</w:t>
      </w:r>
      <w:r w:rsidRPr="00E6400A">
        <w:rPr>
          <w:rFonts w:ascii="Consolas" w:hAnsi="Consolas" w:cs="宋体"/>
          <w:color w:val="383A42"/>
          <w:kern w:val="0"/>
          <w:sz w:val="21"/>
          <w:szCs w:val="21"/>
        </w:rPr>
        <w:t xml:space="preserve"> fs = std::filesystem;</w:t>
      </w:r>
    </w:p>
    <w:p w14:paraId="1506638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1253CB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i/>
          <w:iCs/>
          <w:color w:val="A0A1A7"/>
          <w:kern w:val="0"/>
          <w:sz w:val="21"/>
          <w:szCs w:val="21"/>
        </w:rPr>
        <w:t>/****************************</w:t>
      </w:r>
      <w:r w:rsidRPr="00E6400A">
        <w:rPr>
          <w:rFonts w:ascii="Consolas" w:hAnsi="Consolas" w:cs="宋体"/>
          <w:i/>
          <w:iCs/>
          <w:color w:val="A0A1A7"/>
          <w:kern w:val="0"/>
          <w:sz w:val="21"/>
          <w:szCs w:val="21"/>
        </w:rPr>
        <w:t>数据过滤范围</w:t>
      </w:r>
      <w:r w:rsidRPr="00E6400A">
        <w:rPr>
          <w:rFonts w:ascii="Consolas" w:hAnsi="Consolas" w:cs="宋体"/>
          <w:i/>
          <w:iCs/>
          <w:color w:val="A0A1A7"/>
          <w:kern w:val="0"/>
          <w:sz w:val="21"/>
          <w:szCs w:val="21"/>
        </w:rPr>
        <w:t>********************************/</w:t>
      </w:r>
    </w:p>
    <w:p w14:paraId="7C97DA7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MIN_HEIGHT = </w:t>
      </w:r>
      <w:r w:rsidRPr="00E6400A">
        <w:rPr>
          <w:rFonts w:ascii="Consolas" w:hAnsi="Consolas" w:cs="宋体"/>
          <w:color w:val="986801"/>
          <w:kern w:val="0"/>
          <w:sz w:val="21"/>
          <w:szCs w:val="21"/>
        </w:rPr>
        <w:t>140.0</w:t>
      </w:r>
      <w:r w:rsidRPr="00E6400A">
        <w:rPr>
          <w:rFonts w:ascii="Consolas" w:hAnsi="Consolas" w:cs="宋体"/>
          <w:color w:val="383A42"/>
          <w:kern w:val="0"/>
          <w:sz w:val="21"/>
          <w:szCs w:val="21"/>
        </w:rPr>
        <w:t>;</w:t>
      </w:r>
      <w:r w:rsidRPr="00E6400A">
        <w:rPr>
          <w:rFonts w:ascii="Consolas" w:hAnsi="Consolas" w:cs="宋体"/>
          <w:i/>
          <w:iCs/>
          <w:color w:val="A0A1A7"/>
          <w:kern w:val="0"/>
          <w:sz w:val="21"/>
          <w:szCs w:val="21"/>
        </w:rPr>
        <w:t>//</w:t>
      </w:r>
      <w:r w:rsidRPr="00E6400A">
        <w:rPr>
          <w:rFonts w:ascii="Consolas" w:hAnsi="Consolas" w:cs="宋体"/>
          <w:i/>
          <w:iCs/>
          <w:color w:val="A0A1A7"/>
          <w:kern w:val="0"/>
          <w:sz w:val="21"/>
          <w:szCs w:val="21"/>
        </w:rPr>
        <w:t>身高</w:t>
      </w:r>
    </w:p>
    <w:p w14:paraId="68A46C0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MAX_HEIGHT = </w:t>
      </w:r>
      <w:r w:rsidRPr="00E6400A">
        <w:rPr>
          <w:rFonts w:ascii="Consolas" w:hAnsi="Consolas" w:cs="宋体"/>
          <w:color w:val="986801"/>
          <w:kern w:val="0"/>
          <w:sz w:val="21"/>
          <w:szCs w:val="21"/>
        </w:rPr>
        <w:t>220.0</w:t>
      </w:r>
      <w:r w:rsidRPr="00E6400A">
        <w:rPr>
          <w:rFonts w:ascii="Consolas" w:hAnsi="Consolas" w:cs="宋体"/>
          <w:color w:val="383A42"/>
          <w:kern w:val="0"/>
          <w:sz w:val="21"/>
          <w:szCs w:val="21"/>
        </w:rPr>
        <w:t>;</w:t>
      </w:r>
    </w:p>
    <w:p w14:paraId="06D14B4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MIN_WEIGHT = </w:t>
      </w:r>
      <w:r w:rsidRPr="00E6400A">
        <w:rPr>
          <w:rFonts w:ascii="Consolas" w:hAnsi="Consolas" w:cs="宋体"/>
          <w:color w:val="986801"/>
          <w:kern w:val="0"/>
          <w:sz w:val="21"/>
          <w:szCs w:val="21"/>
        </w:rPr>
        <w:t>30.0</w:t>
      </w:r>
      <w:r w:rsidRPr="00E6400A">
        <w:rPr>
          <w:rFonts w:ascii="Consolas" w:hAnsi="Consolas" w:cs="宋体"/>
          <w:color w:val="383A42"/>
          <w:kern w:val="0"/>
          <w:sz w:val="21"/>
          <w:szCs w:val="21"/>
        </w:rPr>
        <w:t>;</w:t>
      </w:r>
      <w:r w:rsidRPr="00E6400A">
        <w:rPr>
          <w:rFonts w:ascii="Consolas" w:hAnsi="Consolas" w:cs="宋体"/>
          <w:i/>
          <w:iCs/>
          <w:color w:val="A0A1A7"/>
          <w:kern w:val="0"/>
          <w:sz w:val="21"/>
          <w:szCs w:val="21"/>
        </w:rPr>
        <w:t>//</w:t>
      </w:r>
      <w:r w:rsidRPr="00E6400A">
        <w:rPr>
          <w:rFonts w:ascii="Consolas" w:hAnsi="Consolas" w:cs="宋体"/>
          <w:i/>
          <w:iCs/>
          <w:color w:val="A0A1A7"/>
          <w:kern w:val="0"/>
          <w:sz w:val="21"/>
          <w:szCs w:val="21"/>
        </w:rPr>
        <w:t>体重</w:t>
      </w:r>
    </w:p>
    <w:p w14:paraId="264254A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MAX_WEIGHT = </w:t>
      </w:r>
      <w:r w:rsidRPr="00E6400A">
        <w:rPr>
          <w:rFonts w:ascii="Consolas" w:hAnsi="Consolas" w:cs="宋体"/>
          <w:color w:val="986801"/>
          <w:kern w:val="0"/>
          <w:sz w:val="21"/>
          <w:szCs w:val="21"/>
        </w:rPr>
        <w:t>150.0</w:t>
      </w:r>
      <w:r w:rsidRPr="00E6400A">
        <w:rPr>
          <w:rFonts w:ascii="Consolas" w:hAnsi="Consolas" w:cs="宋体"/>
          <w:color w:val="383A42"/>
          <w:kern w:val="0"/>
          <w:sz w:val="21"/>
          <w:szCs w:val="21"/>
        </w:rPr>
        <w:t>;</w:t>
      </w:r>
    </w:p>
    <w:p w14:paraId="59B6BE1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MIN_SHOE_SIZE = </w:t>
      </w:r>
      <w:r w:rsidRPr="00E6400A">
        <w:rPr>
          <w:rFonts w:ascii="Consolas" w:hAnsi="Consolas" w:cs="宋体"/>
          <w:color w:val="986801"/>
          <w:kern w:val="0"/>
          <w:sz w:val="21"/>
          <w:szCs w:val="21"/>
        </w:rPr>
        <w:t>30.0</w:t>
      </w:r>
      <w:r w:rsidRPr="00E6400A">
        <w:rPr>
          <w:rFonts w:ascii="Consolas" w:hAnsi="Consolas" w:cs="宋体"/>
          <w:color w:val="383A42"/>
          <w:kern w:val="0"/>
          <w:sz w:val="21"/>
          <w:szCs w:val="21"/>
        </w:rPr>
        <w:t>;</w:t>
      </w:r>
      <w:r w:rsidRPr="00E6400A">
        <w:rPr>
          <w:rFonts w:ascii="Consolas" w:hAnsi="Consolas" w:cs="宋体"/>
          <w:i/>
          <w:iCs/>
          <w:color w:val="A0A1A7"/>
          <w:kern w:val="0"/>
          <w:sz w:val="21"/>
          <w:szCs w:val="21"/>
        </w:rPr>
        <w:t>//</w:t>
      </w:r>
      <w:r w:rsidRPr="00E6400A">
        <w:rPr>
          <w:rFonts w:ascii="Consolas" w:hAnsi="Consolas" w:cs="宋体"/>
          <w:i/>
          <w:iCs/>
          <w:color w:val="A0A1A7"/>
          <w:kern w:val="0"/>
          <w:sz w:val="21"/>
          <w:szCs w:val="21"/>
        </w:rPr>
        <w:t>鞋码</w:t>
      </w:r>
    </w:p>
    <w:p w14:paraId="52A8863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MAX_SHOE_SIZE = </w:t>
      </w:r>
      <w:r w:rsidRPr="00E6400A">
        <w:rPr>
          <w:rFonts w:ascii="Consolas" w:hAnsi="Consolas" w:cs="宋体"/>
          <w:color w:val="986801"/>
          <w:kern w:val="0"/>
          <w:sz w:val="21"/>
          <w:szCs w:val="21"/>
        </w:rPr>
        <w:t>50.0</w:t>
      </w:r>
      <w:r w:rsidRPr="00E6400A">
        <w:rPr>
          <w:rFonts w:ascii="Consolas" w:hAnsi="Consolas" w:cs="宋体"/>
          <w:color w:val="383A42"/>
          <w:kern w:val="0"/>
          <w:sz w:val="21"/>
          <w:szCs w:val="21"/>
        </w:rPr>
        <w:t>;</w:t>
      </w:r>
    </w:p>
    <w:p w14:paraId="2632262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MIN_50M_TIME = </w:t>
      </w:r>
      <w:r w:rsidRPr="00E6400A">
        <w:rPr>
          <w:rFonts w:ascii="Consolas" w:hAnsi="Consolas" w:cs="宋体"/>
          <w:color w:val="986801"/>
          <w:kern w:val="0"/>
          <w:sz w:val="21"/>
          <w:szCs w:val="21"/>
        </w:rPr>
        <w:t>5.0</w:t>
      </w:r>
      <w:r w:rsidRPr="00E6400A">
        <w:rPr>
          <w:rFonts w:ascii="Consolas" w:hAnsi="Consolas" w:cs="宋体"/>
          <w:color w:val="383A42"/>
          <w:kern w:val="0"/>
          <w:sz w:val="21"/>
          <w:szCs w:val="21"/>
        </w:rPr>
        <w:t>;</w:t>
      </w:r>
      <w:r w:rsidRPr="00E6400A">
        <w:rPr>
          <w:rFonts w:ascii="Consolas" w:hAnsi="Consolas" w:cs="宋体"/>
          <w:i/>
          <w:iCs/>
          <w:color w:val="A0A1A7"/>
          <w:kern w:val="0"/>
          <w:sz w:val="21"/>
          <w:szCs w:val="21"/>
        </w:rPr>
        <w:t>//50m</w:t>
      </w:r>
    </w:p>
    <w:p w14:paraId="6CEF74A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MAX_50M_TIME = </w:t>
      </w:r>
      <w:r w:rsidRPr="00E6400A">
        <w:rPr>
          <w:rFonts w:ascii="Consolas" w:hAnsi="Consolas" w:cs="宋体"/>
          <w:color w:val="986801"/>
          <w:kern w:val="0"/>
          <w:sz w:val="21"/>
          <w:szCs w:val="21"/>
        </w:rPr>
        <w:t>15.0</w:t>
      </w:r>
      <w:r w:rsidRPr="00E6400A">
        <w:rPr>
          <w:rFonts w:ascii="Consolas" w:hAnsi="Consolas" w:cs="宋体"/>
          <w:color w:val="383A42"/>
          <w:kern w:val="0"/>
          <w:sz w:val="21"/>
          <w:szCs w:val="21"/>
        </w:rPr>
        <w:t>;</w:t>
      </w:r>
    </w:p>
    <w:p w14:paraId="395AD82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lastRenderedPageBreak/>
        <w:t>const</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MIN_VITAL_CAPACITY = </w:t>
      </w:r>
      <w:r w:rsidRPr="00E6400A">
        <w:rPr>
          <w:rFonts w:ascii="Consolas" w:hAnsi="Consolas" w:cs="宋体"/>
          <w:color w:val="986801"/>
          <w:kern w:val="0"/>
          <w:sz w:val="21"/>
          <w:szCs w:val="21"/>
        </w:rPr>
        <w:t>1000.0</w:t>
      </w:r>
      <w:r w:rsidRPr="00E6400A">
        <w:rPr>
          <w:rFonts w:ascii="Consolas" w:hAnsi="Consolas" w:cs="宋体"/>
          <w:color w:val="383A42"/>
          <w:kern w:val="0"/>
          <w:sz w:val="21"/>
          <w:szCs w:val="21"/>
        </w:rPr>
        <w:t>;</w:t>
      </w:r>
      <w:r w:rsidRPr="00E6400A">
        <w:rPr>
          <w:rFonts w:ascii="Consolas" w:hAnsi="Consolas" w:cs="宋体"/>
          <w:i/>
          <w:iCs/>
          <w:color w:val="A0A1A7"/>
          <w:kern w:val="0"/>
          <w:sz w:val="21"/>
          <w:szCs w:val="21"/>
        </w:rPr>
        <w:t>//</w:t>
      </w:r>
      <w:r w:rsidRPr="00E6400A">
        <w:rPr>
          <w:rFonts w:ascii="Consolas" w:hAnsi="Consolas" w:cs="宋体"/>
          <w:i/>
          <w:iCs/>
          <w:color w:val="A0A1A7"/>
          <w:kern w:val="0"/>
          <w:sz w:val="21"/>
          <w:szCs w:val="21"/>
        </w:rPr>
        <w:t>肺活量</w:t>
      </w:r>
    </w:p>
    <w:p w14:paraId="6D230D8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MAX_VITAL_CAPACITY = </w:t>
      </w:r>
      <w:r w:rsidRPr="00E6400A">
        <w:rPr>
          <w:rFonts w:ascii="Consolas" w:hAnsi="Consolas" w:cs="宋体"/>
          <w:color w:val="986801"/>
          <w:kern w:val="0"/>
          <w:sz w:val="21"/>
          <w:szCs w:val="21"/>
        </w:rPr>
        <w:t>8000.0</w:t>
      </w:r>
      <w:r w:rsidRPr="00E6400A">
        <w:rPr>
          <w:rFonts w:ascii="Consolas" w:hAnsi="Consolas" w:cs="宋体"/>
          <w:color w:val="383A42"/>
          <w:kern w:val="0"/>
          <w:sz w:val="21"/>
          <w:szCs w:val="21"/>
        </w:rPr>
        <w:t>;</w:t>
      </w:r>
    </w:p>
    <w:p w14:paraId="74CB118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D6CD42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i/>
          <w:iCs/>
          <w:color w:val="A0A1A7"/>
          <w:kern w:val="0"/>
          <w:sz w:val="21"/>
          <w:szCs w:val="21"/>
        </w:rPr>
        <w:t>/****************************</w:t>
      </w:r>
      <w:r w:rsidRPr="00E6400A">
        <w:rPr>
          <w:rFonts w:ascii="Consolas" w:hAnsi="Consolas" w:cs="宋体"/>
          <w:i/>
          <w:iCs/>
          <w:color w:val="A0A1A7"/>
          <w:kern w:val="0"/>
          <w:sz w:val="21"/>
          <w:szCs w:val="21"/>
        </w:rPr>
        <w:t>数据预处理</w:t>
      </w:r>
      <w:r w:rsidRPr="00E6400A">
        <w:rPr>
          <w:rFonts w:ascii="Consolas" w:hAnsi="Consolas" w:cs="宋体"/>
          <w:i/>
          <w:iCs/>
          <w:color w:val="A0A1A7"/>
          <w:kern w:val="0"/>
          <w:sz w:val="21"/>
          <w:szCs w:val="21"/>
        </w:rPr>
        <w:t>********************************/</w:t>
      </w:r>
    </w:p>
    <w:p w14:paraId="4313506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检查数据是否在合理范围内</w:t>
      </w:r>
    </w:p>
    <w:p w14:paraId="57006BC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bool</w:t>
      </w:r>
      <w:r w:rsidRPr="00E6400A">
        <w:rPr>
          <w:rFonts w:ascii="Consolas" w:hAnsi="Consolas" w:cs="宋体"/>
          <w:color w:val="383A42"/>
          <w:kern w:val="0"/>
          <w:sz w:val="21"/>
          <w:szCs w:val="21"/>
        </w:rPr>
        <w:t xml:space="preserve"> </w:t>
      </w:r>
      <w:r w:rsidRPr="00E6400A">
        <w:rPr>
          <w:rFonts w:ascii="Consolas" w:hAnsi="Consolas" w:cs="宋体"/>
          <w:color w:val="4078F2"/>
          <w:kern w:val="0"/>
          <w:sz w:val="21"/>
          <w:szCs w:val="21"/>
        </w:rPr>
        <w:t>isValidData</w:t>
      </w:r>
      <w:r w:rsidRPr="00E6400A">
        <w:rPr>
          <w:rFonts w:ascii="Consolas" w:hAnsi="Consolas" w:cs="宋体"/>
          <w:color w:val="383A42"/>
          <w:kern w:val="0"/>
          <w:sz w:val="21"/>
          <w:szCs w:val="21"/>
        </w:rPr>
        <w:t>(</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std::vector&lt;std::string&gt; &amp;data) {</w:t>
      </w:r>
    </w:p>
    <w:p w14:paraId="46330AB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try</w:t>
      </w:r>
      <w:r w:rsidRPr="00E6400A">
        <w:rPr>
          <w:rFonts w:ascii="Consolas" w:hAnsi="Consolas" w:cs="宋体"/>
          <w:color w:val="383A42"/>
          <w:kern w:val="0"/>
          <w:sz w:val="21"/>
          <w:szCs w:val="21"/>
        </w:rPr>
        <w:t xml:space="preserve"> {</w:t>
      </w:r>
    </w:p>
    <w:p w14:paraId="2F2E86B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检查是否有空白数据</w:t>
      </w:r>
    </w:p>
    <w:p w14:paraId="26F1EBF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auto</w:t>
      </w:r>
      <w:r w:rsidRPr="00E6400A">
        <w:rPr>
          <w:rFonts w:ascii="Consolas" w:hAnsi="Consolas" w:cs="宋体"/>
          <w:color w:val="383A42"/>
          <w:kern w:val="0"/>
          <w:sz w:val="21"/>
          <w:szCs w:val="21"/>
        </w:rPr>
        <w:t xml:space="preserve"> &amp;item : data) {</w:t>
      </w:r>
    </w:p>
    <w:p w14:paraId="29F687B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if</w:t>
      </w:r>
      <w:r w:rsidRPr="00E6400A">
        <w:rPr>
          <w:rFonts w:ascii="Consolas" w:hAnsi="Consolas" w:cs="宋体"/>
          <w:color w:val="383A42"/>
          <w:kern w:val="0"/>
          <w:sz w:val="21"/>
          <w:szCs w:val="21"/>
        </w:rPr>
        <w:t xml:space="preserve"> (item.</w:t>
      </w:r>
      <w:r w:rsidRPr="00E6400A">
        <w:rPr>
          <w:rFonts w:ascii="Consolas" w:hAnsi="Consolas" w:cs="宋体"/>
          <w:color w:val="C18401"/>
          <w:kern w:val="0"/>
          <w:sz w:val="21"/>
          <w:szCs w:val="21"/>
        </w:rPr>
        <w:t>empty</w:t>
      </w:r>
      <w:r w:rsidRPr="00E6400A">
        <w:rPr>
          <w:rFonts w:ascii="Consolas" w:hAnsi="Consolas" w:cs="宋体"/>
          <w:color w:val="383A42"/>
          <w:kern w:val="0"/>
          <w:sz w:val="21"/>
          <w:szCs w:val="21"/>
        </w:rPr>
        <w:t>()) {</w:t>
      </w:r>
    </w:p>
    <w:p w14:paraId="71C19CF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return</w:t>
      </w:r>
      <w:r w:rsidRPr="00E6400A">
        <w:rPr>
          <w:rFonts w:ascii="Consolas" w:hAnsi="Consolas" w:cs="宋体"/>
          <w:color w:val="383A42"/>
          <w:kern w:val="0"/>
          <w:sz w:val="21"/>
          <w:szCs w:val="21"/>
        </w:rPr>
        <w:t xml:space="preserve"> </w:t>
      </w:r>
      <w:r w:rsidRPr="00E6400A">
        <w:rPr>
          <w:rFonts w:ascii="Consolas" w:hAnsi="Consolas" w:cs="宋体"/>
          <w:color w:val="0184BB"/>
          <w:kern w:val="0"/>
          <w:sz w:val="21"/>
          <w:szCs w:val="21"/>
        </w:rPr>
        <w:t>false</w:t>
      </w:r>
      <w:r w:rsidRPr="00E6400A">
        <w:rPr>
          <w:rFonts w:ascii="Consolas" w:hAnsi="Consolas" w:cs="宋体"/>
          <w:color w:val="383A42"/>
          <w:kern w:val="0"/>
          <w:sz w:val="21"/>
          <w:szCs w:val="21"/>
        </w:rPr>
        <w:t>;</w:t>
      </w:r>
    </w:p>
    <w:p w14:paraId="2BB0C5D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37A2B5D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78264EF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0B1635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gender = std::</w:t>
      </w:r>
      <w:r w:rsidRPr="00E6400A">
        <w:rPr>
          <w:rFonts w:ascii="Consolas" w:hAnsi="Consolas" w:cs="宋体"/>
          <w:color w:val="C18401"/>
          <w:kern w:val="0"/>
          <w:sz w:val="21"/>
          <w:szCs w:val="21"/>
        </w:rPr>
        <w:t>stod</w:t>
      </w:r>
      <w:r w:rsidRPr="00E6400A">
        <w:rPr>
          <w:rFonts w:ascii="Consolas" w:hAnsi="Consolas" w:cs="宋体"/>
          <w:color w:val="383A42"/>
          <w:kern w:val="0"/>
          <w:sz w:val="21"/>
          <w:szCs w:val="21"/>
        </w:rPr>
        <w:t>(data[</w:t>
      </w:r>
      <w:r w:rsidRPr="00E6400A">
        <w:rPr>
          <w:rFonts w:ascii="Consolas" w:hAnsi="Consolas" w:cs="宋体"/>
          <w:color w:val="986801"/>
          <w:kern w:val="0"/>
          <w:sz w:val="21"/>
          <w:szCs w:val="21"/>
        </w:rPr>
        <w:t>1</w:t>
      </w:r>
      <w:r w:rsidRPr="00E6400A">
        <w:rPr>
          <w:rFonts w:ascii="Consolas" w:hAnsi="Consolas" w:cs="宋体"/>
          <w:color w:val="383A42"/>
          <w:kern w:val="0"/>
          <w:sz w:val="21"/>
          <w:szCs w:val="21"/>
        </w:rPr>
        <w:t>]);</w:t>
      </w:r>
    </w:p>
    <w:p w14:paraId="603C6D7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height = std::</w:t>
      </w:r>
      <w:r w:rsidRPr="00E6400A">
        <w:rPr>
          <w:rFonts w:ascii="Consolas" w:hAnsi="Consolas" w:cs="宋体"/>
          <w:color w:val="C18401"/>
          <w:kern w:val="0"/>
          <w:sz w:val="21"/>
          <w:szCs w:val="21"/>
        </w:rPr>
        <w:t>stod</w:t>
      </w:r>
      <w:r w:rsidRPr="00E6400A">
        <w:rPr>
          <w:rFonts w:ascii="Consolas" w:hAnsi="Consolas" w:cs="宋体"/>
          <w:color w:val="383A42"/>
          <w:kern w:val="0"/>
          <w:sz w:val="21"/>
          <w:szCs w:val="21"/>
        </w:rPr>
        <w:t>(data[</w:t>
      </w:r>
      <w:r w:rsidRPr="00E6400A">
        <w:rPr>
          <w:rFonts w:ascii="Consolas" w:hAnsi="Consolas" w:cs="宋体"/>
          <w:color w:val="986801"/>
          <w:kern w:val="0"/>
          <w:sz w:val="21"/>
          <w:szCs w:val="21"/>
        </w:rPr>
        <w:t>3</w:t>
      </w:r>
      <w:r w:rsidRPr="00E6400A">
        <w:rPr>
          <w:rFonts w:ascii="Consolas" w:hAnsi="Consolas" w:cs="宋体"/>
          <w:color w:val="383A42"/>
          <w:kern w:val="0"/>
          <w:sz w:val="21"/>
          <w:szCs w:val="21"/>
        </w:rPr>
        <w:t>]);</w:t>
      </w:r>
    </w:p>
    <w:p w14:paraId="0941953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weight = std::</w:t>
      </w:r>
      <w:r w:rsidRPr="00E6400A">
        <w:rPr>
          <w:rFonts w:ascii="Consolas" w:hAnsi="Consolas" w:cs="宋体"/>
          <w:color w:val="C18401"/>
          <w:kern w:val="0"/>
          <w:sz w:val="21"/>
          <w:szCs w:val="21"/>
        </w:rPr>
        <w:t>stod</w:t>
      </w:r>
      <w:r w:rsidRPr="00E6400A">
        <w:rPr>
          <w:rFonts w:ascii="Consolas" w:hAnsi="Consolas" w:cs="宋体"/>
          <w:color w:val="383A42"/>
          <w:kern w:val="0"/>
          <w:sz w:val="21"/>
          <w:szCs w:val="21"/>
        </w:rPr>
        <w:t>(data[</w:t>
      </w:r>
      <w:r w:rsidRPr="00E6400A">
        <w:rPr>
          <w:rFonts w:ascii="Consolas" w:hAnsi="Consolas" w:cs="宋体"/>
          <w:color w:val="986801"/>
          <w:kern w:val="0"/>
          <w:sz w:val="21"/>
          <w:szCs w:val="21"/>
        </w:rPr>
        <w:t>4</w:t>
      </w:r>
      <w:r w:rsidRPr="00E6400A">
        <w:rPr>
          <w:rFonts w:ascii="Consolas" w:hAnsi="Consolas" w:cs="宋体"/>
          <w:color w:val="383A42"/>
          <w:kern w:val="0"/>
          <w:sz w:val="21"/>
          <w:szCs w:val="21"/>
        </w:rPr>
        <w:t>]);</w:t>
      </w:r>
    </w:p>
    <w:p w14:paraId="3405AD3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shoeSize = std::</w:t>
      </w:r>
      <w:r w:rsidRPr="00E6400A">
        <w:rPr>
          <w:rFonts w:ascii="Consolas" w:hAnsi="Consolas" w:cs="宋体"/>
          <w:color w:val="C18401"/>
          <w:kern w:val="0"/>
          <w:sz w:val="21"/>
          <w:szCs w:val="21"/>
        </w:rPr>
        <w:t>stod</w:t>
      </w:r>
      <w:r w:rsidRPr="00E6400A">
        <w:rPr>
          <w:rFonts w:ascii="Consolas" w:hAnsi="Consolas" w:cs="宋体"/>
          <w:color w:val="383A42"/>
          <w:kern w:val="0"/>
          <w:sz w:val="21"/>
          <w:szCs w:val="21"/>
        </w:rPr>
        <w:t>(data[</w:t>
      </w:r>
      <w:r w:rsidRPr="00E6400A">
        <w:rPr>
          <w:rFonts w:ascii="Consolas" w:hAnsi="Consolas" w:cs="宋体"/>
          <w:color w:val="986801"/>
          <w:kern w:val="0"/>
          <w:sz w:val="21"/>
          <w:szCs w:val="21"/>
        </w:rPr>
        <w:t>5</w:t>
      </w:r>
      <w:r w:rsidRPr="00E6400A">
        <w:rPr>
          <w:rFonts w:ascii="Consolas" w:hAnsi="Consolas" w:cs="宋体"/>
          <w:color w:val="383A42"/>
          <w:kern w:val="0"/>
          <w:sz w:val="21"/>
          <w:szCs w:val="21"/>
        </w:rPr>
        <w:t>]);</w:t>
      </w:r>
    </w:p>
    <w:p w14:paraId="58D372E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fiftyMeter = std::</w:t>
      </w:r>
      <w:r w:rsidRPr="00E6400A">
        <w:rPr>
          <w:rFonts w:ascii="Consolas" w:hAnsi="Consolas" w:cs="宋体"/>
          <w:color w:val="C18401"/>
          <w:kern w:val="0"/>
          <w:sz w:val="21"/>
          <w:szCs w:val="21"/>
        </w:rPr>
        <w:t>stod</w:t>
      </w:r>
      <w:r w:rsidRPr="00E6400A">
        <w:rPr>
          <w:rFonts w:ascii="Consolas" w:hAnsi="Consolas" w:cs="宋体"/>
          <w:color w:val="383A42"/>
          <w:kern w:val="0"/>
          <w:sz w:val="21"/>
          <w:szCs w:val="21"/>
        </w:rPr>
        <w:t>(data[</w:t>
      </w:r>
      <w:r w:rsidRPr="00E6400A">
        <w:rPr>
          <w:rFonts w:ascii="Consolas" w:hAnsi="Consolas" w:cs="宋体"/>
          <w:color w:val="986801"/>
          <w:kern w:val="0"/>
          <w:sz w:val="21"/>
          <w:szCs w:val="21"/>
        </w:rPr>
        <w:t>6</w:t>
      </w:r>
      <w:r w:rsidRPr="00E6400A">
        <w:rPr>
          <w:rFonts w:ascii="Consolas" w:hAnsi="Consolas" w:cs="宋体"/>
          <w:color w:val="383A42"/>
          <w:kern w:val="0"/>
          <w:sz w:val="21"/>
          <w:szCs w:val="21"/>
        </w:rPr>
        <w:t>]);</w:t>
      </w:r>
    </w:p>
    <w:p w14:paraId="42EB997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vitalCapacity = std::</w:t>
      </w:r>
      <w:r w:rsidRPr="00E6400A">
        <w:rPr>
          <w:rFonts w:ascii="Consolas" w:hAnsi="Consolas" w:cs="宋体"/>
          <w:color w:val="C18401"/>
          <w:kern w:val="0"/>
          <w:sz w:val="21"/>
          <w:szCs w:val="21"/>
        </w:rPr>
        <w:t>stod</w:t>
      </w:r>
      <w:r w:rsidRPr="00E6400A">
        <w:rPr>
          <w:rFonts w:ascii="Consolas" w:hAnsi="Consolas" w:cs="宋体"/>
          <w:color w:val="383A42"/>
          <w:kern w:val="0"/>
          <w:sz w:val="21"/>
          <w:szCs w:val="21"/>
        </w:rPr>
        <w:t>(data[</w:t>
      </w:r>
      <w:r w:rsidRPr="00E6400A">
        <w:rPr>
          <w:rFonts w:ascii="Consolas" w:hAnsi="Consolas" w:cs="宋体"/>
          <w:color w:val="986801"/>
          <w:kern w:val="0"/>
          <w:sz w:val="21"/>
          <w:szCs w:val="21"/>
        </w:rPr>
        <w:t>7</w:t>
      </w:r>
      <w:r w:rsidRPr="00E6400A">
        <w:rPr>
          <w:rFonts w:ascii="Consolas" w:hAnsi="Consolas" w:cs="宋体"/>
          <w:color w:val="383A42"/>
          <w:kern w:val="0"/>
          <w:sz w:val="21"/>
          <w:szCs w:val="21"/>
        </w:rPr>
        <w:t>]);</w:t>
      </w:r>
    </w:p>
    <w:p w14:paraId="636ABDF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105DFB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return</w:t>
      </w:r>
      <w:r w:rsidRPr="00E6400A">
        <w:rPr>
          <w:rFonts w:ascii="Consolas" w:hAnsi="Consolas" w:cs="宋体"/>
          <w:color w:val="383A42"/>
          <w:kern w:val="0"/>
          <w:sz w:val="21"/>
          <w:szCs w:val="21"/>
        </w:rPr>
        <w:t xml:space="preserve"> (gender == </w:t>
      </w:r>
      <w:r w:rsidRPr="00E6400A">
        <w:rPr>
          <w:rFonts w:ascii="Consolas" w:hAnsi="Consolas" w:cs="宋体"/>
          <w:color w:val="986801"/>
          <w:kern w:val="0"/>
          <w:sz w:val="21"/>
          <w:szCs w:val="21"/>
        </w:rPr>
        <w:t>0</w:t>
      </w:r>
      <w:r w:rsidRPr="00E6400A">
        <w:rPr>
          <w:rFonts w:ascii="Consolas" w:hAnsi="Consolas" w:cs="宋体"/>
          <w:color w:val="383A42"/>
          <w:kern w:val="0"/>
          <w:sz w:val="21"/>
          <w:szCs w:val="21"/>
        </w:rPr>
        <w:t xml:space="preserve"> || gender == </w:t>
      </w:r>
      <w:r w:rsidRPr="00E6400A">
        <w:rPr>
          <w:rFonts w:ascii="Consolas" w:hAnsi="Consolas" w:cs="宋体"/>
          <w:color w:val="986801"/>
          <w:kern w:val="0"/>
          <w:sz w:val="21"/>
          <w:szCs w:val="21"/>
        </w:rPr>
        <w:t>1</w:t>
      </w:r>
      <w:r w:rsidRPr="00E6400A">
        <w:rPr>
          <w:rFonts w:ascii="Consolas" w:hAnsi="Consolas" w:cs="宋体"/>
          <w:color w:val="383A42"/>
          <w:kern w:val="0"/>
          <w:sz w:val="21"/>
          <w:szCs w:val="21"/>
        </w:rPr>
        <w:t>) &amp;&amp;</w:t>
      </w:r>
    </w:p>
    <w:p w14:paraId="2963E0B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(height &gt;= MIN_HEIGHT &amp;&amp; height &lt;= MAX_HEIGHT) &amp;&amp;</w:t>
      </w:r>
    </w:p>
    <w:p w14:paraId="77B0D4F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(weight &gt;= MIN_WEIGHT &amp;&amp; weight &lt;= MAX_WEIGHT) &amp;&amp;</w:t>
      </w:r>
    </w:p>
    <w:p w14:paraId="55E838E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(shoeSize &gt;= MIN_SHOE_SIZE &amp;&amp; shoeSize &lt;= MAX_SHOE_SIZE) &amp;&amp;</w:t>
      </w:r>
    </w:p>
    <w:p w14:paraId="48DB5F3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(fiftyMeter &gt;= MIN_50M_TIME &amp;&amp; fiftyMeter &lt;= MAX_50M_TIME) &amp;&amp;</w:t>
      </w:r>
    </w:p>
    <w:p w14:paraId="22E0996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(vitalCapacity &gt;= MIN_VITAL_CAPACITY &amp;&amp; vitalCapacity &lt;= MAX_VITAL_CAPACITY);</w:t>
      </w:r>
    </w:p>
    <w:p w14:paraId="1D699E6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 </w:t>
      </w:r>
      <w:r w:rsidRPr="00E6400A">
        <w:rPr>
          <w:rFonts w:ascii="Consolas" w:hAnsi="Consolas" w:cs="宋体"/>
          <w:color w:val="C18401"/>
          <w:kern w:val="0"/>
          <w:sz w:val="21"/>
          <w:szCs w:val="21"/>
        </w:rPr>
        <w:t>catch</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std::exception &amp;e) {</w:t>
      </w:r>
    </w:p>
    <w:p w14:paraId="77EF49D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如果转换失败，数据无效</w:t>
      </w:r>
    </w:p>
    <w:p w14:paraId="31F05DD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return</w:t>
      </w:r>
      <w:r w:rsidRPr="00E6400A">
        <w:rPr>
          <w:rFonts w:ascii="Consolas" w:hAnsi="Consolas" w:cs="宋体"/>
          <w:color w:val="383A42"/>
          <w:kern w:val="0"/>
          <w:sz w:val="21"/>
          <w:szCs w:val="21"/>
        </w:rPr>
        <w:t xml:space="preserve"> </w:t>
      </w:r>
      <w:r w:rsidRPr="00E6400A">
        <w:rPr>
          <w:rFonts w:ascii="Consolas" w:hAnsi="Consolas" w:cs="宋体"/>
          <w:color w:val="0184BB"/>
          <w:kern w:val="0"/>
          <w:sz w:val="21"/>
          <w:szCs w:val="21"/>
        </w:rPr>
        <w:t>false</w:t>
      </w:r>
      <w:r w:rsidRPr="00E6400A">
        <w:rPr>
          <w:rFonts w:ascii="Consolas" w:hAnsi="Consolas" w:cs="宋体"/>
          <w:color w:val="383A42"/>
          <w:kern w:val="0"/>
          <w:sz w:val="21"/>
          <w:szCs w:val="21"/>
        </w:rPr>
        <w:t>;</w:t>
      </w:r>
    </w:p>
    <w:p w14:paraId="6D4D363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46256A1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w:t>
      </w:r>
    </w:p>
    <w:p w14:paraId="2462EDB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246294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解析</w:t>
      </w:r>
      <w:r w:rsidRPr="00E6400A">
        <w:rPr>
          <w:rFonts w:ascii="Consolas" w:hAnsi="Consolas" w:cs="宋体"/>
          <w:i/>
          <w:iCs/>
          <w:color w:val="A0A1A7"/>
          <w:kern w:val="0"/>
          <w:sz w:val="21"/>
          <w:szCs w:val="21"/>
        </w:rPr>
        <w:t>CSV</w:t>
      </w:r>
      <w:r w:rsidRPr="00E6400A">
        <w:rPr>
          <w:rFonts w:ascii="Consolas" w:hAnsi="Consolas" w:cs="宋体"/>
          <w:i/>
          <w:iCs/>
          <w:color w:val="A0A1A7"/>
          <w:kern w:val="0"/>
          <w:sz w:val="21"/>
          <w:szCs w:val="21"/>
        </w:rPr>
        <w:t>行</w:t>
      </w:r>
    </w:p>
    <w:p w14:paraId="58AB1BB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std::vector&lt;std::string&gt; </w:t>
      </w:r>
      <w:r w:rsidRPr="00E6400A">
        <w:rPr>
          <w:rFonts w:ascii="Consolas" w:hAnsi="Consolas" w:cs="宋体"/>
          <w:color w:val="4078F2"/>
          <w:kern w:val="0"/>
          <w:sz w:val="21"/>
          <w:szCs w:val="21"/>
        </w:rPr>
        <w:t>parseCSVLine</w:t>
      </w:r>
      <w:r w:rsidRPr="00E6400A">
        <w:rPr>
          <w:rFonts w:ascii="Consolas" w:hAnsi="Consolas" w:cs="宋体"/>
          <w:color w:val="383A42"/>
          <w:kern w:val="0"/>
          <w:sz w:val="21"/>
          <w:szCs w:val="21"/>
        </w:rPr>
        <w:t>(</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std::string &amp;line) {</w:t>
      </w:r>
    </w:p>
    <w:p w14:paraId="3752B31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std::vector&lt;std::string&gt; result;</w:t>
      </w:r>
    </w:p>
    <w:p w14:paraId="7AAD5D0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std::stringstream </w:t>
      </w:r>
      <w:r w:rsidRPr="00E6400A">
        <w:rPr>
          <w:rFonts w:ascii="Consolas" w:hAnsi="Consolas" w:cs="宋体"/>
          <w:color w:val="4078F2"/>
          <w:kern w:val="0"/>
          <w:sz w:val="21"/>
          <w:szCs w:val="21"/>
        </w:rPr>
        <w:t>ss</w:t>
      </w:r>
      <w:r w:rsidRPr="00E6400A">
        <w:rPr>
          <w:rFonts w:ascii="Consolas" w:hAnsi="Consolas" w:cs="宋体"/>
          <w:color w:val="383A42"/>
          <w:kern w:val="0"/>
          <w:sz w:val="21"/>
          <w:szCs w:val="21"/>
        </w:rPr>
        <w:t>(line);</w:t>
      </w:r>
    </w:p>
    <w:p w14:paraId="67D605E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std::string item;</w:t>
      </w:r>
    </w:p>
    <w:p w14:paraId="18ACF8E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ED4D60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while</w:t>
      </w:r>
      <w:r w:rsidRPr="00E6400A">
        <w:rPr>
          <w:rFonts w:ascii="Consolas" w:hAnsi="Consolas" w:cs="宋体"/>
          <w:color w:val="383A42"/>
          <w:kern w:val="0"/>
          <w:sz w:val="21"/>
          <w:szCs w:val="21"/>
        </w:rPr>
        <w:t xml:space="preserve"> (std::</w:t>
      </w:r>
      <w:r w:rsidRPr="00E6400A">
        <w:rPr>
          <w:rFonts w:ascii="Consolas" w:hAnsi="Consolas" w:cs="宋体"/>
          <w:color w:val="C18401"/>
          <w:kern w:val="0"/>
          <w:sz w:val="21"/>
          <w:szCs w:val="21"/>
        </w:rPr>
        <w:t>getline</w:t>
      </w:r>
      <w:r w:rsidRPr="00E6400A">
        <w:rPr>
          <w:rFonts w:ascii="Consolas" w:hAnsi="Consolas" w:cs="宋体"/>
          <w:color w:val="383A42"/>
          <w:kern w:val="0"/>
          <w:sz w:val="21"/>
          <w:szCs w:val="21"/>
        </w:rPr>
        <w:t xml:space="preserve">(ss, item, </w:t>
      </w:r>
      <w:r w:rsidRPr="00E6400A">
        <w:rPr>
          <w:rFonts w:ascii="Consolas" w:hAnsi="Consolas" w:cs="宋体"/>
          <w:color w:val="50A14F"/>
          <w:kern w:val="0"/>
          <w:sz w:val="21"/>
          <w:szCs w:val="21"/>
        </w:rPr>
        <w:t>','</w:t>
      </w:r>
      <w:r w:rsidRPr="00E6400A">
        <w:rPr>
          <w:rFonts w:ascii="Consolas" w:hAnsi="Consolas" w:cs="宋体"/>
          <w:color w:val="383A42"/>
          <w:kern w:val="0"/>
          <w:sz w:val="21"/>
          <w:szCs w:val="21"/>
        </w:rPr>
        <w:t>)) {</w:t>
      </w:r>
    </w:p>
    <w:p w14:paraId="0622F7C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result.</w:t>
      </w:r>
      <w:r w:rsidRPr="00E6400A">
        <w:rPr>
          <w:rFonts w:ascii="Consolas" w:hAnsi="Consolas" w:cs="宋体"/>
          <w:color w:val="C18401"/>
          <w:kern w:val="0"/>
          <w:sz w:val="21"/>
          <w:szCs w:val="21"/>
        </w:rPr>
        <w:t>push_back</w:t>
      </w:r>
      <w:r w:rsidRPr="00E6400A">
        <w:rPr>
          <w:rFonts w:ascii="Consolas" w:hAnsi="Consolas" w:cs="宋体"/>
          <w:color w:val="383A42"/>
          <w:kern w:val="0"/>
          <w:sz w:val="21"/>
          <w:szCs w:val="21"/>
        </w:rPr>
        <w:t>(item);</w:t>
      </w:r>
    </w:p>
    <w:p w14:paraId="06873F3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0D91F3B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return</w:t>
      </w:r>
      <w:r w:rsidRPr="00E6400A">
        <w:rPr>
          <w:rFonts w:ascii="Consolas" w:hAnsi="Consolas" w:cs="宋体"/>
          <w:color w:val="383A42"/>
          <w:kern w:val="0"/>
          <w:sz w:val="21"/>
          <w:szCs w:val="21"/>
        </w:rPr>
        <w:t xml:space="preserve"> result;</w:t>
      </w:r>
    </w:p>
    <w:p w14:paraId="33402E5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w:t>
      </w:r>
    </w:p>
    <w:p w14:paraId="403E9E8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D54F34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打开文件并处理数据</w:t>
      </w:r>
    </w:p>
    <w:p w14:paraId="7F0651F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bool</w:t>
      </w:r>
      <w:r w:rsidRPr="00E6400A">
        <w:rPr>
          <w:rFonts w:ascii="Consolas" w:hAnsi="Consolas" w:cs="宋体"/>
          <w:color w:val="383A42"/>
          <w:kern w:val="0"/>
          <w:sz w:val="21"/>
          <w:szCs w:val="21"/>
        </w:rPr>
        <w:t xml:space="preserve"> </w:t>
      </w:r>
      <w:r w:rsidRPr="00E6400A">
        <w:rPr>
          <w:rFonts w:ascii="Consolas" w:hAnsi="Consolas" w:cs="宋体"/>
          <w:color w:val="4078F2"/>
          <w:kern w:val="0"/>
          <w:sz w:val="21"/>
          <w:szCs w:val="21"/>
        </w:rPr>
        <w:t>processFile</w:t>
      </w:r>
      <w:r w:rsidRPr="00E6400A">
        <w:rPr>
          <w:rFonts w:ascii="Consolas" w:hAnsi="Consolas" w:cs="宋体"/>
          <w:color w:val="383A42"/>
          <w:kern w:val="0"/>
          <w:sz w:val="21"/>
          <w:szCs w:val="21"/>
        </w:rPr>
        <w:t>(</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std::string&amp; inputFilePath, </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std::string&amp; outputFilePath, </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std::string&amp; invalidFilePath) {</w:t>
      </w:r>
    </w:p>
    <w:p w14:paraId="3082989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if</w:t>
      </w:r>
      <w:r w:rsidRPr="00E6400A">
        <w:rPr>
          <w:rFonts w:ascii="Consolas" w:hAnsi="Consolas" w:cs="宋体"/>
          <w:color w:val="383A42"/>
          <w:kern w:val="0"/>
          <w:sz w:val="21"/>
          <w:szCs w:val="21"/>
        </w:rPr>
        <w:t xml:space="preserve"> (!fs::</w:t>
      </w:r>
      <w:r w:rsidRPr="00E6400A">
        <w:rPr>
          <w:rFonts w:ascii="Consolas" w:hAnsi="Consolas" w:cs="宋体"/>
          <w:color w:val="C18401"/>
          <w:kern w:val="0"/>
          <w:sz w:val="21"/>
          <w:szCs w:val="21"/>
        </w:rPr>
        <w:t>exists</w:t>
      </w:r>
      <w:r w:rsidRPr="00E6400A">
        <w:rPr>
          <w:rFonts w:ascii="Consolas" w:hAnsi="Consolas" w:cs="宋体"/>
          <w:color w:val="383A42"/>
          <w:kern w:val="0"/>
          <w:sz w:val="21"/>
          <w:szCs w:val="21"/>
        </w:rPr>
        <w:t>(inputFilePath)) {</w:t>
      </w:r>
    </w:p>
    <w:p w14:paraId="1D25A7D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std::cerr &lt;&lt; </w:t>
      </w:r>
      <w:r w:rsidRPr="00E6400A">
        <w:rPr>
          <w:rFonts w:ascii="Consolas" w:hAnsi="Consolas" w:cs="宋体"/>
          <w:color w:val="50A14F"/>
          <w:kern w:val="0"/>
          <w:sz w:val="21"/>
          <w:szCs w:val="21"/>
        </w:rPr>
        <w:t>"</w:t>
      </w:r>
      <w:r w:rsidRPr="00E6400A">
        <w:rPr>
          <w:rFonts w:ascii="Consolas" w:hAnsi="Consolas" w:cs="宋体"/>
          <w:color w:val="50A14F"/>
          <w:kern w:val="0"/>
          <w:sz w:val="21"/>
          <w:szCs w:val="21"/>
        </w:rPr>
        <w:t>错误：输入文件不存在：</w:t>
      </w:r>
      <w:r w:rsidRPr="00E6400A">
        <w:rPr>
          <w:rFonts w:ascii="Consolas" w:hAnsi="Consolas" w:cs="宋体"/>
          <w:color w:val="50A14F"/>
          <w:kern w:val="0"/>
          <w:sz w:val="21"/>
          <w:szCs w:val="21"/>
        </w:rPr>
        <w:t>"</w:t>
      </w:r>
      <w:r w:rsidRPr="00E6400A">
        <w:rPr>
          <w:rFonts w:ascii="Consolas" w:hAnsi="Consolas" w:cs="宋体"/>
          <w:color w:val="383A42"/>
          <w:kern w:val="0"/>
          <w:sz w:val="21"/>
          <w:szCs w:val="21"/>
        </w:rPr>
        <w:t xml:space="preserve"> &lt;&lt; inputFilePath &lt;&lt; std::endl;</w:t>
      </w:r>
    </w:p>
    <w:p w14:paraId="48A5812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return</w:t>
      </w:r>
      <w:r w:rsidRPr="00E6400A">
        <w:rPr>
          <w:rFonts w:ascii="Consolas" w:hAnsi="Consolas" w:cs="宋体"/>
          <w:color w:val="383A42"/>
          <w:kern w:val="0"/>
          <w:sz w:val="21"/>
          <w:szCs w:val="21"/>
        </w:rPr>
        <w:t xml:space="preserve"> </w:t>
      </w:r>
      <w:r w:rsidRPr="00E6400A">
        <w:rPr>
          <w:rFonts w:ascii="Consolas" w:hAnsi="Consolas" w:cs="宋体"/>
          <w:color w:val="0184BB"/>
          <w:kern w:val="0"/>
          <w:sz w:val="21"/>
          <w:szCs w:val="21"/>
        </w:rPr>
        <w:t>false</w:t>
      </w:r>
      <w:r w:rsidRPr="00E6400A">
        <w:rPr>
          <w:rFonts w:ascii="Consolas" w:hAnsi="Consolas" w:cs="宋体"/>
          <w:color w:val="383A42"/>
          <w:kern w:val="0"/>
          <w:sz w:val="21"/>
          <w:szCs w:val="21"/>
        </w:rPr>
        <w:t>;</w:t>
      </w:r>
    </w:p>
    <w:p w14:paraId="1059AEE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lastRenderedPageBreak/>
        <w:t xml:space="preserve">    }</w:t>
      </w:r>
    </w:p>
    <w:p w14:paraId="5B96E08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6307F5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std::wifstream </w:t>
      </w:r>
      <w:r w:rsidRPr="00E6400A">
        <w:rPr>
          <w:rFonts w:ascii="Consolas" w:hAnsi="Consolas" w:cs="宋体"/>
          <w:color w:val="4078F2"/>
          <w:kern w:val="0"/>
          <w:sz w:val="21"/>
          <w:szCs w:val="21"/>
        </w:rPr>
        <w:t>inputFile</w:t>
      </w:r>
      <w:r w:rsidRPr="00E6400A">
        <w:rPr>
          <w:rFonts w:ascii="Consolas" w:hAnsi="Consolas" w:cs="宋体"/>
          <w:color w:val="383A42"/>
          <w:kern w:val="0"/>
          <w:sz w:val="21"/>
          <w:szCs w:val="21"/>
        </w:rPr>
        <w:t>(inputFilePath);</w:t>
      </w:r>
    </w:p>
    <w:p w14:paraId="4D9341A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inputFile.</w:t>
      </w:r>
      <w:r w:rsidRPr="00E6400A">
        <w:rPr>
          <w:rFonts w:ascii="Consolas" w:hAnsi="Consolas" w:cs="宋体"/>
          <w:color w:val="C18401"/>
          <w:kern w:val="0"/>
          <w:sz w:val="21"/>
          <w:szCs w:val="21"/>
        </w:rPr>
        <w:t>imbue</w:t>
      </w:r>
      <w:r w:rsidRPr="00E6400A">
        <w:rPr>
          <w:rFonts w:ascii="Consolas" w:hAnsi="Consolas" w:cs="宋体"/>
          <w:color w:val="383A42"/>
          <w:kern w:val="0"/>
          <w:sz w:val="21"/>
          <w:szCs w:val="21"/>
        </w:rPr>
        <w:t>(std::</w:t>
      </w:r>
      <w:r w:rsidRPr="00E6400A">
        <w:rPr>
          <w:rFonts w:ascii="Consolas" w:hAnsi="Consolas" w:cs="宋体"/>
          <w:color w:val="C18401"/>
          <w:kern w:val="0"/>
          <w:sz w:val="21"/>
          <w:szCs w:val="21"/>
        </w:rPr>
        <w:t>locale</w:t>
      </w:r>
      <w:r w:rsidRPr="00E6400A">
        <w:rPr>
          <w:rFonts w:ascii="Consolas" w:hAnsi="Consolas" w:cs="宋体"/>
          <w:color w:val="383A42"/>
          <w:kern w:val="0"/>
          <w:sz w:val="21"/>
          <w:szCs w:val="21"/>
        </w:rPr>
        <w:t>(inputFile.</w:t>
      </w:r>
      <w:r w:rsidRPr="00E6400A">
        <w:rPr>
          <w:rFonts w:ascii="Consolas" w:hAnsi="Consolas" w:cs="宋体"/>
          <w:color w:val="C18401"/>
          <w:kern w:val="0"/>
          <w:sz w:val="21"/>
          <w:szCs w:val="21"/>
        </w:rPr>
        <w:t>getloc</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new</w:t>
      </w:r>
      <w:r w:rsidRPr="00E6400A">
        <w:rPr>
          <w:rFonts w:ascii="Consolas" w:hAnsi="Consolas" w:cs="宋体"/>
          <w:color w:val="383A42"/>
          <w:kern w:val="0"/>
          <w:sz w:val="21"/>
          <w:szCs w:val="21"/>
        </w:rPr>
        <w:t xml:space="preserve"> std::codecvt_utf8&lt;</w:t>
      </w:r>
      <w:r w:rsidRPr="00E6400A">
        <w:rPr>
          <w:rFonts w:ascii="Consolas" w:hAnsi="Consolas" w:cs="宋体"/>
          <w:color w:val="986801"/>
          <w:kern w:val="0"/>
          <w:sz w:val="21"/>
          <w:szCs w:val="21"/>
        </w:rPr>
        <w:t>wchar_t</w:t>
      </w:r>
      <w:r w:rsidRPr="00E6400A">
        <w:rPr>
          <w:rFonts w:ascii="Consolas" w:hAnsi="Consolas" w:cs="宋体"/>
          <w:color w:val="383A42"/>
          <w:kern w:val="0"/>
          <w:sz w:val="21"/>
          <w:szCs w:val="21"/>
        </w:rPr>
        <w:t>&gt;));</w:t>
      </w:r>
    </w:p>
    <w:p w14:paraId="254B150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std::wofstream </w:t>
      </w:r>
      <w:r w:rsidRPr="00E6400A">
        <w:rPr>
          <w:rFonts w:ascii="Consolas" w:hAnsi="Consolas" w:cs="宋体"/>
          <w:color w:val="4078F2"/>
          <w:kern w:val="0"/>
          <w:sz w:val="21"/>
          <w:szCs w:val="21"/>
        </w:rPr>
        <w:t>outputFile</w:t>
      </w:r>
      <w:r w:rsidRPr="00E6400A">
        <w:rPr>
          <w:rFonts w:ascii="Consolas" w:hAnsi="Consolas" w:cs="宋体"/>
          <w:color w:val="383A42"/>
          <w:kern w:val="0"/>
          <w:sz w:val="21"/>
          <w:szCs w:val="21"/>
        </w:rPr>
        <w:t>(outputFilePath, std::ios::out | std::ios::binary);</w:t>
      </w:r>
    </w:p>
    <w:p w14:paraId="4C71F06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outputFile.</w:t>
      </w:r>
      <w:r w:rsidRPr="00E6400A">
        <w:rPr>
          <w:rFonts w:ascii="Consolas" w:hAnsi="Consolas" w:cs="宋体"/>
          <w:color w:val="C18401"/>
          <w:kern w:val="0"/>
          <w:sz w:val="21"/>
          <w:szCs w:val="21"/>
        </w:rPr>
        <w:t>imbue</w:t>
      </w:r>
      <w:r w:rsidRPr="00E6400A">
        <w:rPr>
          <w:rFonts w:ascii="Consolas" w:hAnsi="Consolas" w:cs="宋体"/>
          <w:color w:val="383A42"/>
          <w:kern w:val="0"/>
          <w:sz w:val="21"/>
          <w:szCs w:val="21"/>
        </w:rPr>
        <w:t>(std::</w:t>
      </w:r>
      <w:r w:rsidRPr="00E6400A">
        <w:rPr>
          <w:rFonts w:ascii="Consolas" w:hAnsi="Consolas" w:cs="宋体"/>
          <w:color w:val="C18401"/>
          <w:kern w:val="0"/>
          <w:sz w:val="21"/>
          <w:szCs w:val="21"/>
        </w:rPr>
        <w:t>locale</w:t>
      </w:r>
      <w:r w:rsidRPr="00E6400A">
        <w:rPr>
          <w:rFonts w:ascii="Consolas" w:hAnsi="Consolas" w:cs="宋体"/>
          <w:color w:val="383A42"/>
          <w:kern w:val="0"/>
          <w:sz w:val="21"/>
          <w:szCs w:val="21"/>
        </w:rPr>
        <w:t>(outputFile.</w:t>
      </w:r>
      <w:r w:rsidRPr="00E6400A">
        <w:rPr>
          <w:rFonts w:ascii="Consolas" w:hAnsi="Consolas" w:cs="宋体"/>
          <w:color w:val="C18401"/>
          <w:kern w:val="0"/>
          <w:sz w:val="21"/>
          <w:szCs w:val="21"/>
        </w:rPr>
        <w:t>getloc</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new</w:t>
      </w:r>
      <w:r w:rsidRPr="00E6400A">
        <w:rPr>
          <w:rFonts w:ascii="Consolas" w:hAnsi="Consolas" w:cs="宋体"/>
          <w:color w:val="383A42"/>
          <w:kern w:val="0"/>
          <w:sz w:val="21"/>
          <w:szCs w:val="21"/>
        </w:rPr>
        <w:t xml:space="preserve"> std::codecvt_utf8&lt;</w:t>
      </w:r>
      <w:r w:rsidRPr="00E6400A">
        <w:rPr>
          <w:rFonts w:ascii="Consolas" w:hAnsi="Consolas" w:cs="宋体"/>
          <w:color w:val="986801"/>
          <w:kern w:val="0"/>
          <w:sz w:val="21"/>
          <w:szCs w:val="21"/>
        </w:rPr>
        <w:t>wchar_t</w:t>
      </w:r>
      <w:r w:rsidRPr="00E6400A">
        <w:rPr>
          <w:rFonts w:ascii="Consolas" w:hAnsi="Consolas" w:cs="宋体"/>
          <w:color w:val="383A42"/>
          <w:kern w:val="0"/>
          <w:sz w:val="21"/>
          <w:szCs w:val="21"/>
        </w:rPr>
        <w:t>&gt;));</w:t>
      </w:r>
    </w:p>
    <w:p w14:paraId="4A2070D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std::wofstream </w:t>
      </w:r>
      <w:r w:rsidRPr="00E6400A">
        <w:rPr>
          <w:rFonts w:ascii="Consolas" w:hAnsi="Consolas" w:cs="宋体"/>
          <w:color w:val="4078F2"/>
          <w:kern w:val="0"/>
          <w:sz w:val="21"/>
          <w:szCs w:val="21"/>
        </w:rPr>
        <w:t>invalidFile</w:t>
      </w:r>
      <w:r w:rsidRPr="00E6400A">
        <w:rPr>
          <w:rFonts w:ascii="Consolas" w:hAnsi="Consolas" w:cs="宋体"/>
          <w:color w:val="383A42"/>
          <w:kern w:val="0"/>
          <w:sz w:val="21"/>
          <w:szCs w:val="21"/>
        </w:rPr>
        <w:t>(invalidFilePath, std::ios::out | std::ios::binary);</w:t>
      </w:r>
    </w:p>
    <w:p w14:paraId="5996B92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invalidFile.</w:t>
      </w:r>
      <w:r w:rsidRPr="00E6400A">
        <w:rPr>
          <w:rFonts w:ascii="Consolas" w:hAnsi="Consolas" w:cs="宋体"/>
          <w:color w:val="C18401"/>
          <w:kern w:val="0"/>
          <w:sz w:val="21"/>
          <w:szCs w:val="21"/>
        </w:rPr>
        <w:t>imbue</w:t>
      </w:r>
      <w:r w:rsidRPr="00E6400A">
        <w:rPr>
          <w:rFonts w:ascii="Consolas" w:hAnsi="Consolas" w:cs="宋体"/>
          <w:color w:val="383A42"/>
          <w:kern w:val="0"/>
          <w:sz w:val="21"/>
          <w:szCs w:val="21"/>
        </w:rPr>
        <w:t>(std::</w:t>
      </w:r>
      <w:r w:rsidRPr="00E6400A">
        <w:rPr>
          <w:rFonts w:ascii="Consolas" w:hAnsi="Consolas" w:cs="宋体"/>
          <w:color w:val="C18401"/>
          <w:kern w:val="0"/>
          <w:sz w:val="21"/>
          <w:szCs w:val="21"/>
        </w:rPr>
        <w:t>locale</w:t>
      </w:r>
      <w:r w:rsidRPr="00E6400A">
        <w:rPr>
          <w:rFonts w:ascii="Consolas" w:hAnsi="Consolas" w:cs="宋体"/>
          <w:color w:val="383A42"/>
          <w:kern w:val="0"/>
          <w:sz w:val="21"/>
          <w:szCs w:val="21"/>
        </w:rPr>
        <w:t>(invalidFile.</w:t>
      </w:r>
      <w:r w:rsidRPr="00E6400A">
        <w:rPr>
          <w:rFonts w:ascii="Consolas" w:hAnsi="Consolas" w:cs="宋体"/>
          <w:color w:val="C18401"/>
          <w:kern w:val="0"/>
          <w:sz w:val="21"/>
          <w:szCs w:val="21"/>
        </w:rPr>
        <w:t>getloc</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new</w:t>
      </w:r>
      <w:r w:rsidRPr="00E6400A">
        <w:rPr>
          <w:rFonts w:ascii="Consolas" w:hAnsi="Consolas" w:cs="宋体"/>
          <w:color w:val="383A42"/>
          <w:kern w:val="0"/>
          <w:sz w:val="21"/>
          <w:szCs w:val="21"/>
        </w:rPr>
        <w:t xml:space="preserve"> std::codecvt_utf8&lt;</w:t>
      </w:r>
      <w:r w:rsidRPr="00E6400A">
        <w:rPr>
          <w:rFonts w:ascii="Consolas" w:hAnsi="Consolas" w:cs="宋体"/>
          <w:color w:val="986801"/>
          <w:kern w:val="0"/>
          <w:sz w:val="21"/>
          <w:szCs w:val="21"/>
        </w:rPr>
        <w:t>wchar_t</w:t>
      </w:r>
      <w:r w:rsidRPr="00E6400A">
        <w:rPr>
          <w:rFonts w:ascii="Consolas" w:hAnsi="Consolas" w:cs="宋体"/>
          <w:color w:val="383A42"/>
          <w:kern w:val="0"/>
          <w:sz w:val="21"/>
          <w:szCs w:val="21"/>
        </w:rPr>
        <w:t>&gt;));</w:t>
      </w:r>
    </w:p>
    <w:p w14:paraId="064927F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F8E132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if</w:t>
      </w:r>
      <w:r w:rsidRPr="00E6400A">
        <w:rPr>
          <w:rFonts w:ascii="Consolas" w:hAnsi="Consolas" w:cs="宋体"/>
          <w:color w:val="383A42"/>
          <w:kern w:val="0"/>
          <w:sz w:val="21"/>
          <w:szCs w:val="21"/>
        </w:rPr>
        <w:t xml:space="preserve"> (!inputFile.</w:t>
      </w:r>
      <w:r w:rsidRPr="00E6400A">
        <w:rPr>
          <w:rFonts w:ascii="Consolas" w:hAnsi="Consolas" w:cs="宋体"/>
          <w:color w:val="C18401"/>
          <w:kern w:val="0"/>
          <w:sz w:val="21"/>
          <w:szCs w:val="21"/>
        </w:rPr>
        <w:t>is_open</w:t>
      </w:r>
      <w:r w:rsidRPr="00E6400A">
        <w:rPr>
          <w:rFonts w:ascii="Consolas" w:hAnsi="Consolas" w:cs="宋体"/>
          <w:color w:val="383A42"/>
          <w:kern w:val="0"/>
          <w:sz w:val="21"/>
          <w:szCs w:val="21"/>
        </w:rPr>
        <w:t>()) {</w:t>
      </w:r>
    </w:p>
    <w:p w14:paraId="4882A24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std::cerr &lt;&lt; </w:t>
      </w:r>
      <w:r w:rsidRPr="00E6400A">
        <w:rPr>
          <w:rFonts w:ascii="Consolas" w:hAnsi="Consolas" w:cs="宋体"/>
          <w:color w:val="50A14F"/>
          <w:kern w:val="0"/>
          <w:sz w:val="21"/>
          <w:szCs w:val="21"/>
        </w:rPr>
        <w:t>"</w:t>
      </w:r>
      <w:r w:rsidRPr="00E6400A">
        <w:rPr>
          <w:rFonts w:ascii="Consolas" w:hAnsi="Consolas" w:cs="宋体"/>
          <w:color w:val="50A14F"/>
          <w:kern w:val="0"/>
          <w:sz w:val="21"/>
          <w:szCs w:val="21"/>
        </w:rPr>
        <w:t>输入文件正被使用</w:t>
      </w:r>
      <w:r w:rsidRPr="00E6400A">
        <w:rPr>
          <w:rFonts w:ascii="Consolas" w:hAnsi="Consolas" w:cs="宋体"/>
          <w:color w:val="50A14F"/>
          <w:kern w:val="0"/>
          <w:sz w:val="21"/>
          <w:szCs w:val="21"/>
        </w:rPr>
        <w:t>"</w:t>
      </w:r>
      <w:r w:rsidRPr="00E6400A">
        <w:rPr>
          <w:rFonts w:ascii="Consolas" w:hAnsi="Consolas" w:cs="宋体"/>
          <w:color w:val="383A42"/>
          <w:kern w:val="0"/>
          <w:sz w:val="21"/>
          <w:szCs w:val="21"/>
        </w:rPr>
        <w:t xml:space="preserve"> &lt;&lt; inputFilePath &lt;&lt; std::endl;</w:t>
      </w:r>
    </w:p>
    <w:p w14:paraId="5697699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return</w:t>
      </w:r>
      <w:r w:rsidRPr="00E6400A">
        <w:rPr>
          <w:rFonts w:ascii="Consolas" w:hAnsi="Consolas" w:cs="宋体"/>
          <w:color w:val="383A42"/>
          <w:kern w:val="0"/>
          <w:sz w:val="21"/>
          <w:szCs w:val="21"/>
        </w:rPr>
        <w:t xml:space="preserve"> </w:t>
      </w:r>
      <w:r w:rsidRPr="00E6400A">
        <w:rPr>
          <w:rFonts w:ascii="Consolas" w:hAnsi="Consolas" w:cs="宋体"/>
          <w:color w:val="0184BB"/>
          <w:kern w:val="0"/>
          <w:sz w:val="21"/>
          <w:szCs w:val="21"/>
        </w:rPr>
        <w:t>false</w:t>
      </w:r>
      <w:r w:rsidRPr="00E6400A">
        <w:rPr>
          <w:rFonts w:ascii="Consolas" w:hAnsi="Consolas" w:cs="宋体"/>
          <w:color w:val="383A42"/>
          <w:kern w:val="0"/>
          <w:sz w:val="21"/>
          <w:szCs w:val="21"/>
        </w:rPr>
        <w:t>;</w:t>
      </w:r>
    </w:p>
    <w:p w14:paraId="09BA6E6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5029D66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0142D9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if</w:t>
      </w:r>
      <w:r w:rsidRPr="00E6400A">
        <w:rPr>
          <w:rFonts w:ascii="Consolas" w:hAnsi="Consolas" w:cs="宋体"/>
          <w:color w:val="383A42"/>
          <w:kern w:val="0"/>
          <w:sz w:val="21"/>
          <w:szCs w:val="21"/>
        </w:rPr>
        <w:t xml:space="preserve"> (!outputFile.</w:t>
      </w:r>
      <w:r w:rsidRPr="00E6400A">
        <w:rPr>
          <w:rFonts w:ascii="Consolas" w:hAnsi="Consolas" w:cs="宋体"/>
          <w:color w:val="C18401"/>
          <w:kern w:val="0"/>
          <w:sz w:val="21"/>
          <w:szCs w:val="21"/>
        </w:rPr>
        <w:t>is_open</w:t>
      </w:r>
      <w:r w:rsidRPr="00E6400A">
        <w:rPr>
          <w:rFonts w:ascii="Consolas" w:hAnsi="Consolas" w:cs="宋体"/>
          <w:color w:val="383A42"/>
          <w:kern w:val="0"/>
          <w:sz w:val="21"/>
          <w:szCs w:val="21"/>
        </w:rPr>
        <w:t>()) {</w:t>
      </w:r>
    </w:p>
    <w:p w14:paraId="512544A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std::cerr &lt;&lt; </w:t>
      </w:r>
      <w:r w:rsidRPr="00E6400A">
        <w:rPr>
          <w:rFonts w:ascii="Consolas" w:hAnsi="Consolas" w:cs="宋体"/>
          <w:color w:val="50A14F"/>
          <w:kern w:val="0"/>
          <w:sz w:val="21"/>
          <w:szCs w:val="21"/>
        </w:rPr>
        <w:t>"</w:t>
      </w:r>
      <w:r w:rsidRPr="00E6400A">
        <w:rPr>
          <w:rFonts w:ascii="Consolas" w:hAnsi="Consolas" w:cs="宋体"/>
          <w:color w:val="50A14F"/>
          <w:kern w:val="0"/>
          <w:sz w:val="21"/>
          <w:szCs w:val="21"/>
        </w:rPr>
        <w:t>无法创建输出文件</w:t>
      </w:r>
      <w:r w:rsidRPr="00E6400A">
        <w:rPr>
          <w:rFonts w:ascii="Consolas" w:hAnsi="Consolas" w:cs="宋体"/>
          <w:color w:val="50A14F"/>
          <w:kern w:val="0"/>
          <w:sz w:val="21"/>
          <w:szCs w:val="21"/>
        </w:rPr>
        <w:t>"</w:t>
      </w:r>
      <w:r w:rsidRPr="00E6400A">
        <w:rPr>
          <w:rFonts w:ascii="Consolas" w:hAnsi="Consolas" w:cs="宋体"/>
          <w:color w:val="383A42"/>
          <w:kern w:val="0"/>
          <w:sz w:val="21"/>
          <w:szCs w:val="21"/>
        </w:rPr>
        <w:t xml:space="preserve"> &lt;&lt; outputFilePath &lt;&lt; std::endl;</w:t>
      </w:r>
    </w:p>
    <w:p w14:paraId="1DC7BC5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return</w:t>
      </w:r>
      <w:r w:rsidRPr="00E6400A">
        <w:rPr>
          <w:rFonts w:ascii="Consolas" w:hAnsi="Consolas" w:cs="宋体"/>
          <w:color w:val="383A42"/>
          <w:kern w:val="0"/>
          <w:sz w:val="21"/>
          <w:szCs w:val="21"/>
        </w:rPr>
        <w:t xml:space="preserve"> </w:t>
      </w:r>
      <w:r w:rsidRPr="00E6400A">
        <w:rPr>
          <w:rFonts w:ascii="Consolas" w:hAnsi="Consolas" w:cs="宋体"/>
          <w:color w:val="0184BB"/>
          <w:kern w:val="0"/>
          <w:sz w:val="21"/>
          <w:szCs w:val="21"/>
        </w:rPr>
        <w:t>false</w:t>
      </w:r>
      <w:r w:rsidRPr="00E6400A">
        <w:rPr>
          <w:rFonts w:ascii="Consolas" w:hAnsi="Consolas" w:cs="宋体"/>
          <w:color w:val="383A42"/>
          <w:kern w:val="0"/>
          <w:sz w:val="21"/>
          <w:szCs w:val="21"/>
        </w:rPr>
        <w:t>;</w:t>
      </w:r>
    </w:p>
    <w:p w14:paraId="12924C1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117E2EC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0D55E0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if</w:t>
      </w:r>
      <w:r w:rsidRPr="00E6400A">
        <w:rPr>
          <w:rFonts w:ascii="Consolas" w:hAnsi="Consolas" w:cs="宋体"/>
          <w:color w:val="383A42"/>
          <w:kern w:val="0"/>
          <w:sz w:val="21"/>
          <w:szCs w:val="21"/>
        </w:rPr>
        <w:t xml:space="preserve"> (!invalidFile.</w:t>
      </w:r>
      <w:r w:rsidRPr="00E6400A">
        <w:rPr>
          <w:rFonts w:ascii="Consolas" w:hAnsi="Consolas" w:cs="宋体"/>
          <w:color w:val="C18401"/>
          <w:kern w:val="0"/>
          <w:sz w:val="21"/>
          <w:szCs w:val="21"/>
        </w:rPr>
        <w:t>is_open</w:t>
      </w:r>
      <w:r w:rsidRPr="00E6400A">
        <w:rPr>
          <w:rFonts w:ascii="Consolas" w:hAnsi="Consolas" w:cs="宋体"/>
          <w:color w:val="383A42"/>
          <w:kern w:val="0"/>
          <w:sz w:val="21"/>
          <w:szCs w:val="21"/>
        </w:rPr>
        <w:t>()) {</w:t>
      </w:r>
    </w:p>
    <w:p w14:paraId="04846B2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std::cerr &lt;&lt; </w:t>
      </w:r>
      <w:r w:rsidRPr="00E6400A">
        <w:rPr>
          <w:rFonts w:ascii="Consolas" w:hAnsi="Consolas" w:cs="宋体"/>
          <w:color w:val="50A14F"/>
          <w:kern w:val="0"/>
          <w:sz w:val="21"/>
          <w:szCs w:val="21"/>
        </w:rPr>
        <w:t>"</w:t>
      </w:r>
      <w:r w:rsidRPr="00E6400A">
        <w:rPr>
          <w:rFonts w:ascii="Consolas" w:hAnsi="Consolas" w:cs="宋体"/>
          <w:color w:val="50A14F"/>
          <w:kern w:val="0"/>
          <w:sz w:val="21"/>
          <w:szCs w:val="21"/>
        </w:rPr>
        <w:t>无法创建无效数据文件</w:t>
      </w:r>
      <w:r w:rsidRPr="00E6400A">
        <w:rPr>
          <w:rFonts w:ascii="Consolas" w:hAnsi="Consolas" w:cs="宋体"/>
          <w:color w:val="50A14F"/>
          <w:kern w:val="0"/>
          <w:sz w:val="21"/>
          <w:szCs w:val="21"/>
        </w:rPr>
        <w:t>"</w:t>
      </w:r>
      <w:r w:rsidRPr="00E6400A">
        <w:rPr>
          <w:rFonts w:ascii="Consolas" w:hAnsi="Consolas" w:cs="宋体"/>
          <w:color w:val="383A42"/>
          <w:kern w:val="0"/>
          <w:sz w:val="21"/>
          <w:szCs w:val="21"/>
        </w:rPr>
        <w:t xml:space="preserve"> &lt;&lt; invalidFilePath &lt;&lt; std::endl;</w:t>
      </w:r>
    </w:p>
    <w:p w14:paraId="670EF39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return</w:t>
      </w:r>
      <w:r w:rsidRPr="00E6400A">
        <w:rPr>
          <w:rFonts w:ascii="Consolas" w:hAnsi="Consolas" w:cs="宋体"/>
          <w:color w:val="383A42"/>
          <w:kern w:val="0"/>
          <w:sz w:val="21"/>
          <w:szCs w:val="21"/>
        </w:rPr>
        <w:t xml:space="preserve"> </w:t>
      </w:r>
      <w:r w:rsidRPr="00E6400A">
        <w:rPr>
          <w:rFonts w:ascii="Consolas" w:hAnsi="Consolas" w:cs="宋体"/>
          <w:color w:val="0184BB"/>
          <w:kern w:val="0"/>
          <w:sz w:val="21"/>
          <w:szCs w:val="21"/>
        </w:rPr>
        <w:t>false</w:t>
      </w:r>
      <w:r w:rsidRPr="00E6400A">
        <w:rPr>
          <w:rFonts w:ascii="Consolas" w:hAnsi="Consolas" w:cs="宋体"/>
          <w:color w:val="383A42"/>
          <w:kern w:val="0"/>
          <w:sz w:val="21"/>
          <w:szCs w:val="21"/>
        </w:rPr>
        <w:t>;</w:t>
      </w:r>
    </w:p>
    <w:p w14:paraId="43A37B1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71B6D52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E1C66A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std::wstring line;</w:t>
      </w:r>
    </w:p>
    <w:p w14:paraId="7299F52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bool</w:t>
      </w:r>
      <w:r w:rsidRPr="00E6400A">
        <w:rPr>
          <w:rFonts w:ascii="Consolas" w:hAnsi="Consolas" w:cs="宋体"/>
          <w:color w:val="383A42"/>
          <w:kern w:val="0"/>
          <w:sz w:val="21"/>
          <w:szCs w:val="21"/>
        </w:rPr>
        <w:t xml:space="preserve"> isFirstLine = </w:t>
      </w:r>
      <w:r w:rsidRPr="00E6400A">
        <w:rPr>
          <w:rFonts w:ascii="Consolas" w:hAnsi="Consolas" w:cs="宋体"/>
          <w:color w:val="0184BB"/>
          <w:kern w:val="0"/>
          <w:sz w:val="21"/>
          <w:szCs w:val="21"/>
        </w:rPr>
        <w:t>true</w:t>
      </w:r>
      <w:r w:rsidRPr="00E6400A">
        <w:rPr>
          <w:rFonts w:ascii="Consolas" w:hAnsi="Consolas" w:cs="宋体"/>
          <w:color w:val="383A42"/>
          <w:kern w:val="0"/>
          <w:sz w:val="21"/>
          <w:szCs w:val="21"/>
        </w:rPr>
        <w:t>;</w:t>
      </w:r>
    </w:p>
    <w:p w14:paraId="175E714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D2D36F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while</w:t>
      </w:r>
      <w:r w:rsidRPr="00E6400A">
        <w:rPr>
          <w:rFonts w:ascii="Consolas" w:hAnsi="Consolas" w:cs="宋体"/>
          <w:color w:val="383A42"/>
          <w:kern w:val="0"/>
          <w:sz w:val="21"/>
          <w:szCs w:val="21"/>
        </w:rPr>
        <w:t xml:space="preserve"> (std::</w:t>
      </w:r>
      <w:r w:rsidRPr="00E6400A">
        <w:rPr>
          <w:rFonts w:ascii="Consolas" w:hAnsi="Consolas" w:cs="宋体"/>
          <w:color w:val="C18401"/>
          <w:kern w:val="0"/>
          <w:sz w:val="21"/>
          <w:szCs w:val="21"/>
        </w:rPr>
        <w:t>getline</w:t>
      </w:r>
      <w:r w:rsidRPr="00E6400A">
        <w:rPr>
          <w:rFonts w:ascii="Consolas" w:hAnsi="Consolas" w:cs="宋体"/>
          <w:color w:val="383A42"/>
          <w:kern w:val="0"/>
          <w:sz w:val="21"/>
          <w:szCs w:val="21"/>
        </w:rPr>
        <w:t>(inputFile, line)) {</w:t>
      </w:r>
    </w:p>
    <w:p w14:paraId="6AA2911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写入标题行</w:t>
      </w:r>
    </w:p>
    <w:p w14:paraId="79A45C9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if</w:t>
      </w:r>
      <w:r w:rsidRPr="00E6400A">
        <w:rPr>
          <w:rFonts w:ascii="Consolas" w:hAnsi="Consolas" w:cs="宋体"/>
          <w:color w:val="383A42"/>
          <w:kern w:val="0"/>
          <w:sz w:val="21"/>
          <w:szCs w:val="21"/>
        </w:rPr>
        <w:t xml:space="preserve"> (isFirstLine) {</w:t>
      </w:r>
    </w:p>
    <w:p w14:paraId="3181132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outputFile &lt;&lt; line &lt;&lt; std::endl;</w:t>
      </w:r>
    </w:p>
    <w:p w14:paraId="3FC79FA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invalidFile &lt;&lt; line &lt;&lt; std::endl;</w:t>
      </w:r>
    </w:p>
    <w:p w14:paraId="684461C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isFirstLine = </w:t>
      </w:r>
      <w:r w:rsidRPr="00E6400A">
        <w:rPr>
          <w:rFonts w:ascii="Consolas" w:hAnsi="Consolas" w:cs="宋体"/>
          <w:color w:val="0184BB"/>
          <w:kern w:val="0"/>
          <w:sz w:val="21"/>
          <w:szCs w:val="21"/>
        </w:rPr>
        <w:t>false</w:t>
      </w:r>
      <w:r w:rsidRPr="00E6400A">
        <w:rPr>
          <w:rFonts w:ascii="Consolas" w:hAnsi="Consolas" w:cs="宋体"/>
          <w:color w:val="383A42"/>
          <w:kern w:val="0"/>
          <w:sz w:val="21"/>
          <w:szCs w:val="21"/>
        </w:rPr>
        <w:t>;</w:t>
      </w:r>
    </w:p>
    <w:p w14:paraId="2268955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continue</w:t>
      </w:r>
      <w:r w:rsidRPr="00E6400A">
        <w:rPr>
          <w:rFonts w:ascii="Consolas" w:hAnsi="Consolas" w:cs="宋体"/>
          <w:color w:val="383A42"/>
          <w:kern w:val="0"/>
          <w:sz w:val="21"/>
          <w:szCs w:val="21"/>
        </w:rPr>
        <w:t>;</w:t>
      </w:r>
    </w:p>
    <w:p w14:paraId="213525D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0EF93B5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A654B3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解析行数据</w:t>
      </w:r>
    </w:p>
    <w:p w14:paraId="6B03976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std::wstring_convert&lt;std::codecvt_utf8&lt;</w:t>
      </w:r>
      <w:r w:rsidRPr="00E6400A">
        <w:rPr>
          <w:rFonts w:ascii="Consolas" w:hAnsi="Consolas" w:cs="宋体"/>
          <w:color w:val="986801"/>
          <w:kern w:val="0"/>
          <w:sz w:val="21"/>
          <w:szCs w:val="21"/>
        </w:rPr>
        <w:t>wchar_t</w:t>
      </w:r>
      <w:r w:rsidRPr="00E6400A">
        <w:rPr>
          <w:rFonts w:ascii="Consolas" w:hAnsi="Consolas" w:cs="宋体"/>
          <w:color w:val="383A42"/>
          <w:kern w:val="0"/>
          <w:sz w:val="21"/>
          <w:szCs w:val="21"/>
        </w:rPr>
        <w:t>&gt;&gt; converter;</w:t>
      </w:r>
    </w:p>
    <w:p w14:paraId="03D4587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std::string utf8Line = converter.</w:t>
      </w:r>
      <w:r w:rsidRPr="00E6400A">
        <w:rPr>
          <w:rFonts w:ascii="Consolas" w:hAnsi="Consolas" w:cs="宋体"/>
          <w:color w:val="C18401"/>
          <w:kern w:val="0"/>
          <w:sz w:val="21"/>
          <w:szCs w:val="21"/>
        </w:rPr>
        <w:t>to_bytes</w:t>
      </w:r>
      <w:r w:rsidRPr="00E6400A">
        <w:rPr>
          <w:rFonts w:ascii="Consolas" w:hAnsi="Consolas" w:cs="宋体"/>
          <w:color w:val="383A42"/>
          <w:kern w:val="0"/>
          <w:sz w:val="21"/>
          <w:szCs w:val="21"/>
        </w:rPr>
        <w:t>(line);</w:t>
      </w:r>
    </w:p>
    <w:p w14:paraId="04534F8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std::vector&lt;std::string&gt; data = </w:t>
      </w:r>
      <w:r w:rsidRPr="00E6400A">
        <w:rPr>
          <w:rFonts w:ascii="Consolas" w:hAnsi="Consolas" w:cs="宋体"/>
          <w:color w:val="C18401"/>
          <w:kern w:val="0"/>
          <w:sz w:val="21"/>
          <w:szCs w:val="21"/>
        </w:rPr>
        <w:t>parseCSVLine</w:t>
      </w:r>
      <w:r w:rsidRPr="00E6400A">
        <w:rPr>
          <w:rFonts w:ascii="Consolas" w:hAnsi="Consolas" w:cs="宋体"/>
          <w:color w:val="383A42"/>
          <w:kern w:val="0"/>
          <w:sz w:val="21"/>
          <w:szCs w:val="21"/>
        </w:rPr>
        <w:t>(utf8Line);</w:t>
      </w:r>
    </w:p>
    <w:p w14:paraId="0B1E0C7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AD1DE3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检查数据完整性和有效性</w:t>
      </w:r>
    </w:p>
    <w:p w14:paraId="0046D6C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if</w:t>
      </w:r>
      <w:r w:rsidRPr="00E6400A">
        <w:rPr>
          <w:rFonts w:ascii="Consolas" w:hAnsi="Consolas" w:cs="宋体"/>
          <w:color w:val="383A42"/>
          <w:kern w:val="0"/>
          <w:sz w:val="21"/>
          <w:szCs w:val="21"/>
        </w:rPr>
        <w:t xml:space="preserve"> (data.</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 xml:space="preserve">() &lt; </w:t>
      </w:r>
      <w:r w:rsidRPr="00E6400A">
        <w:rPr>
          <w:rFonts w:ascii="Consolas" w:hAnsi="Consolas" w:cs="宋体"/>
          <w:color w:val="986801"/>
          <w:kern w:val="0"/>
          <w:sz w:val="21"/>
          <w:szCs w:val="21"/>
        </w:rPr>
        <w:t>8</w:t>
      </w:r>
      <w:r w:rsidRPr="00E6400A">
        <w:rPr>
          <w:rFonts w:ascii="Consolas" w:hAnsi="Consolas" w:cs="宋体"/>
          <w:color w:val="383A42"/>
          <w:kern w:val="0"/>
          <w:sz w:val="21"/>
          <w:szCs w:val="21"/>
        </w:rPr>
        <w:t>) {</w:t>
      </w:r>
    </w:p>
    <w:p w14:paraId="38AA27E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invalidFile &lt;&lt; line &lt;&lt; std::endl;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跳过不完整的行并记录</w:t>
      </w:r>
    </w:p>
    <w:p w14:paraId="72C95E5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continue</w:t>
      </w:r>
      <w:r w:rsidRPr="00E6400A">
        <w:rPr>
          <w:rFonts w:ascii="Consolas" w:hAnsi="Consolas" w:cs="宋体"/>
          <w:color w:val="383A42"/>
          <w:kern w:val="0"/>
          <w:sz w:val="21"/>
          <w:szCs w:val="21"/>
        </w:rPr>
        <w:t>;</w:t>
      </w:r>
    </w:p>
    <w:p w14:paraId="3235629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4514D24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AD33B2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检查是否是有效的数据</w:t>
      </w:r>
    </w:p>
    <w:p w14:paraId="2490B60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lastRenderedPageBreak/>
        <w:t xml:space="preserve">        </w:t>
      </w:r>
      <w:r w:rsidRPr="00E6400A">
        <w:rPr>
          <w:rFonts w:ascii="Consolas" w:hAnsi="Consolas" w:cs="宋体"/>
          <w:color w:val="A626A4"/>
          <w:kern w:val="0"/>
          <w:sz w:val="21"/>
          <w:szCs w:val="21"/>
        </w:rPr>
        <w:t>if</w:t>
      </w:r>
      <w:r w:rsidRPr="00E6400A">
        <w:rPr>
          <w:rFonts w:ascii="Consolas" w:hAnsi="Consolas" w:cs="宋体"/>
          <w:color w:val="383A42"/>
          <w:kern w:val="0"/>
          <w:sz w:val="21"/>
          <w:szCs w:val="21"/>
        </w:rPr>
        <w:t xml:space="preserve"> (</w:t>
      </w:r>
      <w:r w:rsidRPr="00E6400A">
        <w:rPr>
          <w:rFonts w:ascii="Consolas" w:hAnsi="Consolas" w:cs="宋体"/>
          <w:color w:val="C18401"/>
          <w:kern w:val="0"/>
          <w:sz w:val="21"/>
          <w:szCs w:val="21"/>
        </w:rPr>
        <w:t>isValidData</w:t>
      </w:r>
      <w:r w:rsidRPr="00E6400A">
        <w:rPr>
          <w:rFonts w:ascii="Consolas" w:hAnsi="Consolas" w:cs="宋体"/>
          <w:color w:val="383A42"/>
          <w:kern w:val="0"/>
          <w:sz w:val="21"/>
          <w:szCs w:val="21"/>
        </w:rPr>
        <w:t>(data)) {</w:t>
      </w:r>
    </w:p>
    <w:p w14:paraId="5EA3541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outputFile &lt;&lt; line &lt;&lt; std::endl;</w:t>
      </w:r>
    </w:p>
    <w:p w14:paraId="3ADD459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 </w:t>
      </w:r>
      <w:r w:rsidRPr="00E6400A">
        <w:rPr>
          <w:rFonts w:ascii="Consolas" w:hAnsi="Consolas" w:cs="宋体"/>
          <w:color w:val="A626A4"/>
          <w:kern w:val="0"/>
          <w:sz w:val="21"/>
          <w:szCs w:val="21"/>
        </w:rPr>
        <w:t>else</w:t>
      </w:r>
      <w:r w:rsidRPr="00E6400A">
        <w:rPr>
          <w:rFonts w:ascii="Consolas" w:hAnsi="Consolas" w:cs="宋体"/>
          <w:color w:val="383A42"/>
          <w:kern w:val="0"/>
          <w:sz w:val="21"/>
          <w:szCs w:val="21"/>
        </w:rPr>
        <w:t xml:space="preserve"> {</w:t>
      </w:r>
    </w:p>
    <w:p w14:paraId="55C30F1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invalidFile &lt;&lt; line &lt;&lt; std::endl;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记录无效的数据</w:t>
      </w:r>
    </w:p>
    <w:p w14:paraId="3726B46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62E3C57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571B04E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296EA6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inputFile.</w:t>
      </w:r>
      <w:r w:rsidRPr="00E6400A">
        <w:rPr>
          <w:rFonts w:ascii="Consolas" w:hAnsi="Consolas" w:cs="宋体"/>
          <w:color w:val="C18401"/>
          <w:kern w:val="0"/>
          <w:sz w:val="21"/>
          <w:szCs w:val="21"/>
        </w:rPr>
        <w:t>close</w:t>
      </w:r>
      <w:r w:rsidRPr="00E6400A">
        <w:rPr>
          <w:rFonts w:ascii="Consolas" w:hAnsi="Consolas" w:cs="宋体"/>
          <w:color w:val="383A42"/>
          <w:kern w:val="0"/>
          <w:sz w:val="21"/>
          <w:szCs w:val="21"/>
        </w:rPr>
        <w:t>();</w:t>
      </w:r>
    </w:p>
    <w:p w14:paraId="32AA5F6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outputFile.</w:t>
      </w:r>
      <w:r w:rsidRPr="00E6400A">
        <w:rPr>
          <w:rFonts w:ascii="Consolas" w:hAnsi="Consolas" w:cs="宋体"/>
          <w:color w:val="C18401"/>
          <w:kern w:val="0"/>
          <w:sz w:val="21"/>
          <w:szCs w:val="21"/>
        </w:rPr>
        <w:t>close</w:t>
      </w:r>
      <w:r w:rsidRPr="00E6400A">
        <w:rPr>
          <w:rFonts w:ascii="Consolas" w:hAnsi="Consolas" w:cs="宋体"/>
          <w:color w:val="383A42"/>
          <w:kern w:val="0"/>
          <w:sz w:val="21"/>
          <w:szCs w:val="21"/>
        </w:rPr>
        <w:t>();</w:t>
      </w:r>
    </w:p>
    <w:p w14:paraId="4D1A0BC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invalidFile.</w:t>
      </w:r>
      <w:r w:rsidRPr="00E6400A">
        <w:rPr>
          <w:rFonts w:ascii="Consolas" w:hAnsi="Consolas" w:cs="宋体"/>
          <w:color w:val="C18401"/>
          <w:kern w:val="0"/>
          <w:sz w:val="21"/>
          <w:szCs w:val="21"/>
        </w:rPr>
        <w:t>close</w:t>
      </w:r>
      <w:r w:rsidRPr="00E6400A">
        <w:rPr>
          <w:rFonts w:ascii="Consolas" w:hAnsi="Consolas" w:cs="宋体"/>
          <w:color w:val="383A42"/>
          <w:kern w:val="0"/>
          <w:sz w:val="21"/>
          <w:szCs w:val="21"/>
        </w:rPr>
        <w:t>();</w:t>
      </w:r>
    </w:p>
    <w:p w14:paraId="7B423DE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74D059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std::cout &lt;&lt; </w:t>
      </w:r>
      <w:r w:rsidRPr="00E6400A">
        <w:rPr>
          <w:rFonts w:ascii="Consolas" w:hAnsi="Consolas" w:cs="宋体"/>
          <w:color w:val="50A14F"/>
          <w:kern w:val="0"/>
          <w:sz w:val="21"/>
          <w:szCs w:val="21"/>
        </w:rPr>
        <w:t>"</w:t>
      </w:r>
      <w:r w:rsidRPr="00E6400A">
        <w:rPr>
          <w:rFonts w:ascii="Consolas" w:hAnsi="Consolas" w:cs="宋体"/>
          <w:color w:val="50A14F"/>
          <w:kern w:val="0"/>
          <w:sz w:val="21"/>
          <w:szCs w:val="21"/>
        </w:rPr>
        <w:t>数据过滤结果保存在</w:t>
      </w:r>
      <w:r w:rsidRPr="00E6400A">
        <w:rPr>
          <w:rFonts w:ascii="Consolas" w:hAnsi="Consolas" w:cs="宋体"/>
          <w:color w:val="50A14F"/>
          <w:kern w:val="0"/>
          <w:sz w:val="21"/>
          <w:szCs w:val="21"/>
        </w:rPr>
        <w:t xml:space="preserve"> "</w:t>
      </w:r>
      <w:r w:rsidRPr="00E6400A">
        <w:rPr>
          <w:rFonts w:ascii="Consolas" w:hAnsi="Consolas" w:cs="宋体"/>
          <w:color w:val="383A42"/>
          <w:kern w:val="0"/>
          <w:sz w:val="21"/>
          <w:szCs w:val="21"/>
        </w:rPr>
        <w:t xml:space="preserve"> &lt;&lt; outputFilePath &lt;&lt; std::endl;</w:t>
      </w:r>
    </w:p>
    <w:p w14:paraId="20DBEFF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std::cout &lt;&lt; </w:t>
      </w:r>
      <w:r w:rsidRPr="00E6400A">
        <w:rPr>
          <w:rFonts w:ascii="Consolas" w:hAnsi="Consolas" w:cs="宋体"/>
          <w:color w:val="50A14F"/>
          <w:kern w:val="0"/>
          <w:sz w:val="21"/>
          <w:szCs w:val="21"/>
        </w:rPr>
        <w:t>"</w:t>
      </w:r>
      <w:r w:rsidRPr="00E6400A">
        <w:rPr>
          <w:rFonts w:ascii="Consolas" w:hAnsi="Consolas" w:cs="宋体"/>
          <w:color w:val="50A14F"/>
          <w:kern w:val="0"/>
          <w:sz w:val="21"/>
          <w:szCs w:val="21"/>
        </w:rPr>
        <w:t>无效数据保存在</w:t>
      </w:r>
      <w:r w:rsidRPr="00E6400A">
        <w:rPr>
          <w:rFonts w:ascii="Consolas" w:hAnsi="Consolas" w:cs="宋体"/>
          <w:color w:val="50A14F"/>
          <w:kern w:val="0"/>
          <w:sz w:val="21"/>
          <w:szCs w:val="21"/>
        </w:rPr>
        <w:t xml:space="preserve"> "</w:t>
      </w:r>
      <w:r w:rsidRPr="00E6400A">
        <w:rPr>
          <w:rFonts w:ascii="Consolas" w:hAnsi="Consolas" w:cs="宋体"/>
          <w:color w:val="383A42"/>
          <w:kern w:val="0"/>
          <w:sz w:val="21"/>
          <w:szCs w:val="21"/>
        </w:rPr>
        <w:t xml:space="preserve"> &lt;&lt; invalidFilePath &lt;&lt; std::endl;</w:t>
      </w:r>
    </w:p>
    <w:p w14:paraId="30925BA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return</w:t>
      </w:r>
      <w:r w:rsidRPr="00E6400A">
        <w:rPr>
          <w:rFonts w:ascii="Consolas" w:hAnsi="Consolas" w:cs="宋体"/>
          <w:color w:val="383A42"/>
          <w:kern w:val="0"/>
          <w:sz w:val="21"/>
          <w:szCs w:val="21"/>
        </w:rPr>
        <w:t xml:space="preserve"> </w:t>
      </w:r>
      <w:r w:rsidRPr="00E6400A">
        <w:rPr>
          <w:rFonts w:ascii="Consolas" w:hAnsi="Consolas" w:cs="宋体"/>
          <w:color w:val="0184BB"/>
          <w:kern w:val="0"/>
          <w:sz w:val="21"/>
          <w:szCs w:val="21"/>
        </w:rPr>
        <w:t>true</w:t>
      </w:r>
      <w:r w:rsidRPr="00E6400A">
        <w:rPr>
          <w:rFonts w:ascii="Consolas" w:hAnsi="Consolas" w:cs="宋体"/>
          <w:color w:val="383A42"/>
          <w:kern w:val="0"/>
          <w:sz w:val="21"/>
          <w:szCs w:val="21"/>
        </w:rPr>
        <w:t>;</w:t>
      </w:r>
    </w:p>
    <w:p w14:paraId="79D21B7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w:t>
      </w:r>
    </w:p>
    <w:p w14:paraId="0C744DE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4DCFD5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i/>
          <w:iCs/>
          <w:color w:val="A0A1A7"/>
          <w:kern w:val="0"/>
          <w:sz w:val="21"/>
          <w:szCs w:val="21"/>
        </w:rPr>
        <w:t>/****************************</w:t>
      </w:r>
      <w:r w:rsidRPr="00E6400A">
        <w:rPr>
          <w:rFonts w:ascii="Consolas" w:hAnsi="Consolas" w:cs="宋体"/>
          <w:i/>
          <w:iCs/>
          <w:color w:val="A0A1A7"/>
          <w:kern w:val="0"/>
          <w:sz w:val="21"/>
          <w:szCs w:val="21"/>
        </w:rPr>
        <w:t>数据集划分</w:t>
      </w:r>
      <w:r w:rsidRPr="00E6400A">
        <w:rPr>
          <w:rFonts w:ascii="Consolas" w:hAnsi="Consolas" w:cs="宋体"/>
          <w:i/>
          <w:iCs/>
          <w:color w:val="A0A1A7"/>
          <w:kern w:val="0"/>
          <w:sz w:val="21"/>
          <w:szCs w:val="21"/>
        </w:rPr>
        <w:t>********************************/</w:t>
      </w:r>
    </w:p>
    <w:p w14:paraId="0CF0DB5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函数：随机划分</w:t>
      </w:r>
      <w:r w:rsidRPr="00E6400A">
        <w:rPr>
          <w:rFonts w:ascii="Consolas" w:hAnsi="Consolas" w:cs="宋体"/>
          <w:i/>
          <w:iCs/>
          <w:color w:val="A0A1A7"/>
          <w:kern w:val="0"/>
          <w:sz w:val="21"/>
          <w:szCs w:val="21"/>
        </w:rPr>
        <w:t>CSV</w:t>
      </w:r>
      <w:r w:rsidRPr="00E6400A">
        <w:rPr>
          <w:rFonts w:ascii="Consolas" w:hAnsi="Consolas" w:cs="宋体"/>
          <w:i/>
          <w:iCs/>
          <w:color w:val="A0A1A7"/>
          <w:kern w:val="0"/>
          <w:sz w:val="21"/>
          <w:szCs w:val="21"/>
        </w:rPr>
        <w:t>文件为训练集和测试集，并存到文件中</w:t>
      </w:r>
    </w:p>
    <w:p w14:paraId="0F1A4F9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void</w:t>
      </w:r>
      <w:r w:rsidRPr="00E6400A">
        <w:rPr>
          <w:rFonts w:ascii="Consolas" w:hAnsi="Consolas" w:cs="宋体"/>
          <w:color w:val="383A42"/>
          <w:kern w:val="0"/>
          <w:sz w:val="21"/>
          <w:szCs w:val="21"/>
        </w:rPr>
        <w:t xml:space="preserve"> </w:t>
      </w:r>
      <w:r w:rsidRPr="00E6400A">
        <w:rPr>
          <w:rFonts w:ascii="Consolas" w:hAnsi="Consolas" w:cs="宋体"/>
          <w:color w:val="4078F2"/>
          <w:kern w:val="0"/>
          <w:sz w:val="21"/>
          <w:szCs w:val="21"/>
        </w:rPr>
        <w:t>splitCSVFile</w:t>
      </w:r>
      <w:r w:rsidRPr="00E6400A">
        <w:rPr>
          <w:rFonts w:ascii="Consolas" w:hAnsi="Consolas" w:cs="宋体"/>
          <w:color w:val="383A42"/>
          <w:kern w:val="0"/>
          <w:sz w:val="21"/>
          <w:szCs w:val="21"/>
        </w:rPr>
        <w:t>(</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std::string&amp; inputFilePath, </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std::string&amp; trainFilePath, </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std::string&amp; testFilePath, </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 train_ratio = </w:t>
      </w:r>
      <w:r w:rsidRPr="00E6400A">
        <w:rPr>
          <w:rFonts w:ascii="Consolas" w:hAnsi="Consolas" w:cs="宋体"/>
          <w:color w:val="986801"/>
          <w:kern w:val="0"/>
          <w:sz w:val="21"/>
          <w:szCs w:val="21"/>
        </w:rPr>
        <w:t>0.7</w:t>
      </w:r>
      <w:r w:rsidRPr="00E6400A">
        <w:rPr>
          <w:rFonts w:ascii="Consolas" w:hAnsi="Consolas" w:cs="宋体"/>
          <w:color w:val="383A42"/>
          <w:kern w:val="0"/>
          <w:sz w:val="21"/>
          <w:szCs w:val="21"/>
        </w:rPr>
        <w:t>) {</w:t>
      </w:r>
    </w:p>
    <w:p w14:paraId="7F6B872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std::ifstream </w:t>
      </w:r>
      <w:r w:rsidRPr="00E6400A">
        <w:rPr>
          <w:rFonts w:ascii="Consolas" w:hAnsi="Consolas" w:cs="宋体"/>
          <w:color w:val="4078F2"/>
          <w:kern w:val="0"/>
          <w:sz w:val="21"/>
          <w:szCs w:val="21"/>
        </w:rPr>
        <w:t>inputFile</w:t>
      </w:r>
      <w:r w:rsidRPr="00E6400A">
        <w:rPr>
          <w:rFonts w:ascii="Consolas" w:hAnsi="Consolas" w:cs="宋体"/>
          <w:color w:val="383A42"/>
          <w:kern w:val="0"/>
          <w:sz w:val="21"/>
          <w:szCs w:val="21"/>
        </w:rPr>
        <w:t>(inputFilePath);</w:t>
      </w:r>
    </w:p>
    <w:p w14:paraId="5B2BD6D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if</w:t>
      </w:r>
      <w:r w:rsidRPr="00E6400A">
        <w:rPr>
          <w:rFonts w:ascii="Consolas" w:hAnsi="Consolas" w:cs="宋体"/>
          <w:color w:val="383A42"/>
          <w:kern w:val="0"/>
          <w:sz w:val="21"/>
          <w:szCs w:val="21"/>
        </w:rPr>
        <w:t xml:space="preserve"> (!inputFile.</w:t>
      </w:r>
      <w:r w:rsidRPr="00E6400A">
        <w:rPr>
          <w:rFonts w:ascii="Consolas" w:hAnsi="Consolas" w:cs="宋体"/>
          <w:color w:val="C18401"/>
          <w:kern w:val="0"/>
          <w:sz w:val="21"/>
          <w:szCs w:val="21"/>
        </w:rPr>
        <w:t>is_open</w:t>
      </w:r>
      <w:r w:rsidRPr="00E6400A">
        <w:rPr>
          <w:rFonts w:ascii="Consolas" w:hAnsi="Consolas" w:cs="宋体"/>
          <w:color w:val="383A42"/>
          <w:kern w:val="0"/>
          <w:sz w:val="21"/>
          <w:szCs w:val="21"/>
        </w:rPr>
        <w:t>()) {</w:t>
      </w:r>
    </w:p>
    <w:p w14:paraId="3BDD54C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std::cerr &lt;&lt; </w:t>
      </w:r>
      <w:r w:rsidRPr="00E6400A">
        <w:rPr>
          <w:rFonts w:ascii="Consolas" w:hAnsi="Consolas" w:cs="宋体"/>
          <w:color w:val="50A14F"/>
          <w:kern w:val="0"/>
          <w:sz w:val="21"/>
          <w:szCs w:val="21"/>
        </w:rPr>
        <w:t>"</w:t>
      </w:r>
      <w:r w:rsidRPr="00E6400A">
        <w:rPr>
          <w:rFonts w:ascii="Consolas" w:hAnsi="Consolas" w:cs="宋体"/>
          <w:color w:val="50A14F"/>
          <w:kern w:val="0"/>
          <w:sz w:val="21"/>
          <w:szCs w:val="21"/>
        </w:rPr>
        <w:t>无法打开输入文件</w:t>
      </w:r>
      <w:r w:rsidRPr="00E6400A">
        <w:rPr>
          <w:rFonts w:ascii="Consolas" w:hAnsi="Consolas" w:cs="宋体"/>
          <w:color w:val="50A14F"/>
          <w:kern w:val="0"/>
          <w:sz w:val="21"/>
          <w:szCs w:val="21"/>
        </w:rPr>
        <w:t>: "</w:t>
      </w:r>
      <w:r w:rsidRPr="00E6400A">
        <w:rPr>
          <w:rFonts w:ascii="Consolas" w:hAnsi="Consolas" w:cs="宋体"/>
          <w:color w:val="383A42"/>
          <w:kern w:val="0"/>
          <w:sz w:val="21"/>
          <w:szCs w:val="21"/>
        </w:rPr>
        <w:t xml:space="preserve"> &lt;&lt; inputFilePath &lt;&lt; std::endl;</w:t>
      </w:r>
    </w:p>
    <w:p w14:paraId="35099D3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return</w:t>
      </w:r>
      <w:r w:rsidRPr="00E6400A">
        <w:rPr>
          <w:rFonts w:ascii="Consolas" w:hAnsi="Consolas" w:cs="宋体"/>
          <w:color w:val="383A42"/>
          <w:kern w:val="0"/>
          <w:sz w:val="21"/>
          <w:szCs w:val="21"/>
        </w:rPr>
        <w:t>;</w:t>
      </w:r>
    </w:p>
    <w:p w14:paraId="4CE077A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5A5A4DF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56E5EA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std::vector&lt;std::string&gt; lines;</w:t>
      </w:r>
    </w:p>
    <w:p w14:paraId="063185D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std::string line;</w:t>
      </w:r>
    </w:p>
    <w:p w14:paraId="34E8F8F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bool</w:t>
      </w:r>
      <w:r w:rsidRPr="00E6400A">
        <w:rPr>
          <w:rFonts w:ascii="Consolas" w:hAnsi="Consolas" w:cs="宋体"/>
          <w:color w:val="383A42"/>
          <w:kern w:val="0"/>
          <w:sz w:val="21"/>
          <w:szCs w:val="21"/>
        </w:rPr>
        <w:t xml:space="preserve"> isFirstLine = </w:t>
      </w:r>
      <w:r w:rsidRPr="00E6400A">
        <w:rPr>
          <w:rFonts w:ascii="Consolas" w:hAnsi="Consolas" w:cs="宋体"/>
          <w:color w:val="0184BB"/>
          <w:kern w:val="0"/>
          <w:sz w:val="21"/>
          <w:szCs w:val="21"/>
        </w:rPr>
        <w:t>true</w:t>
      </w:r>
      <w:r w:rsidRPr="00E6400A">
        <w:rPr>
          <w:rFonts w:ascii="Consolas" w:hAnsi="Consolas" w:cs="宋体"/>
          <w:color w:val="383A42"/>
          <w:kern w:val="0"/>
          <w:sz w:val="21"/>
          <w:szCs w:val="21"/>
        </w:rPr>
        <w:t>;</w:t>
      </w:r>
    </w:p>
    <w:p w14:paraId="68A36CA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std::string header;</w:t>
      </w:r>
    </w:p>
    <w:p w14:paraId="608CFFF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C45704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读取</w:t>
      </w:r>
      <w:r w:rsidRPr="00E6400A">
        <w:rPr>
          <w:rFonts w:ascii="Consolas" w:hAnsi="Consolas" w:cs="宋体"/>
          <w:i/>
          <w:iCs/>
          <w:color w:val="A0A1A7"/>
          <w:kern w:val="0"/>
          <w:sz w:val="21"/>
          <w:szCs w:val="21"/>
        </w:rPr>
        <w:t>CSV</w:t>
      </w:r>
      <w:r w:rsidRPr="00E6400A">
        <w:rPr>
          <w:rFonts w:ascii="Consolas" w:hAnsi="Consolas" w:cs="宋体"/>
          <w:i/>
          <w:iCs/>
          <w:color w:val="A0A1A7"/>
          <w:kern w:val="0"/>
          <w:sz w:val="21"/>
          <w:szCs w:val="21"/>
        </w:rPr>
        <w:t>所有行</w:t>
      </w:r>
    </w:p>
    <w:p w14:paraId="2EF0B50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while</w:t>
      </w:r>
      <w:r w:rsidRPr="00E6400A">
        <w:rPr>
          <w:rFonts w:ascii="Consolas" w:hAnsi="Consolas" w:cs="宋体"/>
          <w:color w:val="383A42"/>
          <w:kern w:val="0"/>
          <w:sz w:val="21"/>
          <w:szCs w:val="21"/>
        </w:rPr>
        <w:t xml:space="preserve"> (std::</w:t>
      </w:r>
      <w:r w:rsidRPr="00E6400A">
        <w:rPr>
          <w:rFonts w:ascii="Consolas" w:hAnsi="Consolas" w:cs="宋体"/>
          <w:color w:val="C18401"/>
          <w:kern w:val="0"/>
          <w:sz w:val="21"/>
          <w:szCs w:val="21"/>
        </w:rPr>
        <w:t>getline</w:t>
      </w:r>
      <w:r w:rsidRPr="00E6400A">
        <w:rPr>
          <w:rFonts w:ascii="Consolas" w:hAnsi="Consolas" w:cs="宋体"/>
          <w:color w:val="383A42"/>
          <w:kern w:val="0"/>
          <w:sz w:val="21"/>
          <w:szCs w:val="21"/>
        </w:rPr>
        <w:t>(inputFile, line)) {</w:t>
      </w:r>
    </w:p>
    <w:p w14:paraId="635C81B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if</w:t>
      </w:r>
      <w:r w:rsidRPr="00E6400A">
        <w:rPr>
          <w:rFonts w:ascii="Consolas" w:hAnsi="Consolas" w:cs="宋体"/>
          <w:color w:val="383A42"/>
          <w:kern w:val="0"/>
          <w:sz w:val="21"/>
          <w:szCs w:val="21"/>
        </w:rPr>
        <w:t xml:space="preserve"> (isFirstLine) {</w:t>
      </w:r>
    </w:p>
    <w:p w14:paraId="6EEA071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header = line;</w:t>
      </w:r>
    </w:p>
    <w:p w14:paraId="231F495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isFirstLine = </w:t>
      </w:r>
      <w:r w:rsidRPr="00E6400A">
        <w:rPr>
          <w:rFonts w:ascii="Consolas" w:hAnsi="Consolas" w:cs="宋体"/>
          <w:color w:val="0184BB"/>
          <w:kern w:val="0"/>
          <w:sz w:val="21"/>
          <w:szCs w:val="21"/>
        </w:rPr>
        <w:t>false</w:t>
      </w:r>
      <w:r w:rsidRPr="00E6400A">
        <w:rPr>
          <w:rFonts w:ascii="Consolas" w:hAnsi="Consolas" w:cs="宋体"/>
          <w:color w:val="383A42"/>
          <w:kern w:val="0"/>
          <w:sz w:val="21"/>
          <w:szCs w:val="21"/>
        </w:rPr>
        <w:t>;</w:t>
      </w:r>
    </w:p>
    <w:p w14:paraId="024C460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continue</w:t>
      </w:r>
      <w:r w:rsidRPr="00E6400A">
        <w:rPr>
          <w:rFonts w:ascii="Consolas" w:hAnsi="Consolas" w:cs="宋体"/>
          <w:color w:val="383A42"/>
          <w:kern w:val="0"/>
          <w:sz w:val="21"/>
          <w:szCs w:val="21"/>
        </w:rPr>
        <w:t>;</w:t>
      </w:r>
    </w:p>
    <w:p w14:paraId="4327245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4FAA782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lines.</w:t>
      </w:r>
      <w:r w:rsidRPr="00E6400A">
        <w:rPr>
          <w:rFonts w:ascii="Consolas" w:hAnsi="Consolas" w:cs="宋体"/>
          <w:color w:val="C18401"/>
          <w:kern w:val="0"/>
          <w:sz w:val="21"/>
          <w:szCs w:val="21"/>
        </w:rPr>
        <w:t>push_back</w:t>
      </w:r>
      <w:r w:rsidRPr="00E6400A">
        <w:rPr>
          <w:rFonts w:ascii="Consolas" w:hAnsi="Consolas" w:cs="宋体"/>
          <w:color w:val="383A42"/>
          <w:kern w:val="0"/>
          <w:sz w:val="21"/>
          <w:szCs w:val="21"/>
        </w:rPr>
        <w:t>(line);</w:t>
      </w:r>
    </w:p>
    <w:p w14:paraId="59D11AE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460217D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inputFile.</w:t>
      </w:r>
      <w:r w:rsidRPr="00E6400A">
        <w:rPr>
          <w:rFonts w:ascii="Consolas" w:hAnsi="Consolas" w:cs="宋体"/>
          <w:color w:val="C18401"/>
          <w:kern w:val="0"/>
          <w:sz w:val="21"/>
          <w:szCs w:val="21"/>
        </w:rPr>
        <w:t>close</w:t>
      </w:r>
      <w:r w:rsidRPr="00E6400A">
        <w:rPr>
          <w:rFonts w:ascii="Consolas" w:hAnsi="Consolas" w:cs="宋体"/>
          <w:color w:val="383A42"/>
          <w:kern w:val="0"/>
          <w:sz w:val="21"/>
          <w:szCs w:val="21"/>
        </w:rPr>
        <w:t>();</w:t>
      </w:r>
    </w:p>
    <w:p w14:paraId="5959599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3CFB2F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随机打乱数据</w:t>
      </w:r>
    </w:p>
    <w:p w14:paraId="6211091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w:t>
      </w:r>
      <w:r w:rsidRPr="00E6400A">
        <w:rPr>
          <w:rFonts w:ascii="Consolas" w:hAnsi="Consolas" w:cs="宋体"/>
          <w:color w:val="C18401"/>
          <w:kern w:val="0"/>
          <w:sz w:val="21"/>
          <w:szCs w:val="21"/>
        </w:rPr>
        <w:t>shuffle</w:t>
      </w:r>
      <w:r w:rsidRPr="00E6400A">
        <w:rPr>
          <w:rFonts w:ascii="Consolas" w:hAnsi="Consolas" w:cs="宋体"/>
          <w:color w:val="383A42"/>
          <w:kern w:val="0"/>
          <w:sz w:val="21"/>
          <w:szCs w:val="21"/>
        </w:rPr>
        <w:t>(lines.</w:t>
      </w:r>
      <w:r w:rsidRPr="00E6400A">
        <w:rPr>
          <w:rFonts w:ascii="Consolas" w:hAnsi="Consolas" w:cs="宋体"/>
          <w:color w:val="C18401"/>
          <w:kern w:val="0"/>
          <w:sz w:val="21"/>
          <w:szCs w:val="21"/>
        </w:rPr>
        <w:t>begin</w:t>
      </w:r>
      <w:r w:rsidRPr="00E6400A">
        <w:rPr>
          <w:rFonts w:ascii="Consolas" w:hAnsi="Consolas" w:cs="宋体"/>
          <w:color w:val="383A42"/>
          <w:kern w:val="0"/>
          <w:sz w:val="21"/>
          <w:szCs w:val="21"/>
        </w:rPr>
        <w:t>(), lines.</w:t>
      </w:r>
      <w:r w:rsidRPr="00E6400A">
        <w:rPr>
          <w:rFonts w:ascii="Consolas" w:hAnsi="Consolas" w:cs="宋体"/>
          <w:color w:val="C18401"/>
          <w:kern w:val="0"/>
          <w:sz w:val="21"/>
          <w:szCs w:val="21"/>
        </w:rPr>
        <w:t>end</w:t>
      </w:r>
      <w:r w:rsidRPr="00E6400A">
        <w:rPr>
          <w:rFonts w:ascii="Consolas" w:hAnsi="Consolas" w:cs="宋体"/>
          <w:color w:val="383A42"/>
          <w:kern w:val="0"/>
          <w:sz w:val="21"/>
          <w:szCs w:val="21"/>
        </w:rPr>
        <w:t>(), std::</w:t>
      </w:r>
      <w:r w:rsidRPr="00E6400A">
        <w:rPr>
          <w:rFonts w:ascii="Consolas" w:hAnsi="Consolas" w:cs="宋体"/>
          <w:color w:val="C18401"/>
          <w:kern w:val="0"/>
          <w:sz w:val="21"/>
          <w:szCs w:val="21"/>
        </w:rPr>
        <w:t>default_random_engine</w:t>
      </w:r>
      <w:r w:rsidRPr="00E6400A">
        <w:rPr>
          <w:rFonts w:ascii="Consolas" w:hAnsi="Consolas" w:cs="宋体"/>
          <w:color w:val="383A42"/>
          <w:kern w:val="0"/>
          <w:sz w:val="21"/>
          <w:szCs w:val="21"/>
        </w:rPr>
        <w:t>(std::random_device{}()));</w:t>
      </w:r>
    </w:p>
    <w:p w14:paraId="4296980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652911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划分训练集和测试集</w:t>
      </w:r>
    </w:p>
    <w:p w14:paraId="48941B2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size_t</w:t>
      </w:r>
      <w:r w:rsidRPr="00E6400A">
        <w:rPr>
          <w:rFonts w:ascii="Consolas" w:hAnsi="Consolas" w:cs="宋体"/>
          <w:color w:val="383A42"/>
          <w:kern w:val="0"/>
          <w:sz w:val="21"/>
          <w:szCs w:val="21"/>
        </w:rPr>
        <w:t xml:space="preserve"> train_size = </w:t>
      </w:r>
      <w:r w:rsidRPr="00E6400A">
        <w:rPr>
          <w:rFonts w:ascii="Consolas" w:hAnsi="Consolas" w:cs="宋体"/>
          <w:color w:val="C18401"/>
          <w:kern w:val="0"/>
          <w:sz w:val="21"/>
          <w:szCs w:val="21"/>
        </w:rPr>
        <w:t>static_cast</w:t>
      </w:r>
      <w:r w:rsidRPr="00E6400A">
        <w:rPr>
          <w:rFonts w:ascii="Consolas" w:hAnsi="Consolas" w:cs="宋体"/>
          <w:color w:val="383A42"/>
          <w:kern w:val="0"/>
          <w:sz w:val="21"/>
          <w:szCs w:val="21"/>
        </w:rPr>
        <w:t>&lt;</w:t>
      </w:r>
      <w:r w:rsidRPr="00E6400A">
        <w:rPr>
          <w:rFonts w:ascii="Consolas" w:hAnsi="Consolas" w:cs="宋体"/>
          <w:color w:val="986801"/>
          <w:kern w:val="0"/>
          <w:sz w:val="21"/>
          <w:szCs w:val="21"/>
        </w:rPr>
        <w:t>size_t</w:t>
      </w:r>
      <w:r w:rsidRPr="00E6400A">
        <w:rPr>
          <w:rFonts w:ascii="Consolas" w:hAnsi="Consolas" w:cs="宋体"/>
          <w:color w:val="383A42"/>
          <w:kern w:val="0"/>
          <w:sz w:val="21"/>
          <w:szCs w:val="21"/>
        </w:rPr>
        <w:t>&gt;(lines.</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 * train_ratio);</w:t>
      </w:r>
    </w:p>
    <w:p w14:paraId="74E3A40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std::vector&lt;std::string&gt; </w:t>
      </w:r>
      <w:r w:rsidRPr="00E6400A">
        <w:rPr>
          <w:rFonts w:ascii="Consolas" w:hAnsi="Consolas" w:cs="宋体"/>
          <w:color w:val="4078F2"/>
          <w:kern w:val="0"/>
          <w:sz w:val="21"/>
          <w:szCs w:val="21"/>
        </w:rPr>
        <w:t>train_lines</w:t>
      </w:r>
      <w:r w:rsidRPr="00E6400A">
        <w:rPr>
          <w:rFonts w:ascii="Consolas" w:hAnsi="Consolas" w:cs="宋体"/>
          <w:color w:val="383A42"/>
          <w:kern w:val="0"/>
          <w:sz w:val="21"/>
          <w:szCs w:val="21"/>
        </w:rPr>
        <w:t>(lines.begin(), lines.begin() + train_size);</w:t>
      </w:r>
    </w:p>
    <w:p w14:paraId="5C18851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std::vector&lt;std::string&gt; </w:t>
      </w:r>
      <w:r w:rsidRPr="00E6400A">
        <w:rPr>
          <w:rFonts w:ascii="Consolas" w:hAnsi="Consolas" w:cs="宋体"/>
          <w:color w:val="4078F2"/>
          <w:kern w:val="0"/>
          <w:sz w:val="21"/>
          <w:szCs w:val="21"/>
        </w:rPr>
        <w:t>test_lines</w:t>
      </w:r>
      <w:r w:rsidRPr="00E6400A">
        <w:rPr>
          <w:rFonts w:ascii="Consolas" w:hAnsi="Consolas" w:cs="宋体"/>
          <w:color w:val="383A42"/>
          <w:kern w:val="0"/>
          <w:sz w:val="21"/>
          <w:szCs w:val="21"/>
        </w:rPr>
        <w:t>(lines.begin() + train_size, lines.end());</w:t>
      </w:r>
    </w:p>
    <w:p w14:paraId="33B6E0E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9DFE3E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保存训练集到文件</w:t>
      </w:r>
    </w:p>
    <w:p w14:paraId="6D37D04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std::ofstream </w:t>
      </w:r>
      <w:r w:rsidRPr="00E6400A">
        <w:rPr>
          <w:rFonts w:ascii="Consolas" w:hAnsi="Consolas" w:cs="宋体"/>
          <w:color w:val="4078F2"/>
          <w:kern w:val="0"/>
          <w:sz w:val="21"/>
          <w:szCs w:val="21"/>
        </w:rPr>
        <w:t>trainFile</w:t>
      </w:r>
      <w:r w:rsidRPr="00E6400A">
        <w:rPr>
          <w:rFonts w:ascii="Consolas" w:hAnsi="Consolas" w:cs="宋体"/>
          <w:color w:val="383A42"/>
          <w:kern w:val="0"/>
          <w:sz w:val="21"/>
          <w:szCs w:val="21"/>
        </w:rPr>
        <w:t>(trainFilePath);</w:t>
      </w:r>
    </w:p>
    <w:p w14:paraId="113E94E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if</w:t>
      </w:r>
      <w:r w:rsidRPr="00E6400A">
        <w:rPr>
          <w:rFonts w:ascii="Consolas" w:hAnsi="Consolas" w:cs="宋体"/>
          <w:color w:val="383A42"/>
          <w:kern w:val="0"/>
          <w:sz w:val="21"/>
          <w:szCs w:val="21"/>
        </w:rPr>
        <w:t xml:space="preserve"> (trainFile.</w:t>
      </w:r>
      <w:r w:rsidRPr="00E6400A">
        <w:rPr>
          <w:rFonts w:ascii="Consolas" w:hAnsi="Consolas" w:cs="宋体"/>
          <w:color w:val="C18401"/>
          <w:kern w:val="0"/>
          <w:sz w:val="21"/>
          <w:szCs w:val="21"/>
        </w:rPr>
        <w:t>is_open</w:t>
      </w:r>
      <w:r w:rsidRPr="00E6400A">
        <w:rPr>
          <w:rFonts w:ascii="Consolas" w:hAnsi="Consolas" w:cs="宋体"/>
          <w:color w:val="383A42"/>
          <w:kern w:val="0"/>
          <w:sz w:val="21"/>
          <w:szCs w:val="21"/>
        </w:rPr>
        <w:t>()) {</w:t>
      </w:r>
    </w:p>
    <w:p w14:paraId="28E2481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trainFile &lt;&lt; header &lt;&lt; std::endl;</w:t>
      </w:r>
    </w:p>
    <w:p w14:paraId="0BF477B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auto</w:t>
      </w:r>
      <w:r w:rsidRPr="00E6400A">
        <w:rPr>
          <w:rFonts w:ascii="Consolas" w:hAnsi="Consolas" w:cs="宋体"/>
          <w:color w:val="383A42"/>
          <w:kern w:val="0"/>
          <w:sz w:val="21"/>
          <w:szCs w:val="21"/>
        </w:rPr>
        <w:t>&amp; train_line : train_lines) {</w:t>
      </w:r>
    </w:p>
    <w:p w14:paraId="3CA18DC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trainFile &lt;&lt; train_line &lt;&lt; std::endl;</w:t>
      </w:r>
    </w:p>
    <w:p w14:paraId="1CC822F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44F34A1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trainFile.</w:t>
      </w:r>
      <w:r w:rsidRPr="00E6400A">
        <w:rPr>
          <w:rFonts w:ascii="Consolas" w:hAnsi="Consolas" w:cs="宋体"/>
          <w:color w:val="C18401"/>
          <w:kern w:val="0"/>
          <w:sz w:val="21"/>
          <w:szCs w:val="21"/>
        </w:rPr>
        <w:t>close</w:t>
      </w:r>
      <w:r w:rsidRPr="00E6400A">
        <w:rPr>
          <w:rFonts w:ascii="Consolas" w:hAnsi="Consolas" w:cs="宋体"/>
          <w:color w:val="383A42"/>
          <w:kern w:val="0"/>
          <w:sz w:val="21"/>
          <w:szCs w:val="21"/>
        </w:rPr>
        <w:t>();</w:t>
      </w:r>
    </w:p>
    <w:p w14:paraId="446ED3D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 </w:t>
      </w:r>
      <w:r w:rsidRPr="00E6400A">
        <w:rPr>
          <w:rFonts w:ascii="Consolas" w:hAnsi="Consolas" w:cs="宋体"/>
          <w:color w:val="A626A4"/>
          <w:kern w:val="0"/>
          <w:sz w:val="21"/>
          <w:szCs w:val="21"/>
        </w:rPr>
        <w:t>else</w:t>
      </w:r>
      <w:r w:rsidRPr="00E6400A">
        <w:rPr>
          <w:rFonts w:ascii="Consolas" w:hAnsi="Consolas" w:cs="宋体"/>
          <w:color w:val="383A42"/>
          <w:kern w:val="0"/>
          <w:sz w:val="21"/>
          <w:szCs w:val="21"/>
        </w:rPr>
        <w:t xml:space="preserve"> {</w:t>
      </w:r>
    </w:p>
    <w:p w14:paraId="6AC287E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std::cerr &lt;&lt; </w:t>
      </w:r>
      <w:r w:rsidRPr="00E6400A">
        <w:rPr>
          <w:rFonts w:ascii="Consolas" w:hAnsi="Consolas" w:cs="宋体"/>
          <w:color w:val="50A14F"/>
          <w:kern w:val="0"/>
          <w:sz w:val="21"/>
          <w:szCs w:val="21"/>
        </w:rPr>
        <w:t>"</w:t>
      </w:r>
      <w:r w:rsidRPr="00E6400A">
        <w:rPr>
          <w:rFonts w:ascii="Consolas" w:hAnsi="Consolas" w:cs="宋体"/>
          <w:color w:val="50A14F"/>
          <w:kern w:val="0"/>
          <w:sz w:val="21"/>
          <w:szCs w:val="21"/>
        </w:rPr>
        <w:t>无法创建训练集文件</w:t>
      </w:r>
      <w:r w:rsidRPr="00E6400A">
        <w:rPr>
          <w:rFonts w:ascii="Consolas" w:hAnsi="Consolas" w:cs="宋体"/>
          <w:color w:val="50A14F"/>
          <w:kern w:val="0"/>
          <w:sz w:val="21"/>
          <w:szCs w:val="21"/>
        </w:rPr>
        <w:t>: "</w:t>
      </w:r>
      <w:r w:rsidRPr="00E6400A">
        <w:rPr>
          <w:rFonts w:ascii="Consolas" w:hAnsi="Consolas" w:cs="宋体"/>
          <w:color w:val="383A42"/>
          <w:kern w:val="0"/>
          <w:sz w:val="21"/>
          <w:szCs w:val="21"/>
        </w:rPr>
        <w:t xml:space="preserve"> &lt;&lt; trainFilePath &lt;&lt; std::endl;</w:t>
      </w:r>
    </w:p>
    <w:p w14:paraId="43E4486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27B9E2E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142385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保存测试集到文件</w:t>
      </w:r>
    </w:p>
    <w:p w14:paraId="04794B7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std::ofstream </w:t>
      </w:r>
      <w:r w:rsidRPr="00E6400A">
        <w:rPr>
          <w:rFonts w:ascii="Consolas" w:hAnsi="Consolas" w:cs="宋体"/>
          <w:color w:val="4078F2"/>
          <w:kern w:val="0"/>
          <w:sz w:val="21"/>
          <w:szCs w:val="21"/>
        </w:rPr>
        <w:t>testFile</w:t>
      </w:r>
      <w:r w:rsidRPr="00E6400A">
        <w:rPr>
          <w:rFonts w:ascii="Consolas" w:hAnsi="Consolas" w:cs="宋体"/>
          <w:color w:val="383A42"/>
          <w:kern w:val="0"/>
          <w:sz w:val="21"/>
          <w:szCs w:val="21"/>
        </w:rPr>
        <w:t>(testFilePath);</w:t>
      </w:r>
    </w:p>
    <w:p w14:paraId="3C4FC0A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if</w:t>
      </w:r>
      <w:r w:rsidRPr="00E6400A">
        <w:rPr>
          <w:rFonts w:ascii="Consolas" w:hAnsi="Consolas" w:cs="宋体"/>
          <w:color w:val="383A42"/>
          <w:kern w:val="0"/>
          <w:sz w:val="21"/>
          <w:szCs w:val="21"/>
        </w:rPr>
        <w:t xml:space="preserve"> (testFile.</w:t>
      </w:r>
      <w:r w:rsidRPr="00E6400A">
        <w:rPr>
          <w:rFonts w:ascii="Consolas" w:hAnsi="Consolas" w:cs="宋体"/>
          <w:color w:val="C18401"/>
          <w:kern w:val="0"/>
          <w:sz w:val="21"/>
          <w:szCs w:val="21"/>
        </w:rPr>
        <w:t>is_open</w:t>
      </w:r>
      <w:r w:rsidRPr="00E6400A">
        <w:rPr>
          <w:rFonts w:ascii="Consolas" w:hAnsi="Consolas" w:cs="宋体"/>
          <w:color w:val="383A42"/>
          <w:kern w:val="0"/>
          <w:sz w:val="21"/>
          <w:szCs w:val="21"/>
        </w:rPr>
        <w:t>()) {</w:t>
      </w:r>
    </w:p>
    <w:p w14:paraId="5A9DE27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testFile &lt;&lt; header &lt;&lt; std::endl;</w:t>
      </w:r>
    </w:p>
    <w:p w14:paraId="7606B4D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auto</w:t>
      </w:r>
      <w:r w:rsidRPr="00E6400A">
        <w:rPr>
          <w:rFonts w:ascii="Consolas" w:hAnsi="Consolas" w:cs="宋体"/>
          <w:color w:val="383A42"/>
          <w:kern w:val="0"/>
          <w:sz w:val="21"/>
          <w:szCs w:val="21"/>
        </w:rPr>
        <w:t>&amp; test_line : test_lines) {</w:t>
      </w:r>
    </w:p>
    <w:p w14:paraId="7A55923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testFile &lt;&lt; test_line &lt;&lt; std::endl;</w:t>
      </w:r>
    </w:p>
    <w:p w14:paraId="3FD76C0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4657070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testFile.</w:t>
      </w:r>
      <w:r w:rsidRPr="00E6400A">
        <w:rPr>
          <w:rFonts w:ascii="Consolas" w:hAnsi="Consolas" w:cs="宋体"/>
          <w:color w:val="C18401"/>
          <w:kern w:val="0"/>
          <w:sz w:val="21"/>
          <w:szCs w:val="21"/>
        </w:rPr>
        <w:t>close</w:t>
      </w:r>
      <w:r w:rsidRPr="00E6400A">
        <w:rPr>
          <w:rFonts w:ascii="Consolas" w:hAnsi="Consolas" w:cs="宋体"/>
          <w:color w:val="383A42"/>
          <w:kern w:val="0"/>
          <w:sz w:val="21"/>
          <w:szCs w:val="21"/>
        </w:rPr>
        <w:t>();</w:t>
      </w:r>
    </w:p>
    <w:p w14:paraId="13B4846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 </w:t>
      </w:r>
      <w:r w:rsidRPr="00E6400A">
        <w:rPr>
          <w:rFonts w:ascii="Consolas" w:hAnsi="Consolas" w:cs="宋体"/>
          <w:color w:val="A626A4"/>
          <w:kern w:val="0"/>
          <w:sz w:val="21"/>
          <w:szCs w:val="21"/>
        </w:rPr>
        <w:t>else</w:t>
      </w:r>
      <w:r w:rsidRPr="00E6400A">
        <w:rPr>
          <w:rFonts w:ascii="Consolas" w:hAnsi="Consolas" w:cs="宋体"/>
          <w:color w:val="383A42"/>
          <w:kern w:val="0"/>
          <w:sz w:val="21"/>
          <w:szCs w:val="21"/>
        </w:rPr>
        <w:t xml:space="preserve"> {</w:t>
      </w:r>
    </w:p>
    <w:p w14:paraId="0F47875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std::cerr &lt;&lt; </w:t>
      </w:r>
      <w:r w:rsidRPr="00E6400A">
        <w:rPr>
          <w:rFonts w:ascii="Consolas" w:hAnsi="Consolas" w:cs="宋体"/>
          <w:color w:val="50A14F"/>
          <w:kern w:val="0"/>
          <w:sz w:val="21"/>
          <w:szCs w:val="21"/>
        </w:rPr>
        <w:t>"</w:t>
      </w:r>
      <w:r w:rsidRPr="00E6400A">
        <w:rPr>
          <w:rFonts w:ascii="Consolas" w:hAnsi="Consolas" w:cs="宋体"/>
          <w:color w:val="50A14F"/>
          <w:kern w:val="0"/>
          <w:sz w:val="21"/>
          <w:szCs w:val="21"/>
        </w:rPr>
        <w:t>无法创建测试集文件</w:t>
      </w:r>
      <w:r w:rsidRPr="00E6400A">
        <w:rPr>
          <w:rFonts w:ascii="Consolas" w:hAnsi="Consolas" w:cs="宋体"/>
          <w:color w:val="50A14F"/>
          <w:kern w:val="0"/>
          <w:sz w:val="21"/>
          <w:szCs w:val="21"/>
        </w:rPr>
        <w:t>: "</w:t>
      </w:r>
      <w:r w:rsidRPr="00E6400A">
        <w:rPr>
          <w:rFonts w:ascii="Consolas" w:hAnsi="Consolas" w:cs="宋体"/>
          <w:color w:val="383A42"/>
          <w:kern w:val="0"/>
          <w:sz w:val="21"/>
          <w:szCs w:val="21"/>
        </w:rPr>
        <w:t xml:space="preserve"> &lt;&lt; testFilePath &lt;&lt; std::endl;</w:t>
      </w:r>
    </w:p>
    <w:p w14:paraId="461F98A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4530112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w:t>
      </w:r>
    </w:p>
    <w:p w14:paraId="600F519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6B93BA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从</w:t>
      </w:r>
      <w:r w:rsidRPr="00E6400A">
        <w:rPr>
          <w:rFonts w:ascii="Consolas" w:hAnsi="Consolas" w:cs="宋体"/>
          <w:i/>
          <w:iCs/>
          <w:color w:val="A0A1A7"/>
          <w:kern w:val="0"/>
          <w:sz w:val="21"/>
          <w:szCs w:val="21"/>
        </w:rPr>
        <w:t xml:space="preserve"> CSV </w:t>
      </w:r>
      <w:r w:rsidRPr="00E6400A">
        <w:rPr>
          <w:rFonts w:ascii="Consolas" w:hAnsi="Consolas" w:cs="宋体"/>
          <w:i/>
          <w:iCs/>
          <w:color w:val="A0A1A7"/>
          <w:kern w:val="0"/>
          <w:sz w:val="21"/>
          <w:szCs w:val="21"/>
        </w:rPr>
        <w:t>文件中读取训练数据集</w:t>
      </w:r>
    </w:p>
    <w:p w14:paraId="4B32924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bool</w:t>
      </w:r>
      <w:r w:rsidRPr="00E6400A">
        <w:rPr>
          <w:rFonts w:ascii="Consolas" w:hAnsi="Consolas" w:cs="宋体"/>
          <w:color w:val="383A42"/>
          <w:kern w:val="0"/>
          <w:sz w:val="21"/>
          <w:szCs w:val="21"/>
        </w:rPr>
        <w:t xml:space="preserve"> </w:t>
      </w:r>
      <w:r w:rsidRPr="00E6400A">
        <w:rPr>
          <w:rFonts w:ascii="Consolas" w:hAnsi="Consolas" w:cs="宋体"/>
          <w:color w:val="4078F2"/>
          <w:kern w:val="0"/>
          <w:sz w:val="21"/>
          <w:szCs w:val="21"/>
        </w:rPr>
        <w:t>loadData</w:t>
      </w:r>
      <w:r w:rsidRPr="00E6400A">
        <w:rPr>
          <w:rFonts w:ascii="Consolas" w:hAnsi="Consolas" w:cs="宋体"/>
          <w:color w:val="383A42"/>
          <w:kern w:val="0"/>
          <w:sz w:val="21"/>
          <w:szCs w:val="21"/>
        </w:rPr>
        <w:t>(</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std::string&amp; filePath, std::vector&lt;std::vector&lt;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&gt;&gt;&amp; X, std::vector&lt;std::vector&lt;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&gt;&gt;&amp; y) {</w:t>
      </w:r>
    </w:p>
    <w:p w14:paraId="6E222CA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std::ifstream </w:t>
      </w:r>
      <w:r w:rsidRPr="00E6400A">
        <w:rPr>
          <w:rFonts w:ascii="Consolas" w:hAnsi="Consolas" w:cs="宋体"/>
          <w:color w:val="4078F2"/>
          <w:kern w:val="0"/>
          <w:sz w:val="21"/>
          <w:szCs w:val="21"/>
        </w:rPr>
        <w:t>inputFile</w:t>
      </w:r>
      <w:r w:rsidRPr="00E6400A">
        <w:rPr>
          <w:rFonts w:ascii="Consolas" w:hAnsi="Consolas" w:cs="宋体"/>
          <w:color w:val="383A42"/>
          <w:kern w:val="0"/>
          <w:sz w:val="21"/>
          <w:szCs w:val="21"/>
        </w:rPr>
        <w:t>(filePath);</w:t>
      </w:r>
    </w:p>
    <w:p w14:paraId="3018808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if</w:t>
      </w:r>
      <w:r w:rsidRPr="00E6400A">
        <w:rPr>
          <w:rFonts w:ascii="Consolas" w:hAnsi="Consolas" w:cs="宋体"/>
          <w:color w:val="383A42"/>
          <w:kern w:val="0"/>
          <w:sz w:val="21"/>
          <w:szCs w:val="21"/>
        </w:rPr>
        <w:t xml:space="preserve"> (!inputFile.</w:t>
      </w:r>
      <w:r w:rsidRPr="00E6400A">
        <w:rPr>
          <w:rFonts w:ascii="Consolas" w:hAnsi="Consolas" w:cs="宋体"/>
          <w:color w:val="C18401"/>
          <w:kern w:val="0"/>
          <w:sz w:val="21"/>
          <w:szCs w:val="21"/>
        </w:rPr>
        <w:t>is_open</w:t>
      </w:r>
      <w:r w:rsidRPr="00E6400A">
        <w:rPr>
          <w:rFonts w:ascii="Consolas" w:hAnsi="Consolas" w:cs="宋体"/>
          <w:color w:val="383A42"/>
          <w:kern w:val="0"/>
          <w:sz w:val="21"/>
          <w:szCs w:val="21"/>
        </w:rPr>
        <w:t>()) {</w:t>
      </w:r>
    </w:p>
    <w:p w14:paraId="37077DC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std::cerr &lt;&lt; </w:t>
      </w:r>
      <w:r w:rsidRPr="00E6400A">
        <w:rPr>
          <w:rFonts w:ascii="Consolas" w:hAnsi="Consolas" w:cs="宋体"/>
          <w:color w:val="50A14F"/>
          <w:kern w:val="0"/>
          <w:sz w:val="21"/>
          <w:szCs w:val="21"/>
        </w:rPr>
        <w:t>"</w:t>
      </w:r>
      <w:r w:rsidRPr="00E6400A">
        <w:rPr>
          <w:rFonts w:ascii="Consolas" w:hAnsi="Consolas" w:cs="宋体"/>
          <w:color w:val="50A14F"/>
          <w:kern w:val="0"/>
          <w:sz w:val="21"/>
          <w:szCs w:val="21"/>
        </w:rPr>
        <w:t>无法打开文件</w:t>
      </w:r>
      <w:r w:rsidRPr="00E6400A">
        <w:rPr>
          <w:rFonts w:ascii="Consolas" w:hAnsi="Consolas" w:cs="宋体"/>
          <w:color w:val="50A14F"/>
          <w:kern w:val="0"/>
          <w:sz w:val="21"/>
          <w:szCs w:val="21"/>
        </w:rPr>
        <w:t xml:space="preserve"> "</w:t>
      </w:r>
      <w:r w:rsidRPr="00E6400A">
        <w:rPr>
          <w:rFonts w:ascii="Consolas" w:hAnsi="Consolas" w:cs="宋体"/>
          <w:color w:val="383A42"/>
          <w:kern w:val="0"/>
          <w:sz w:val="21"/>
          <w:szCs w:val="21"/>
        </w:rPr>
        <w:t xml:space="preserve"> &lt;&lt; filePath &lt;&lt; std::endl;</w:t>
      </w:r>
    </w:p>
    <w:p w14:paraId="35721B9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return</w:t>
      </w:r>
      <w:r w:rsidRPr="00E6400A">
        <w:rPr>
          <w:rFonts w:ascii="Consolas" w:hAnsi="Consolas" w:cs="宋体"/>
          <w:color w:val="383A42"/>
          <w:kern w:val="0"/>
          <w:sz w:val="21"/>
          <w:szCs w:val="21"/>
        </w:rPr>
        <w:t xml:space="preserve"> </w:t>
      </w:r>
      <w:r w:rsidRPr="00E6400A">
        <w:rPr>
          <w:rFonts w:ascii="Consolas" w:hAnsi="Consolas" w:cs="宋体"/>
          <w:color w:val="0184BB"/>
          <w:kern w:val="0"/>
          <w:sz w:val="21"/>
          <w:szCs w:val="21"/>
        </w:rPr>
        <w:t>false</w:t>
      </w:r>
      <w:r w:rsidRPr="00E6400A">
        <w:rPr>
          <w:rFonts w:ascii="Consolas" w:hAnsi="Consolas" w:cs="宋体"/>
          <w:color w:val="383A42"/>
          <w:kern w:val="0"/>
          <w:sz w:val="21"/>
          <w:szCs w:val="21"/>
        </w:rPr>
        <w:t>;</w:t>
      </w:r>
    </w:p>
    <w:p w14:paraId="7599E5F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2C19359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E28AB8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std::string line;</w:t>
      </w:r>
    </w:p>
    <w:p w14:paraId="594A430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bool</w:t>
      </w:r>
      <w:r w:rsidRPr="00E6400A">
        <w:rPr>
          <w:rFonts w:ascii="Consolas" w:hAnsi="Consolas" w:cs="宋体"/>
          <w:color w:val="383A42"/>
          <w:kern w:val="0"/>
          <w:sz w:val="21"/>
          <w:szCs w:val="21"/>
        </w:rPr>
        <w:t xml:space="preserve"> isFirstLine = </w:t>
      </w:r>
      <w:r w:rsidRPr="00E6400A">
        <w:rPr>
          <w:rFonts w:ascii="Consolas" w:hAnsi="Consolas" w:cs="宋体"/>
          <w:color w:val="0184BB"/>
          <w:kern w:val="0"/>
          <w:sz w:val="21"/>
          <w:szCs w:val="21"/>
        </w:rPr>
        <w:t>true</w:t>
      </w:r>
      <w:r w:rsidRPr="00E6400A">
        <w:rPr>
          <w:rFonts w:ascii="Consolas" w:hAnsi="Consolas" w:cs="宋体"/>
          <w:color w:val="383A42"/>
          <w:kern w:val="0"/>
          <w:sz w:val="21"/>
          <w:szCs w:val="21"/>
        </w:rPr>
        <w:t>;</w:t>
      </w:r>
    </w:p>
    <w:p w14:paraId="10FB02B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8A515A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读取文件内容并解析</w:t>
      </w:r>
    </w:p>
    <w:p w14:paraId="403B9CD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while</w:t>
      </w:r>
      <w:r w:rsidRPr="00E6400A">
        <w:rPr>
          <w:rFonts w:ascii="Consolas" w:hAnsi="Consolas" w:cs="宋体"/>
          <w:color w:val="383A42"/>
          <w:kern w:val="0"/>
          <w:sz w:val="21"/>
          <w:szCs w:val="21"/>
        </w:rPr>
        <w:t xml:space="preserve"> (std::</w:t>
      </w:r>
      <w:r w:rsidRPr="00E6400A">
        <w:rPr>
          <w:rFonts w:ascii="Consolas" w:hAnsi="Consolas" w:cs="宋体"/>
          <w:color w:val="C18401"/>
          <w:kern w:val="0"/>
          <w:sz w:val="21"/>
          <w:szCs w:val="21"/>
        </w:rPr>
        <w:t>getline</w:t>
      </w:r>
      <w:r w:rsidRPr="00E6400A">
        <w:rPr>
          <w:rFonts w:ascii="Consolas" w:hAnsi="Consolas" w:cs="宋体"/>
          <w:color w:val="383A42"/>
          <w:kern w:val="0"/>
          <w:sz w:val="21"/>
          <w:szCs w:val="21"/>
        </w:rPr>
        <w:t>(inputFile, line)) {</w:t>
      </w:r>
    </w:p>
    <w:p w14:paraId="49FC349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if</w:t>
      </w:r>
      <w:r w:rsidRPr="00E6400A">
        <w:rPr>
          <w:rFonts w:ascii="Consolas" w:hAnsi="Consolas" w:cs="宋体"/>
          <w:color w:val="383A42"/>
          <w:kern w:val="0"/>
          <w:sz w:val="21"/>
          <w:szCs w:val="21"/>
        </w:rPr>
        <w:t xml:space="preserve"> (isFirstLine) {</w:t>
      </w:r>
    </w:p>
    <w:p w14:paraId="6B7ACBA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跳过标题行</w:t>
      </w:r>
    </w:p>
    <w:p w14:paraId="60E3284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isFirstLine = </w:t>
      </w:r>
      <w:r w:rsidRPr="00E6400A">
        <w:rPr>
          <w:rFonts w:ascii="Consolas" w:hAnsi="Consolas" w:cs="宋体"/>
          <w:color w:val="0184BB"/>
          <w:kern w:val="0"/>
          <w:sz w:val="21"/>
          <w:szCs w:val="21"/>
        </w:rPr>
        <w:t>false</w:t>
      </w:r>
      <w:r w:rsidRPr="00E6400A">
        <w:rPr>
          <w:rFonts w:ascii="Consolas" w:hAnsi="Consolas" w:cs="宋体"/>
          <w:color w:val="383A42"/>
          <w:kern w:val="0"/>
          <w:sz w:val="21"/>
          <w:szCs w:val="21"/>
        </w:rPr>
        <w:t>;</w:t>
      </w:r>
    </w:p>
    <w:p w14:paraId="058DBDA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continue</w:t>
      </w:r>
      <w:r w:rsidRPr="00E6400A">
        <w:rPr>
          <w:rFonts w:ascii="Consolas" w:hAnsi="Consolas" w:cs="宋体"/>
          <w:color w:val="383A42"/>
          <w:kern w:val="0"/>
          <w:sz w:val="21"/>
          <w:szCs w:val="21"/>
        </w:rPr>
        <w:t>;</w:t>
      </w:r>
    </w:p>
    <w:p w14:paraId="29B1ABE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201C768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EFC59C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std::vector&lt;std::string&gt; data = </w:t>
      </w:r>
      <w:r w:rsidRPr="00E6400A">
        <w:rPr>
          <w:rFonts w:ascii="Consolas" w:hAnsi="Consolas" w:cs="宋体"/>
          <w:color w:val="C18401"/>
          <w:kern w:val="0"/>
          <w:sz w:val="21"/>
          <w:szCs w:val="21"/>
        </w:rPr>
        <w:t>parseCSVLine</w:t>
      </w:r>
      <w:r w:rsidRPr="00E6400A">
        <w:rPr>
          <w:rFonts w:ascii="Consolas" w:hAnsi="Consolas" w:cs="宋体"/>
          <w:color w:val="383A42"/>
          <w:kern w:val="0"/>
          <w:sz w:val="21"/>
          <w:szCs w:val="21"/>
        </w:rPr>
        <w:t>(line);</w:t>
      </w:r>
    </w:p>
    <w:p w14:paraId="320C483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if</w:t>
      </w:r>
      <w:r w:rsidRPr="00E6400A">
        <w:rPr>
          <w:rFonts w:ascii="Consolas" w:hAnsi="Consolas" w:cs="宋体"/>
          <w:color w:val="383A42"/>
          <w:kern w:val="0"/>
          <w:sz w:val="21"/>
          <w:szCs w:val="21"/>
        </w:rPr>
        <w:t xml:space="preserve"> (data.</w:t>
      </w:r>
      <w:r w:rsidRPr="00E6400A">
        <w:rPr>
          <w:rFonts w:ascii="Consolas" w:hAnsi="Consolas" w:cs="宋体"/>
          <w:color w:val="C18401"/>
          <w:kern w:val="0"/>
          <w:sz w:val="21"/>
          <w:szCs w:val="21"/>
        </w:rPr>
        <w:t>size</w:t>
      </w:r>
      <w:r w:rsidRPr="00E6400A">
        <w:rPr>
          <w:rFonts w:ascii="Consolas" w:hAnsi="Consolas" w:cs="宋体"/>
          <w:color w:val="383A42"/>
          <w:kern w:val="0"/>
          <w:sz w:val="21"/>
          <w:szCs w:val="21"/>
        </w:rPr>
        <w:t xml:space="preserve">() &gt;= </w:t>
      </w:r>
      <w:r w:rsidRPr="00E6400A">
        <w:rPr>
          <w:rFonts w:ascii="Consolas" w:hAnsi="Consolas" w:cs="宋体"/>
          <w:color w:val="986801"/>
          <w:kern w:val="0"/>
          <w:sz w:val="21"/>
          <w:szCs w:val="21"/>
        </w:rPr>
        <w:t>8</w:t>
      </w:r>
      <w:r w:rsidRPr="00E6400A">
        <w:rPr>
          <w:rFonts w:ascii="Consolas" w:hAnsi="Consolas" w:cs="宋体"/>
          <w:color w:val="383A42"/>
          <w:kern w:val="0"/>
          <w:sz w:val="21"/>
          <w:szCs w:val="21"/>
        </w:rPr>
        <w:t>) {</w:t>
      </w:r>
    </w:p>
    <w:p w14:paraId="1C3B064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提取特征：身高、体重、鞋码、</w:t>
      </w:r>
      <w:r w:rsidRPr="00E6400A">
        <w:rPr>
          <w:rFonts w:ascii="Consolas" w:hAnsi="Consolas" w:cs="宋体"/>
          <w:i/>
          <w:iCs/>
          <w:color w:val="A0A1A7"/>
          <w:kern w:val="0"/>
          <w:sz w:val="21"/>
          <w:szCs w:val="21"/>
        </w:rPr>
        <w:t xml:space="preserve">50m </w:t>
      </w:r>
      <w:r w:rsidRPr="00E6400A">
        <w:rPr>
          <w:rFonts w:ascii="Consolas" w:hAnsi="Consolas" w:cs="宋体"/>
          <w:i/>
          <w:iCs/>
          <w:color w:val="A0A1A7"/>
          <w:kern w:val="0"/>
          <w:sz w:val="21"/>
          <w:szCs w:val="21"/>
        </w:rPr>
        <w:t>成绩</w:t>
      </w:r>
    </w:p>
    <w:p w14:paraId="1F6C904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std::vector&lt;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&gt; features = {</w:t>
      </w:r>
    </w:p>
    <w:p w14:paraId="22E806B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w:t>
      </w:r>
      <w:r w:rsidRPr="00E6400A">
        <w:rPr>
          <w:rFonts w:ascii="Consolas" w:hAnsi="Consolas" w:cs="宋体"/>
          <w:color w:val="C18401"/>
          <w:kern w:val="0"/>
          <w:sz w:val="21"/>
          <w:szCs w:val="21"/>
        </w:rPr>
        <w:t>stod</w:t>
      </w:r>
      <w:r w:rsidRPr="00E6400A">
        <w:rPr>
          <w:rFonts w:ascii="Consolas" w:hAnsi="Consolas" w:cs="宋体"/>
          <w:color w:val="383A42"/>
          <w:kern w:val="0"/>
          <w:sz w:val="21"/>
          <w:szCs w:val="21"/>
        </w:rPr>
        <w:t>(data[</w:t>
      </w:r>
      <w:r w:rsidRPr="00E6400A">
        <w:rPr>
          <w:rFonts w:ascii="Consolas" w:hAnsi="Consolas" w:cs="宋体"/>
          <w:color w:val="986801"/>
          <w:kern w:val="0"/>
          <w:sz w:val="21"/>
          <w:szCs w:val="21"/>
        </w:rPr>
        <w:t>3</w:t>
      </w: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身高</w:t>
      </w:r>
    </w:p>
    <w:p w14:paraId="3A56EEF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w:t>
      </w:r>
      <w:r w:rsidRPr="00E6400A">
        <w:rPr>
          <w:rFonts w:ascii="Consolas" w:hAnsi="Consolas" w:cs="宋体"/>
          <w:color w:val="C18401"/>
          <w:kern w:val="0"/>
          <w:sz w:val="21"/>
          <w:szCs w:val="21"/>
        </w:rPr>
        <w:t>stod</w:t>
      </w:r>
      <w:r w:rsidRPr="00E6400A">
        <w:rPr>
          <w:rFonts w:ascii="Consolas" w:hAnsi="Consolas" w:cs="宋体"/>
          <w:color w:val="383A42"/>
          <w:kern w:val="0"/>
          <w:sz w:val="21"/>
          <w:szCs w:val="21"/>
        </w:rPr>
        <w:t>(data[</w:t>
      </w:r>
      <w:r w:rsidRPr="00E6400A">
        <w:rPr>
          <w:rFonts w:ascii="Consolas" w:hAnsi="Consolas" w:cs="宋体"/>
          <w:color w:val="986801"/>
          <w:kern w:val="0"/>
          <w:sz w:val="21"/>
          <w:szCs w:val="21"/>
        </w:rPr>
        <w:t>4</w:t>
      </w: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体重</w:t>
      </w:r>
    </w:p>
    <w:p w14:paraId="341ACBC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lastRenderedPageBreak/>
        <w:t xml:space="preserve">                    std::</w:t>
      </w:r>
      <w:r w:rsidRPr="00E6400A">
        <w:rPr>
          <w:rFonts w:ascii="Consolas" w:hAnsi="Consolas" w:cs="宋体"/>
          <w:color w:val="C18401"/>
          <w:kern w:val="0"/>
          <w:sz w:val="21"/>
          <w:szCs w:val="21"/>
        </w:rPr>
        <w:t>stod</w:t>
      </w:r>
      <w:r w:rsidRPr="00E6400A">
        <w:rPr>
          <w:rFonts w:ascii="Consolas" w:hAnsi="Consolas" w:cs="宋体"/>
          <w:color w:val="383A42"/>
          <w:kern w:val="0"/>
          <w:sz w:val="21"/>
          <w:szCs w:val="21"/>
        </w:rPr>
        <w:t>(data[</w:t>
      </w:r>
      <w:r w:rsidRPr="00E6400A">
        <w:rPr>
          <w:rFonts w:ascii="Consolas" w:hAnsi="Consolas" w:cs="宋体"/>
          <w:color w:val="986801"/>
          <w:kern w:val="0"/>
          <w:sz w:val="21"/>
          <w:szCs w:val="21"/>
        </w:rPr>
        <w:t>5</w:t>
      </w: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鞋码</w:t>
      </w:r>
    </w:p>
    <w:p w14:paraId="03078A4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w:t>
      </w:r>
      <w:r w:rsidRPr="00E6400A">
        <w:rPr>
          <w:rFonts w:ascii="Consolas" w:hAnsi="Consolas" w:cs="宋体"/>
          <w:color w:val="C18401"/>
          <w:kern w:val="0"/>
          <w:sz w:val="21"/>
          <w:szCs w:val="21"/>
        </w:rPr>
        <w:t>stod</w:t>
      </w:r>
      <w:r w:rsidRPr="00E6400A">
        <w:rPr>
          <w:rFonts w:ascii="Consolas" w:hAnsi="Consolas" w:cs="宋体"/>
          <w:color w:val="383A42"/>
          <w:kern w:val="0"/>
          <w:sz w:val="21"/>
          <w:szCs w:val="21"/>
        </w:rPr>
        <w:t>(data[</w:t>
      </w:r>
      <w:r w:rsidRPr="00E6400A">
        <w:rPr>
          <w:rFonts w:ascii="Consolas" w:hAnsi="Consolas" w:cs="宋体"/>
          <w:color w:val="986801"/>
          <w:kern w:val="0"/>
          <w:sz w:val="21"/>
          <w:szCs w:val="21"/>
        </w:rPr>
        <w:t>6</w:t>
      </w: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50m </w:t>
      </w:r>
      <w:r w:rsidRPr="00E6400A">
        <w:rPr>
          <w:rFonts w:ascii="Consolas" w:hAnsi="Consolas" w:cs="宋体"/>
          <w:i/>
          <w:iCs/>
          <w:color w:val="A0A1A7"/>
          <w:kern w:val="0"/>
          <w:sz w:val="21"/>
          <w:szCs w:val="21"/>
        </w:rPr>
        <w:t>成绩</w:t>
      </w:r>
    </w:p>
    <w:p w14:paraId="53506D2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4F7772B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X.</w:t>
      </w:r>
      <w:r w:rsidRPr="00E6400A">
        <w:rPr>
          <w:rFonts w:ascii="Consolas" w:hAnsi="Consolas" w:cs="宋体"/>
          <w:color w:val="C18401"/>
          <w:kern w:val="0"/>
          <w:sz w:val="21"/>
          <w:szCs w:val="21"/>
        </w:rPr>
        <w:t>push_back</w:t>
      </w:r>
      <w:r w:rsidRPr="00E6400A">
        <w:rPr>
          <w:rFonts w:ascii="Consolas" w:hAnsi="Consolas" w:cs="宋体"/>
          <w:color w:val="383A42"/>
          <w:kern w:val="0"/>
          <w:sz w:val="21"/>
          <w:szCs w:val="21"/>
        </w:rPr>
        <w:t>(features);</w:t>
      </w:r>
    </w:p>
    <w:p w14:paraId="3477C9C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284396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提取目标输出：性别</w:t>
      </w:r>
      <w:r w:rsidRPr="00E6400A">
        <w:rPr>
          <w:rFonts w:ascii="Consolas" w:hAnsi="Consolas" w:cs="宋体"/>
          <w:i/>
          <w:iCs/>
          <w:color w:val="A0A1A7"/>
          <w:kern w:val="0"/>
          <w:sz w:val="21"/>
          <w:szCs w:val="21"/>
        </w:rPr>
        <w:t xml:space="preserve"> (0 </w:t>
      </w:r>
      <w:r w:rsidRPr="00E6400A">
        <w:rPr>
          <w:rFonts w:ascii="Consolas" w:hAnsi="Consolas" w:cs="宋体"/>
          <w:i/>
          <w:iCs/>
          <w:color w:val="A0A1A7"/>
          <w:kern w:val="0"/>
          <w:sz w:val="21"/>
          <w:szCs w:val="21"/>
        </w:rPr>
        <w:t>或</w:t>
      </w:r>
      <w:r w:rsidRPr="00E6400A">
        <w:rPr>
          <w:rFonts w:ascii="Consolas" w:hAnsi="Consolas" w:cs="宋体"/>
          <w:i/>
          <w:iCs/>
          <w:color w:val="A0A1A7"/>
          <w:kern w:val="0"/>
          <w:sz w:val="21"/>
          <w:szCs w:val="21"/>
        </w:rPr>
        <w:t xml:space="preserve"> 1)</w:t>
      </w:r>
    </w:p>
    <w:p w14:paraId="559AC5A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y.</w:t>
      </w:r>
      <w:r w:rsidRPr="00E6400A">
        <w:rPr>
          <w:rFonts w:ascii="Consolas" w:hAnsi="Consolas" w:cs="宋体"/>
          <w:color w:val="C18401"/>
          <w:kern w:val="0"/>
          <w:sz w:val="21"/>
          <w:szCs w:val="21"/>
        </w:rPr>
        <w:t>push_back</w:t>
      </w:r>
      <w:r w:rsidRPr="00E6400A">
        <w:rPr>
          <w:rFonts w:ascii="Consolas" w:hAnsi="Consolas" w:cs="宋体"/>
          <w:color w:val="383A42"/>
          <w:kern w:val="0"/>
          <w:sz w:val="21"/>
          <w:szCs w:val="21"/>
        </w:rPr>
        <w:t>({std::</w:t>
      </w:r>
      <w:r w:rsidRPr="00E6400A">
        <w:rPr>
          <w:rFonts w:ascii="Consolas" w:hAnsi="Consolas" w:cs="宋体"/>
          <w:color w:val="C18401"/>
          <w:kern w:val="0"/>
          <w:sz w:val="21"/>
          <w:szCs w:val="21"/>
        </w:rPr>
        <w:t>stod</w:t>
      </w:r>
      <w:r w:rsidRPr="00E6400A">
        <w:rPr>
          <w:rFonts w:ascii="Consolas" w:hAnsi="Consolas" w:cs="宋体"/>
          <w:color w:val="383A42"/>
          <w:kern w:val="0"/>
          <w:sz w:val="21"/>
          <w:szCs w:val="21"/>
        </w:rPr>
        <w:t>(data[</w:t>
      </w:r>
      <w:r w:rsidRPr="00E6400A">
        <w:rPr>
          <w:rFonts w:ascii="Consolas" w:hAnsi="Consolas" w:cs="宋体"/>
          <w:color w:val="986801"/>
          <w:kern w:val="0"/>
          <w:sz w:val="21"/>
          <w:szCs w:val="21"/>
        </w:rPr>
        <w:t>1</w:t>
      </w:r>
      <w:r w:rsidRPr="00E6400A">
        <w:rPr>
          <w:rFonts w:ascii="Consolas" w:hAnsi="Consolas" w:cs="宋体"/>
          <w:color w:val="383A42"/>
          <w:kern w:val="0"/>
          <w:sz w:val="21"/>
          <w:szCs w:val="21"/>
        </w:rPr>
        <w:t>])});</w:t>
      </w:r>
    </w:p>
    <w:p w14:paraId="2D9EBD4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3DD09D3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072D39C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inputFile.</w:t>
      </w:r>
      <w:r w:rsidRPr="00E6400A">
        <w:rPr>
          <w:rFonts w:ascii="Consolas" w:hAnsi="Consolas" w:cs="宋体"/>
          <w:color w:val="C18401"/>
          <w:kern w:val="0"/>
          <w:sz w:val="21"/>
          <w:szCs w:val="21"/>
        </w:rPr>
        <w:t>close</w:t>
      </w:r>
      <w:r w:rsidRPr="00E6400A">
        <w:rPr>
          <w:rFonts w:ascii="Consolas" w:hAnsi="Consolas" w:cs="宋体"/>
          <w:color w:val="383A42"/>
          <w:kern w:val="0"/>
          <w:sz w:val="21"/>
          <w:szCs w:val="21"/>
        </w:rPr>
        <w:t>();</w:t>
      </w:r>
    </w:p>
    <w:p w14:paraId="6D0F44F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return</w:t>
      </w:r>
      <w:r w:rsidRPr="00E6400A">
        <w:rPr>
          <w:rFonts w:ascii="Consolas" w:hAnsi="Consolas" w:cs="宋体"/>
          <w:color w:val="383A42"/>
          <w:kern w:val="0"/>
          <w:sz w:val="21"/>
          <w:szCs w:val="21"/>
        </w:rPr>
        <w:t xml:space="preserve"> </w:t>
      </w:r>
      <w:r w:rsidRPr="00E6400A">
        <w:rPr>
          <w:rFonts w:ascii="Consolas" w:hAnsi="Consolas" w:cs="宋体"/>
          <w:color w:val="0184BB"/>
          <w:kern w:val="0"/>
          <w:sz w:val="21"/>
          <w:szCs w:val="21"/>
        </w:rPr>
        <w:t>true</w:t>
      </w:r>
      <w:r w:rsidRPr="00E6400A">
        <w:rPr>
          <w:rFonts w:ascii="Consolas" w:hAnsi="Consolas" w:cs="宋体"/>
          <w:color w:val="383A42"/>
          <w:kern w:val="0"/>
          <w:sz w:val="21"/>
          <w:szCs w:val="21"/>
        </w:rPr>
        <w:t>;</w:t>
      </w:r>
    </w:p>
    <w:p w14:paraId="7DD67DB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w:t>
      </w:r>
    </w:p>
    <w:p w14:paraId="28A2C82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7E549D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void</w:t>
      </w:r>
      <w:r w:rsidRPr="00E6400A">
        <w:rPr>
          <w:rFonts w:ascii="Consolas" w:hAnsi="Consolas" w:cs="宋体"/>
          <w:color w:val="383A42"/>
          <w:kern w:val="0"/>
          <w:sz w:val="21"/>
          <w:szCs w:val="21"/>
        </w:rPr>
        <w:t xml:space="preserve"> </w:t>
      </w:r>
      <w:r w:rsidRPr="00E6400A">
        <w:rPr>
          <w:rFonts w:ascii="Consolas" w:hAnsi="Consolas" w:cs="宋体"/>
          <w:color w:val="4078F2"/>
          <w:kern w:val="0"/>
          <w:sz w:val="21"/>
          <w:szCs w:val="21"/>
        </w:rPr>
        <w:t>printConfusionMatrix</w:t>
      </w:r>
      <w:r w:rsidRPr="00E6400A">
        <w:rPr>
          <w:rFonts w:ascii="Consolas" w:hAnsi="Consolas" w:cs="宋体"/>
          <w:color w:val="383A42"/>
          <w:kern w:val="0"/>
          <w:sz w:val="21"/>
          <w:szCs w:val="21"/>
        </w:rPr>
        <w:t>(</w:t>
      </w:r>
      <w:r w:rsidRPr="00E6400A">
        <w:rPr>
          <w:rFonts w:ascii="Consolas" w:hAnsi="Consolas" w:cs="宋体"/>
          <w:color w:val="986801"/>
          <w:kern w:val="0"/>
          <w:sz w:val="21"/>
          <w:szCs w:val="21"/>
        </w:rPr>
        <w:t>int</w:t>
      </w:r>
      <w:r w:rsidRPr="00E6400A">
        <w:rPr>
          <w:rFonts w:ascii="Consolas" w:hAnsi="Consolas" w:cs="宋体"/>
          <w:color w:val="383A42"/>
          <w:kern w:val="0"/>
          <w:sz w:val="21"/>
          <w:szCs w:val="21"/>
        </w:rPr>
        <w:t xml:space="preserve"> tp, </w:t>
      </w:r>
      <w:r w:rsidRPr="00E6400A">
        <w:rPr>
          <w:rFonts w:ascii="Consolas" w:hAnsi="Consolas" w:cs="宋体"/>
          <w:color w:val="986801"/>
          <w:kern w:val="0"/>
          <w:sz w:val="21"/>
          <w:szCs w:val="21"/>
        </w:rPr>
        <w:t>int</w:t>
      </w:r>
      <w:r w:rsidRPr="00E6400A">
        <w:rPr>
          <w:rFonts w:ascii="Consolas" w:hAnsi="Consolas" w:cs="宋体"/>
          <w:color w:val="383A42"/>
          <w:kern w:val="0"/>
          <w:sz w:val="21"/>
          <w:szCs w:val="21"/>
        </w:rPr>
        <w:t xml:space="preserve"> tn, </w:t>
      </w:r>
      <w:r w:rsidRPr="00E6400A">
        <w:rPr>
          <w:rFonts w:ascii="Consolas" w:hAnsi="Consolas" w:cs="宋体"/>
          <w:color w:val="986801"/>
          <w:kern w:val="0"/>
          <w:sz w:val="21"/>
          <w:szCs w:val="21"/>
        </w:rPr>
        <w:t>int</w:t>
      </w:r>
      <w:r w:rsidRPr="00E6400A">
        <w:rPr>
          <w:rFonts w:ascii="Consolas" w:hAnsi="Consolas" w:cs="宋体"/>
          <w:color w:val="383A42"/>
          <w:kern w:val="0"/>
          <w:sz w:val="21"/>
          <w:szCs w:val="21"/>
        </w:rPr>
        <w:t xml:space="preserve"> fp, </w:t>
      </w:r>
      <w:r w:rsidRPr="00E6400A">
        <w:rPr>
          <w:rFonts w:ascii="Consolas" w:hAnsi="Consolas" w:cs="宋体"/>
          <w:color w:val="986801"/>
          <w:kern w:val="0"/>
          <w:sz w:val="21"/>
          <w:szCs w:val="21"/>
        </w:rPr>
        <w:t>int</w:t>
      </w:r>
      <w:r w:rsidRPr="00E6400A">
        <w:rPr>
          <w:rFonts w:ascii="Consolas" w:hAnsi="Consolas" w:cs="宋体"/>
          <w:color w:val="383A42"/>
          <w:kern w:val="0"/>
          <w:sz w:val="21"/>
          <w:szCs w:val="21"/>
        </w:rPr>
        <w:t xml:space="preserve"> fn) {</w:t>
      </w:r>
    </w:p>
    <w:p w14:paraId="024DEC5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std::cout &lt;&lt; </w:t>
      </w:r>
      <w:r w:rsidRPr="00E6400A">
        <w:rPr>
          <w:rFonts w:ascii="Consolas" w:hAnsi="Consolas" w:cs="宋体"/>
          <w:color w:val="50A14F"/>
          <w:kern w:val="0"/>
          <w:sz w:val="21"/>
          <w:szCs w:val="21"/>
        </w:rPr>
        <w:t>"</w:t>
      </w:r>
      <w:r w:rsidRPr="00E6400A">
        <w:rPr>
          <w:rFonts w:ascii="Consolas" w:hAnsi="Consolas" w:cs="宋体"/>
          <w:color w:val="50A14F"/>
          <w:kern w:val="0"/>
          <w:sz w:val="21"/>
          <w:szCs w:val="21"/>
        </w:rPr>
        <w:t>混淆矩阵：</w:t>
      </w:r>
      <w:r w:rsidRPr="00E6400A">
        <w:rPr>
          <w:rFonts w:ascii="Consolas" w:hAnsi="Consolas" w:cs="宋体"/>
          <w:color w:val="50A14F"/>
          <w:kern w:val="0"/>
          <w:sz w:val="21"/>
          <w:szCs w:val="21"/>
        </w:rPr>
        <w:t>"</w:t>
      </w:r>
      <w:r w:rsidRPr="00E6400A">
        <w:rPr>
          <w:rFonts w:ascii="Consolas" w:hAnsi="Consolas" w:cs="宋体"/>
          <w:color w:val="383A42"/>
          <w:kern w:val="0"/>
          <w:sz w:val="21"/>
          <w:szCs w:val="21"/>
        </w:rPr>
        <w:t xml:space="preserve"> &lt;&lt; std::endl;</w:t>
      </w:r>
    </w:p>
    <w:p w14:paraId="02705A1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std::cout &lt;&lt; </w:t>
      </w:r>
      <w:r w:rsidRPr="00E6400A">
        <w:rPr>
          <w:rFonts w:ascii="Consolas" w:hAnsi="Consolas" w:cs="宋体"/>
          <w:color w:val="50A14F"/>
          <w:kern w:val="0"/>
          <w:sz w:val="21"/>
          <w:szCs w:val="21"/>
        </w:rPr>
        <w:t>"TP: "</w:t>
      </w:r>
      <w:r w:rsidRPr="00E6400A">
        <w:rPr>
          <w:rFonts w:ascii="Consolas" w:hAnsi="Consolas" w:cs="宋体"/>
          <w:color w:val="383A42"/>
          <w:kern w:val="0"/>
          <w:sz w:val="21"/>
          <w:szCs w:val="21"/>
        </w:rPr>
        <w:t xml:space="preserve"> &lt;&lt; tp &lt;&lt; </w:t>
      </w:r>
      <w:r w:rsidRPr="00E6400A">
        <w:rPr>
          <w:rFonts w:ascii="Consolas" w:hAnsi="Consolas" w:cs="宋体"/>
          <w:color w:val="50A14F"/>
          <w:kern w:val="0"/>
          <w:sz w:val="21"/>
          <w:szCs w:val="21"/>
        </w:rPr>
        <w:t>", FN: "</w:t>
      </w:r>
      <w:r w:rsidRPr="00E6400A">
        <w:rPr>
          <w:rFonts w:ascii="Consolas" w:hAnsi="Consolas" w:cs="宋体"/>
          <w:color w:val="383A42"/>
          <w:kern w:val="0"/>
          <w:sz w:val="21"/>
          <w:szCs w:val="21"/>
        </w:rPr>
        <w:t xml:space="preserve"> &lt;&lt; fn &lt;&lt; std::endl;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真阳性与假阴性</w:t>
      </w:r>
    </w:p>
    <w:p w14:paraId="2B3BE1D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std::cout &lt;&lt; </w:t>
      </w:r>
      <w:r w:rsidRPr="00E6400A">
        <w:rPr>
          <w:rFonts w:ascii="Consolas" w:hAnsi="Consolas" w:cs="宋体"/>
          <w:color w:val="50A14F"/>
          <w:kern w:val="0"/>
          <w:sz w:val="21"/>
          <w:szCs w:val="21"/>
        </w:rPr>
        <w:t>"FP: "</w:t>
      </w:r>
      <w:r w:rsidRPr="00E6400A">
        <w:rPr>
          <w:rFonts w:ascii="Consolas" w:hAnsi="Consolas" w:cs="宋体"/>
          <w:color w:val="383A42"/>
          <w:kern w:val="0"/>
          <w:sz w:val="21"/>
          <w:szCs w:val="21"/>
        </w:rPr>
        <w:t xml:space="preserve"> &lt;&lt; fp &lt;&lt; </w:t>
      </w:r>
      <w:r w:rsidRPr="00E6400A">
        <w:rPr>
          <w:rFonts w:ascii="Consolas" w:hAnsi="Consolas" w:cs="宋体"/>
          <w:color w:val="50A14F"/>
          <w:kern w:val="0"/>
          <w:sz w:val="21"/>
          <w:szCs w:val="21"/>
        </w:rPr>
        <w:t>", TN: "</w:t>
      </w:r>
      <w:r w:rsidRPr="00E6400A">
        <w:rPr>
          <w:rFonts w:ascii="Consolas" w:hAnsi="Consolas" w:cs="宋体"/>
          <w:color w:val="383A42"/>
          <w:kern w:val="0"/>
          <w:sz w:val="21"/>
          <w:szCs w:val="21"/>
        </w:rPr>
        <w:t xml:space="preserve"> &lt;&lt; tn &lt;&lt; std::endl;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假阳性与真阴性</w:t>
      </w:r>
    </w:p>
    <w:p w14:paraId="3353F7A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w:t>
      </w:r>
    </w:p>
    <w:p w14:paraId="374F975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36E5CE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i/>
          <w:iCs/>
          <w:color w:val="A0A1A7"/>
          <w:kern w:val="0"/>
          <w:sz w:val="21"/>
          <w:szCs w:val="21"/>
        </w:rPr>
        <w:t>/****************************</w:t>
      </w:r>
      <w:r w:rsidRPr="00E6400A">
        <w:rPr>
          <w:rFonts w:ascii="Consolas" w:hAnsi="Consolas" w:cs="宋体"/>
          <w:i/>
          <w:iCs/>
          <w:color w:val="A0A1A7"/>
          <w:kern w:val="0"/>
          <w:sz w:val="21"/>
          <w:szCs w:val="21"/>
        </w:rPr>
        <w:t>调试用</w:t>
      </w:r>
      <w:r w:rsidRPr="00E6400A">
        <w:rPr>
          <w:rFonts w:ascii="Consolas" w:hAnsi="Consolas" w:cs="宋体"/>
          <w:i/>
          <w:iCs/>
          <w:color w:val="A0A1A7"/>
          <w:kern w:val="0"/>
          <w:sz w:val="21"/>
          <w:szCs w:val="21"/>
        </w:rPr>
        <w:t>********************************/</w:t>
      </w:r>
    </w:p>
    <w:p w14:paraId="3BEF7B9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打印</w:t>
      </w:r>
      <w:r w:rsidRPr="00E6400A">
        <w:rPr>
          <w:rFonts w:ascii="Consolas" w:hAnsi="Consolas" w:cs="宋体"/>
          <w:i/>
          <w:iCs/>
          <w:color w:val="A0A1A7"/>
          <w:kern w:val="0"/>
          <w:sz w:val="21"/>
          <w:szCs w:val="21"/>
        </w:rPr>
        <w:t xml:space="preserve"> X </w:t>
      </w:r>
      <w:r w:rsidRPr="00E6400A">
        <w:rPr>
          <w:rFonts w:ascii="Consolas" w:hAnsi="Consolas" w:cs="宋体"/>
          <w:i/>
          <w:iCs/>
          <w:color w:val="A0A1A7"/>
          <w:kern w:val="0"/>
          <w:sz w:val="21"/>
          <w:szCs w:val="21"/>
        </w:rPr>
        <w:t>和</w:t>
      </w:r>
      <w:r w:rsidRPr="00E6400A">
        <w:rPr>
          <w:rFonts w:ascii="Consolas" w:hAnsi="Consolas" w:cs="宋体"/>
          <w:i/>
          <w:iCs/>
          <w:color w:val="A0A1A7"/>
          <w:kern w:val="0"/>
          <w:sz w:val="21"/>
          <w:szCs w:val="21"/>
        </w:rPr>
        <w:t xml:space="preserve"> Y </w:t>
      </w:r>
      <w:r w:rsidRPr="00E6400A">
        <w:rPr>
          <w:rFonts w:ascii="Consolas" w:hAnsi="Consolas" w:cs="宋体"/>
          <w:i/>
          <w:iCs/>
          <w:color w:val="A0A1A7"/>
          <w:kern w:val="0"/>
          <w:sz w:val="21"/>
          <w:szCs w:val="21"/>
        </w:rPr>
        <w:t>向量</w:t>
      </w:r>
    </w:p>
    <w:p w14:paraId="6D64152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void</w:t>
      </w:r>
      <w:r w:rsidRPr="00E6400A">
        <w:rPr>
          <w:rFonts w:ascii="Consolas" w:hAnsi="Consolas" w:cs="宋体"/>
          <w:color w:val="383A42"/>
          <w:kern w:val="0"/>
          <w:sz w:val="21"/>
          <w:szCs w:val="21"/>
        </w:rPr>
        <w:t xml:space="preserve"> </w:t>
      </w:r>
      <w:r w:rsidRPr="00E6400A">
        <w:rPr>
          <w:rFonts w:ascii="Consolas" w:hAnsi="Consolas" w:cs="宋体"/>
          <w:color w:val="4078F2"/>
          <w:kern w:val="0"/>
          <w:sz w:val="21"/>
          <w:szCs w:val="21"/>
        </w:rPr>
        <w:t>printData</w:t>
      </w:r>
      <w:r w:rsidRPr="00E6400A">
        <w:rPr>
          <w:rFonts w:ascii="Consolas" w:hAnsi="Consolas" w:cs="宋体"/>
          <w:color w:val="383A42"/>
          <w:kern w:val="0"/>
          <w:sz w:val="21"/>
          <w:szCs w:val="21"/>
        </w:rPr>
        <w:t>(</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std::vector&lt;std::vector&lt;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 xml:space="preserve">&gt;&gt;&amp; X, </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std::vector&lt;std::vector&lt;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&gt;&gt;&amp; y) {</w:t>
      </w:r>
    </w:p>
    <w:p w14:paraId="338BA0A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std::cout &lt;&lt; </w:t>
      </w:r>
      <w:r w:rsidRPr="00E6400A">
        <w:rPr>
          <w:rFonts w:ascii="Consolas" w:hAnsi="Consolas" w:cs="宋体"/>
          <w:color w:val="50A14F"/>
          <w:kern w:val="0"/>
          <w:sz w:val="21"/>
          <w:szCs w:val="21"/>
        </w:rPr>
        <w:t>"X Data:"</w:t>
      </w:r>
      <w:r w:rsidRPr="00E6400A">
        <w:rPr>
          <w:rFonts w:ascii="Consolas" w:hAnsi="Consolas" w:cs="宋体"/>
          <w:color w:val="383A42"/>
          <w:kern w:val="0"/>
          <w:sz w:val="21"/>
          <w:szCs w:val="21"/>
        </w:rPr>
        <w:t xml:space="preserve"> &lt;&lt; std::endl;</w:t>
      </w:r>
    </w:p>
    <w:p w14:paraId="0E9FF94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auto</w:t>
      </w:r>
      <w:r w:rsidRPr="00E6400A">
        <w:rPr>
          <w:rFonts w:ascii="Consolas" w:hAnsi="Consolas" w:cs="宋体"/>
          <w:color w:val="383A42"/>
          <w:kern w:val="0"/>
          <w:sz w:val="21"/>
          <w:szCs w:val="21"/>
        </w:rPr>
        <w:t>&amp; row : X) {</w:t>
      </w:r>
    </w:p>
    <w:p w14:paraId="2A2A9F8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auto</w:t>
      </w:r>
      <w:r w:rsidRPr="00E6400A">
        <w:rPr>
          <w:rFonts w:ascii="Consolas" w:hAnsi="Consolas" w:cs="宋体"/>
          <w:color w:val="383A42"/>
          <w:kern w:val="0"/>
          <w:sz w:val="21"/>
          <w:szCs w:val="21"/>
        </w:rPr>
        <w:t>&amp; val : row) {</w:t>
      </w:r>
    </w:p>
    <w:p w14:paraId="403731F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std::cout &lt;&lt; val &lt;&lt; </w:t>
      </w:r>
      <w:r w:rsidRPr="00E6400A">
        <w:rPr>
          <w:rFonts w:ascii="Consolas" w:hAnsi="Consolas" w:cs="宋体"/>
          <w:color w:val="50A14F"/>
          <w:kern w:val="0"/>
          <w:sz w:val="21"/>
          <w:szCs w:val="21"/>
        </w:rPr>
        <w:t>" "</w:t>
      </w:r>
      <w:r w:rsidRPr="00E6400A">
        <w:rPr>
          <w:rFonts w:ascii="Consolas" w:hAnsi="Consolas" w:cs="宋体"/>
          <w:color w:val="383A42"/>
          <w:kern w:val="0"/>
          <w:sz w:val="21"/>
          <w:szCs w:val="21"/>
        </w:rPr>
        <w:t>;</w:t>
      </w:r>
    </w:p>
    <w:p w14:paraId="2083EF5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008117E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std::cout &lt;&lt; std::endl;</w:t>
      </w:r>
    </w:p>
    <w:p w14:paraId="737E96B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5A69B5B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46DFA6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std::cout &lt;&lt; </w:t>
      </w:r>
      <w:r w:rsidRPr="00E6400A">
        <w:rPr>
          <w:rFonts w:ascii="Consolas" w:hAnsi="Consolas" w:cs="宋体"/>
          <w:color w:val="50A14F"/>
          <w:kern w:val="0"/>
          <w:sz w:val="21"/>
          <w:szCs w:val="21"/>
        </w:rPr>
        <w:t>"Y Data:"</w:t>
      </w:r>
      <w:r w:rsidRPr="00E6400A">
        <w:rPr>
          <w:rFonts w:ascii="Consolas" w:hAnsi="Consolas" w:cs="宋体"/>
          <w:color w:val="383A42"/>
          <w:kern w:val="0"/>
          <w:sz w:val="21"/>
          <w:szCs w:val="21"/>
        </w:rPr>
        <w:t xml:space="preserve"> &lt;&lt; std::endl;</w:t>
      </w:r>
    </w:p>
    <w:p w14:paraId="2A2B82E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for</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const</w:t>
      </w: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auto</w:t>
      </w:r>
      <w:r w:rsidRPr="00E6400A">
        <w:rPr>
          <w:rFonts w:ascii="Consolas" w:hAnsi="Consolas" w:cs="宋体"/>
          <w:color w:val="383A42"/>
          <w:kern w:val="0"/>
          <w:sz w:val="21"/>
          <w:szCs w:val="21"/>
        </w:rPr>
        <w:t>&amp; val : y) {</w:t>
      </w:r>
    </w:p>
    <w:p w14:paraId="624AAB9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std::cout &lt;&lt; val[</w:t>
      </w:r>
      <w:r w:rsidRPr="00E6400A">
        <w:rPr>
          <w:rFonts w:ascii="Consolas" w:hAnsi="Consolas" w:cs="宋体"/>
          <w:color w:val="986801"/>
          <w:kern w:val="0"/>
          <w:sz w:val="21"/>
          <w:szCs w:val="21"/>
        </w:rPr>
        <w:t>0</w:t>
      </w:r>
      <w:r w:rsidRPr="00E6400A">
        <w:rPr>
          <w:rFonts w:ascii="Consolas" w:hAnsi="Consolas" w:cs="宋体"/>
          <w:color w:val="383A42"/>
          <w:kern w:val="0"/>
          <w:sz w:val="21"/>
          <w:szCs w:val="21"/>
        </w:rPr>
        <w:t xml:space="preserve">] &lt;&lt; std::endl;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假设</w:t>
      </w:r>
      <w:r w:rsidRPr="00E6400A">
        <w:rPr>
          <w:rFonts w:ascii="Consolas" w:hAnsi="Consolas" w:cs="宋体"/>
          <w:i/>
          <w:iCs/>
          <w:color w:val="A0A1A7"/>
          <w:kern w:val="0"/>
          <w:sz w:val="21"/>
          <w:szCs w:val="21"/>
        </w:rPr>
        <w:t xml:space="preserve"> y </w:t>
      </w:r>
      <w:r w:rsidRPr="00E6400A">
        <w:rPr>
          <w:rFonts w:ascii="Consolas" w:hAnsi="Consolas" w:cs="宋体"/>
          <w:i/>
          <w:iCs/>
          <w:color w:val="A0A1A7"/>
          <w:kern w:val="0"/>
          <w:sz w:val="21"/>
          <w:szCs w:val="21"/>
        </w:rPr>
        <w:t>是一个二元向量</w:t>
      </w:r>
    </w:p>
    <w:p w14:paraId="65A4C1F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7CB267A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w:t>
      </w:r>
    </w:p>
    <w:p w14:paraId="633FC86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0F8547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986801"/>
          <w:kern w:val="0"/>
          <w:sz w:val="21"/>
          <w:szCs w:val="21"/>
        </w:rPr>
        <w:t>int</w:t>
      </w:r>
      <w:r w:rsidRPr="00E6400A">
        <w:rPr>
          <w:rFonts w:ascii="Consolas" w:hAnsi="Consolas" w:cs="宋体"/>
          <w:color w:val="383A42"/>
          <w:kern w:val="0"/>
          <w:sz w:val="21"/>
          <w:szCs w:val="21"/>
        </w:rPr>
        <w:t xml:space="preserve"> </w:t>
      </w:r>
      <w:r w:rsidRPr="00E6400A">
        <w:rPr>
          <w:rFonts w:ascii="Consolas" w:hAnsi="Consolas" w:cs="宋体"/>
          <w:color w:val="4078F2"/>
          <w:kern w:val="0"/>
          <w:sz w:val="21"/>
          <w:szCs w:val="21"/>
        </w:rPr>
        <w:t>main</w:t>
      </w:r>
      <w:r w:rsidRPr="00E6400A">
        <w:rPr>
          <w:rFonts w:ascii="Consolas" w:hAnsi="Consolas" w:cs="宋体"/>
          <w:color w:val="383A42"/>
          <w:kern w:val="0"/>
          <w:sz w:val="21"/>
          <w:szCs w:val="21"/>
        </w:rPr>
        <w:t>() {</w:t>
      </w:r>
    </w:p>
    <w:p w14:paraId="71CD176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w:t>
      </w:r>
      <w:r w:rsidRPr="00E6400A">
        <w:rPr>
          <w:rFonts w:ascii="Consolas" w:hAnsi="Consolas" w:cs="宋体"/>
          <w:i/>
          <w:iCs/>
          <w:color w:val="A0A1A7"/>
          <w:kern w:val="0"/>
          <w:sz w:val="21"/>
          <w:szCs w:val="21"/>
        </w:rPr>
        <w:t>路径</w:t>
      </w:r>
      <w:r w:rsidRPr="00E6400A">
        <w:rPr>
          <w:rFonts w:ascii="Consolas" w:hAnsi="Consolas" w:cs="宋体"/>
          <w:i/>
          <w:iCs/>
          <w:color w:val="A0A1A7"/>
          <w:kern w:val="0"/>
          <w:sz w:val="21"/>
          <w:szCs w:val="21"/>
        </w:rPr>
        <w:t>********************************/</w:t>
      </w:r>
    </w:p>
    <w:p w14:paraId="64085AE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std::string inputFilePath = </w:t>
      </w:r>
      <w:r w:rsidRPr="00E6400A">
        <w:rPr>
          <w:rFonts w:ascii="Consolas" w:hAnsi="Consolas" w:cs="宋体"/>
          <w:color w:val="50A14F"/>
          <w:kern w:val="0"/>
          <w:sz w:val="21"/>
          <w:szCs w:val="21"/>
        </w:rPr>
        <w:t>"E:/GitHub/AI_VI/2.BPSVM/SVM/data/data.csv"</w:t>
      </w:r>
      <w:r w:rsidRPr="00E6400A">
        <w:rPr>
          <w:rFonts w:ascii="Consolas" w:hAnsi="Consolas" w:cs="宋体"/>
          <w:color w:val="383A42"/>
          <w:kern w:val="0"/>
          <w:sz w:val="21"/>
          <w:szCs w:val="21"/>
        </w:rPr>
        <w:t>;</w:t>
      </w:r>
      <w:r w:rsidRPr="00E6400A">
        <w:rPr>
          <w:rFonts w:ascii="Consolas" w:hAnsi="Consolas" w:cs="宋体"/>
          <w:i/>
          <w:iCs/>
          <w:color w:val="A0A1A7"/>
          <w:kern w:val="0"/>
          <w:sz w:val="21"/>
          <w:szCs w:val="21"/>
        </w:rPr>
        <w:t>//</w:t>
      </w:r>
      <w:r w:rsidRPr="00E6400A">
        <w:rPr>
          <w:rFonts w:ascii="Consolas" w:hAnsi="Consolas" w:cs="宋体"/>
          <w:i/>
          <w:iCs/>
          <w:color w:val="A0A1A7"/>
          <w:kern w:val="0"/>
          <w:sz w:val="21"/>
          <w:szCs w:val="21"/>
        </w:rPr>
        <w:t>源数据集路径</w:t>
      </w:r>
    </w:p>
    <w:p w14:paraId="2F954E6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std::string outputFilePath = </w:t>
      </w:r>
      <w:r w:rsidRPr="00E6400A">
        <w:rPr>
          <w:rFonts w:ascii="Consolas" w:hAnsi="Consolas" w:cs="宋体"/>
          <w:color w:val="50A14F"/>
          <w:kern w:val="0"/>
          <w:sz w:val="21"/>
          <w:szCs w:val="21"/>
        </w:rPr>
        <w:t>"E:/GitHub/AI_VI/2.BPSVM/SVM/data/filtered_data.csv"</w:t>
      </w:r>
      <w:r w:rsidRPr="00E6400A">
        <w:rPr>
          <w:rFonts w:ascii="Consolas" w:hAnsi="Consolas" w:cs="宋体"/>
          <w:color w:val="383A42"/>
          <w:kern w:val="0"/>
          <w:sz w:val="21"/>
          <w:szCs w:val="21"/>
        </w:rPr>
        <w:t>;</w:t>
      </w:r>
      <w:r w:rsidRPr="00E6400A">
        <w:rPr>
          <w:rFonts w:ascii="Consolas" w:hAnsi="Consolas" w:cs="宋体"/>
          <w:i/>
          <w:iCs/>
          <w:color w:val="A0A1A7"/>
          <w:kern w:val="0"/>
          <w:sz w:val="21"/>
          <w:szCs w:val="21"/>
        </w:rPr>
        <w:t>//</w:t>
      </w:r>
      <w:r w:rsidRPr="00E6400A">
        <w:rPr>
          <w:rFonts w:ascii="Consolas" w:hAnsi="Consolas" w:cs="宋体"/>
          <w:i/>
          <w:iCs/>
          <w:color w:val="A0A1A7"/>
          <w:kern w:val="0"/>
          <w:sz w:val="21"/>
          <w:szCs w:val="21"/>
        </w:rPr>
        <w:t>过滤后的数据集路径</w:t>
      </w:r>
    </w:p>
    <w:p w14:paraId="0DEE900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std::string invalidFilePath = </w:t>
      </w:r>
      <w:r w:rsidRPr="00E6400A">
        <w:rPr>
          <w:rFonts w:ascii="Consolas" w:hAnsi="Consolas" w:cs="宋体"/>
          <w:color w:val="50A14F"/>
          <w:kern w:val="0"/>
          <w:sz w:val="21"/>
          <w:szCs w:val="21"/>
        </w:rPr>
        <w:t>"E:/GitHub/AI_VI/2.BPSVM/SVM/data/invalid_data.csv"</w:t>
      </w:r>
      <w:r w:rsidRPr="00E6400A">
        <w:rPr>
          <w:rFonts w:ascii="Consolas" w:hAnsi="Consolas" w:cs="宋体"/>
          <w:color w:val="383A42"/>
          <w:kern w:val="0"/>
          <w:sz w:val="21"/>
          <w:szCs w:val="21"/>
        </w:rPr>
        <w:t>;</w:t>
      </w:r>
      <w:r w:rsidRPr="00E6400A">
        <w:rPr>
          <w:rFonts w:ascii="Consolas" w:hAnsi="Consolas" w:cs="宋体"/>
          <w:i/>
          <w:iCs/>
          <w:color w:val="A0A1A7"/>
          <w:kern w:val="0"/>
          <w:sz w:val="21"/>
          <w:szCs w:val="21"/>
        </w:rPr>
        <w:t>//</w:t>
      </w:r>
      <w:r w:rsidRPr="00E6400A">
        <w:rPr>
          <w:rFonts w:ascii="Consolas" w:hAnsi="Consolas" w:cs="宋体"/>
          <w:i/>
          <w:iCs/>
          <w:color w:val="A0A1A7"/>
          <w:kern w:val="0"/>
          <w:sz w:val="21"/>
          <w:szCs w:val="21"/>
        </w:rPr>
        <w:t>无效数据路径</w:t>
      </w:r>
    </w:p>
    <w:p w14:paraId="1417392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9F7546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std::string trainFilePath = </w:t>
      </w:r>
      <w:r w:rsidRPr="00E6400A">
        <w:rPr>
          <w:rFonts w:ascii="Consolas" w:hAnsi="Consolas" w:cs="宋体"/>
          <w:color w:val="50A14F"/>
          <w:kern w:val="0"/>
          <w:sz w:val="21"/>
          <w:szCs w:val="21"/>
        </w:rPr>
        <w:t>"E:/GitHub/AI_VI/2.BPSVM/SVM/data/train.csv"</w:t>
      </w:r>
      <w:r w:rsidRPr="00E6400A">
        <w:rPr>
          <w:rFonts w:ascii="Consolas" w:hAnsi="Consolas" w:cs="宋体"/>
          <w:color w:val="383A42"/>
          <w:kern w:val="0"/>
          <w:sz w:val="21"/>
          <w:szCs w:val="21"/>
        </w:rPr>
        <w:t>;</w:t>
      </w:r>
      <w:r w:rsidRPr="00E6400A">
        <w:rPr>
          <w:rFonts w:ascii="Consolas" w:hAnsi="Consolas" w:cs="宋体"/>
          <w:i/>
          <w:iCs/>
          <w:color w:val="A0A1A7"/>
          <w:kern w:val="0"/>
          <w:sz w:val="21"/>
          <w:szCs w:val="21"/>
        </w:rPr>
        <w:t>//</w:t>
      </w:r>
      <w:r w:rsidRPr="00E6400A">
        <w:rPr>
          <w:rFonts w:ascii="Consolas" w:hAnsi="Consolas" w:cs="宋体"/>
          <w:i/>
          <w:iCs/>
          <w:color w:val="A0A1A7"/>
          <w:kern w:val="0"/>
          <w:sz w:val="21"/>
          <w:szCs w:val="21"/>
        </w:rPr>
        <w:t>训练集路径</w:t>
      </w:r>
    </w:p>
    <w:p w14:paraId="006D836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std::string testFilePath = </w:t>
      </w:r>
      <w:r w:rsidRPr="00E6400A">
        <w:rPr>
          <w:rFonts w:ascii="Consolas" w:hAnsi="Consolas" w:cs="宋体"/>
          <w:color w:val="50A14F"/>
          <w:kern w:val="0"/>
          <w:sz w:val="21"/>
          <w:szCs w:val="21"/>
        </w:rPr>
        <w:t>"E:/GitHub/AI_VI/2.BPSVM/SVM/data/test.csv"</w:t>
      </w:r>
      <w:r w:rsidRPr="00E6400A">
        <w:rPr>
          <w:rFonts w:ascii="Consolas" w:hAnsi="Consolas" w:cs="宋体"/>
          <w:color w:val="383A42"/>
          <w:kern w:val="0"/>
          <w:sz w:val="21"/>
          <w:szCs w:val="21"/>
        </w:rPr>
        <w:t>;</w:t>
      </w:r>
      <w:r w:rsidRPr="00E6400A">
        <w:rPr>
          <w:rFonts w:ascii="Consolas" w:hAnsi="Consolas" w:cs="宋体"/>
          <w:i/>
          <w:iCs/>
          <w:color w:val="A0A1A7"/>
          <w:kern w:val="0"/>
          <w:sz w:val="21"/>
          <w:szCs w:val="21"/>
        </w:rPr>
        <w:t>//</w:t>
      </w:r>
      <w:r w:rsidRPr="00E6400A">
        <w:rPr>
          <w:rFonts w:ascii="Consolas" w:hAnsi="Consolas" w:cs="宋体"/>
          <w:i/>
          <w:iCs/>
          <w:color w:val="A0A1A7"/>
          <w:kern w:val="0"/>
          <w:sz w:val="21"/>
          <w:szCs w:val="21"/>
        </w:rPr>
        <w:t>测试集路径</w:t>
      </w:r>
    </w:p>
    <w:p w14:paraId="0455EE2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F9E978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std::string misclassifiedFilePath = </w:t>
      </w:r>
      <w:r w:rsidRPr="00E6400A">
        <w:rPr>
          <w:rFonts w:ascii="Consolas" w:hAnsi="Consolas" w:cs="宋体"/>
          <w:color w:val="50A14F"/>
          <w:kern w:val="0"/>
          <w:sz w:val="21"/>
          <w:szCs w:val="21"/>
        </w:rPr>
        <w:t>"E:/GitHub/AI_VI/2.BPSVM/SVM/data/result/misclassified_samples.csv"</w:t>
      </w:r>
      <w:r w:rsidRPr="00E6400A">
        <w:rPr>
          <w:rFonts w:ascii="Consolas" w:hAnsi="Consolas" w:cs="宋体"/>
          <w:color w:val="383A42"/>
          <w:kern w:val="0"/>
          <w:sz w:val="21"/>
          <w:szCs w:val="21"/>
        </w:rPr>
        <w:t>;</w:t>
      </w:r>
      <w:r w:rsidRPr="00E6400A">
        <w:rPr>
          <w:rFonts w:ascii="Consolas" w:hAnsi="Consolas" w:cs="宋体"/>
          <w:i/>
          <w:iCs/>
          <w:color w:val="A0A1A7"/>
          <w:kern w:val="0"/>
          <w:sz w:val="21"/>
          <w:szCs w:val="21"/>
        </w:rPr>
        <w:t>//</w:t>
      </w:r>
      <w:r w:rsidRPr="00E6400A">
        <w:rPr>
          <w:rFonts w:ascii="Consolas" w:hAnsi="Consolas" w:cs="宋体"/>
          <w:i/>
          <w:iCs/>
          <w:color w:val="A0A1A7"/>
          <w:kern w:val="0"/>
          <w:sz w:val="21"/>
          <w:szCs w:val="21"/>
        </w:rPr>
        <w:t>模型的错分样本</w:t>
      </w:r>
    </w:p>
    <w:p w14:paraId="3226F17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B09FBE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std::string modelFilePath = </w:t>
      </w:r>
      <w:r w:rsidRPr="00E6400A">
        <w:rPr>
          <w:rFonts w:ascii="Consolas" w:hAnsi="Consolas" w:cs="宋体"/>
          <w:color w:val="50A14F"/>
          <w:kern w:val="0"/>
          <w:sz w:val="21"/>
          <w:szCs w:val="21"/>
        </w:rPr>
        <w:t>"E:/GitHub/AI_VI/2.BPSVM/SVM/data/result/models.txt"</w:t>
      </w:r>
      <w:r w:rsidRPr="00E6400A">
        <w:rPr>
          <w:rFonts w:ascii="Consolas" w:hAnsi="Consolas" w:cs="宋体"/>
          <w:color w:val="383A42"/>
          <w:kern w:val="0"/>
          <w:sz w:val="21"/>
          <w:szCs w:val="21"/>
        </w:rPr>
        <w:t>;</w:t>
      </w:r>
      <w:r w:rsidRPr="00E6400A">
        <w:rPr>
          <w:rFonts w:ascii="Consolas" w:hAnsi="Consolas" w:cs="宋体"/>
          <w:i/>
          <w:iCs/>
          <w:color w:val="A0A1A7"/>
          <w:kern w:val="0"/>
          <w:sz w:val="21"/>
          <w:szCs w:val="21"/>
        </w:rPr>
        <w:t>//</w:t>
      </w:r>
      <w:r w:rsidRPr="00E6400A">
        <w:rPr>
          <w:rFonts w:ascii="Consolas" w:hAnsi="Consolas" w:cs="宋体"/>
          <w:i/>
          <w:iCs/>
          <w:color w:val="A0A1A7"/>
          <w:kern w:val="0"/>
          <w:sz w:val="21"/>
          <w:szCs w:val="21"/>
        </w:rPr>
        <w:t>模型参数</w:t>
      </w:r>
    </w:p>
    <w:p w14:paraId="6912BEE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std::string matFilePath = </w:t>
      </w:r>
      <w:r w:rsidRPr="00E6400A">
        <w:rPr>
          <w:rFonts w:ascii="Consolas" w:hAnsi="Consolas" w:cs="宋体"/>
          <w:color w:val="50A14F"/>
          <w:kern w:val="0"/>
          <w:sz w:val="21"/>
          <w:szCs w:val="21"/>
        </w:rPr>
        <w:t>"E:/GitHub/AI_VI/2.BPSVM/SVM/data/mat.csv"</w:t>
      </w:r>
      <w:r w:rsidRPr="00E6400A">
        <w:rPr>
          <w:rFonts w:ascii="Consolas" w:hAnsi="Consolas" w:cs="宋体"/>
          <w:color w:val="383A42"/>
          <w:kern w:val="0"/>
          <w:sz w:val="21"/>
          <w:szCs w:val="21"/>
        </w:rPr>
        <w:t>;</w:t>
      </w:r>
      <w:r w:rsidRPr="00E6400A">
        <w:rPr>
          <w:rFonts w:ascii="Consolas" w:hAnsi="Consolas" w:cs="宋体"/>
          <w:i/>
          <w:iCs/>
          <w:color w:val="A0A1A7"/>
          <w:kern w:val="0"/>
          <w:sz w:val="21"/>
          <w:szCs w:val="21"/>
        </w:rPr>
        <w:t>//</w:t>
      </w:r>
      <w:r w:rsidRPr="00E6400A">
        <w:rPr>
          <w:rFonts w:ascii="Consolas" w:hAnsi="Consolas" w:cs="宋体"/>
          <w:i/>
          <w:iCs/>
          <w:color w:val="A0A1A7"/>
          <w:kern w:val="0"/>
          <w:sz w:val="21"/>
          <w:szCs w:val="21"/>
        </w:rPr>
        <w:t>评估结果的输出矩阵</w:t>
      </w:r>
    </w:p>
    <w:p w14:paraId="0F32EE9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FF84A6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//1.</w:t>
      </w:r>
      <w:r w:rsidRPr="00E6400A">
        <w:rPr>
          <w:rFonts w:ascii="Consolas" w:hAnsi="Consolas" w:cs="宋体"/>
          <w:i/>
          <w:iCs/>
          <w:color w:val="A0A1A7"/>
          <w:kern w:val="0"/>
          <w:sz w:val="21"/>
          <w:szCs w:val="21"/>
        </w:rPr>
        <w:t>调用函数预处理文件</w:t>
      </w:r>
    </w:p>
    <w:p w14:paraId="634A7388"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std::cout &lt;&lt; </w:t>
      </w:r>
      <w:r w:rsidRPr="00E6400A">
        <w:rPr>
          <w:rFonts w:ascii="Consolas" w:hAnsi="Consolas" w:cs="宋体"/>
          <w:color w:val="50A14F"/>
          <w:kern w:val="0"/>
          <w:sz w:val="21"/>
          <w:szCs w:val="21"/>
        </w:rPr>
        <w:t>"*******************</w:t>
      </w:r>
      <w:r w:rsidRPr="00E6400A">
        <w:rPr>
          <w:rFonts w:ascii="Consolas" w:hAnsi="Consolas" w:cs="宋体"/>
          <w:color w:val="50A14F"/>
          <w:kern w:val="0"/>
          <w:sz w:val="21"/>
          <w:szCs w:val="21"/>
        </w:rPr>
        <w:t>数据集预处理</w:t>
      </w:r>
      <w:r w:rsidRPr="00E6400A">
        <w:rPr>
          <w:rFonts w:ascii="Consolas" w:hAnsi="Consolas" w:cs="宋体"/>
          <w:color w:val="50A14F"/>
          <w:kern w:val="0"/>
          <w:sz w:val="21"/>
          <w:szCs w:val="21"/>
        </w:rPr>
        <w:t>****************** "</w:t>
      </w:r>
      <w:r w:rsidRPr="00E6400A">
        <w:rPr>
          <w:rFonts w:ascii="Consolas" w:hAnsi="Consolas" w:cs="宋体"/>
          <w:color w:val="383A42"/>
          <w:kern w:val="0"/>
          <w:sz w:val="21"/>
          <w:szCs w:val="21"/>
        </w:rPr>
        <w:t xml:space="preserve"> &lt;&lt; std::endl;</w:t>
      </w:r>
    </w:p>
    <w:p w14:paraId="3A3F11C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if</w:t>
      </w:r>
      <w:r w:rsidRPr="00E6400A">
        <w:rPr>
          <w:rFonts w:ascii="Consolas" w:hAnsi="Consolas" w:cs="宋体"/>
          <w:color w:val="383A42"/>
          <w:kern w:val="0"/>
          <w:sz w:val="21"/>
          <w:szCs w:val="21"/>
        </w:rPr>
        <w:t xml:space="preserve"> (!</w:t>
      </w:r>
      <w:r w:rsidRPr="00E6400A">
        <w:rPr>
          <w:rFonts w:ascii="Consolas" w:hAnsi="Consolas" w:cs="宋体"/>
          <w:color w:val="C18401"/>
          <w:kern w:val="0"/>
          <w:sz w:val="21"/>
          <w:szCs w:val="21"/>
        </w:rPr>
        <w:t>processFile</w:t>
      </w:r>
      <w:r w:rsidRPr="00E6400A">
        <w:rPr>
          <w:rFonts w:ascii="Consolas" w:hAnsi="Consolas" w:cs="宋体"/>
          <w:color w:val="383A42"/>
          <w:kern w:val="0"/>
          <w:sz w:val="21"/>
          <w:szCs w:val="21"/>
        </w:rPr>
        <w:t>(inputFilePath, outputFilePath, invalidFilePath)) {</w:t>
      </w:r>
    </w:p>
    <w:p w14:paraId="209901C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std::cerr &lt;&lt; </w:t>
      </w:r>
      <w:r w:rsidRPr="00E6400A">
        <w:rPr>
          <w:rFonts w:ascii="Consolas" w:hAnsi="Consolas" w:cs="宋体"/>
          <w:color w:val="50A14F"/>
          <w:kern w:val="0"/>
          <w:sz w:val="21"/>
          <w:szCs w:val="21"/>
        </w:rPr>
        <w:t>"</w:t>
      </w:r>
      <w:r w:rsidRPr="00E6400A">
        <w:rPr>
          <w:rFonts w:ascii="Consolas" w:hAnsi="Consolas" w:cs="宋体"/>
          <w:color w:val="50A14F"/>
          <w:kern w:val="0"/>
          <w:sz w:val="21"/>
          <w:szCs w:val="21"/>
        </w:rPr>
        <w:t>文件处理失败。</w:t>
      </w:r>
      <w:r w:rsidRPr="00E6400A">
        <w:rPr>
          <w:rFonts w:ascii="Consolas" w:hAnsi="Consolas" w:cs="宋体"/>
          <w:color w:val="50A14F"/>
          <w:kern w:val="0"/>
          <w:sz w:val="21"/>
          <w:szCs w:val="21"/>
        </w:rPr>
        <w:t>"</w:t>
      </w:r>
      <w:r w:rsidRPr="00E6400A">
        <w:rPr>
          <w:rFonts w:ascii="Consolas" w:hAnsi="Consolas" w:cs="宋体"/>
          <w:color w:val="383A42"/>
          <w:kern w:val="0"/>
          <w:sz w:val="21"/>
          <w:szCs w:val="21"/>
        </w:rPr>
        <w:t xml:space="preserve"> &lt;&lt; std::endl;</w:t>
      </w:r>
    </w:p>
    <w:p w14:paraId="28E672B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return</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1</w:t>
      </w:r>
      <w:r w:rsidRPr="00E6400A">
        <w:rPr>
          <w:rFonts w:ascii="Consolas" w:hAnsi="Consolas" w:cs="宋体"/>
          <w:color w:val="383A42"/>
          <w:kern w:val="0"/>
          <w:sz w:val="21"/>
          <w:szCs w:val="21"/>
        </w:rPr>
        <w:t>;</w:t>
      </w:r>
    </w:p>
    <w:p w14:paraId="2BCB58C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331AA28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else</w:t>
      </w:r>
      <w:r w:rsidRPr="00E6400A">
        <w:rPr>
          <w:rFonts w:ascii="Consolas" w:hAnsi="Consolas" w:cs="宋体"/>
          <w:color w:val="383A42"/>
          <w:kern w:val="0"/>
          <w:sz w:val="21"/>
          <w:szCs w:val="21"/>
        </w:rPr>
        <w:t>{</w:t>
      </w:r>
    </w:p>
    <w:p w14:paraId="1FD966F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std::cout &lt;&lt; </w:t>
      </w:r>
      <w:r w:rsidRPr="00E6400A">
        <w:rPr>
          <w:rFonts w:ascii="Consolas" w:hAnsi="Consolas" w:cs="宋体"/>
          <w:color w:val="50A14F"/>
          <w:kern w:val="0"/>
          <w:sz w:val="21"/>
          <w:szCs w:val="21"/>
        </w:rPr>
        <w:t>"</w:t>
      </w:r>
      <w:r w:rsidRPr="00E6400A">
        <w:rPr>
          <w:rFonts w:ascii="Consolas" w:hAnsi="Consolas" w:cs="宋体"/>
          <w:color w:val="50A14F"/>
          <w:kern w:val="0"/>
          <w:sz w:val="21"/>
          <w:szCs w:val="21"/>
        </w:rPr>
        <w:t>数据集预处理成功！</w:t>
      </w:r>
      <w:r w:rsidRPr="00E6400A">
        <w:rPr>
          <w:rFonts w:ascii="Consolas" w:hAnsi="Consolas" w:cs="宋体"/>
          <w:color w:val="50A14F"/>
          <w:kern w:val="0"/>
          <w:sz w:val="21"/>
          <w:szCs w:val="21"/>
        </w:rPr>
        <w:t>"</w:t>
      </w:r>
      <w:r w:rsidRPr="00E6400A">
        <w:rPr>
          <w:rFonts w:ascii="Consolas" w:hAnsi="Consolas" w:cs="宋体"/>
          <w:color w:val="383A42"/>
          <w:kern w:val="0"/>
          <w:sz w:val="21"/>
          <w:szCs w:val="21"/>
        </w:rPr>
        <w:t xml:space="preserve"> &lt;&lt; std::endl;</w:t>
      </w:r>
    </w:p>
    <w:p w14:paraId="724FD05E"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7AF9A0A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5952645"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//2.</w:t>
      </w:r>
      <w:r w:rsidRPr="00E6400A">
        <w:rPr>
          <w:rFonts w:ascii="Consolas" w:hAnsi="Consolas" w:cs="宋体"/>
          <w:i/>
          <w:iCs/>
          <w:color w:val="A0A1A7"/>
          <w:kern w:val="0"/>
          <w:sz w:val="21"/>
          <w:szCs w:val="21"/>
        </w:rPr>
        <w:t>划分数据集</w:t>
      </w:r>
    </w:p>
    <w:p w14:paraId="55EA0BC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将输入文件随机划分为训练集和测试集，比例为</w:t>
      </w:r>
      <w:r w:rsidRPr="00E6400A">
        <w:rPr>
          <w:rFonts w:ascii="Consolas" w:hAnsi="Consolas" w:cs="宋体"/>
          <w:i/>
          <w:iCs/>
          <w:color w:val="A0A1A7"/>
          <w:kern w:val="0"/>
          <w:sz w:val="21"/>
          <w:szCs w:val="21"/>
        </w:rPr>
        <w:t>7:3</w:t>
      </w:r>
    </w:p>
    <w:p w14:paraId="0ED345B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C18401"/>
          <w:kern w:val="0"/>
          <w:sz w:val="21"/>
          <w:szCs w:val="21"/>
        </w:rPr>
        <w:t>splitCSVFile</w:t>
      </w:r>
      <w:r w:rsidRPr="00E6400A">
        <w:rPr>
          <w:rFonts w:ascii="Consolas" w:hAnsi="Consolas" w:cs="宋体"/>
          <w:color w:val="383A42"/>
          <w:kern w:val="0"/>
          <w:sz w:val="21"/>
          <w:szCs w:val="21"/>
        </w:rPr>
        <w:t>(outputFilePath, trainFilePath, testFilePath);</w:t>
      </w:r>
    </w:p>
    <w:p w14:paraId="5A261E3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std::cout &lt;&lt; </w:t>
      </w:r>
      <w:r w:rsidRPr="00E6400A">
        <w:rPr>
          <w:rFonts w:ascii="Consolas" w:hAnsi="Consolas" w:cs="宋体"/>
          <w:color w:val="50A14F"/>
          <w:kern w:val="0"/>
          <w:sz w:val="21"/>
          <w:szCs w:val="21"/>
        </w:rPr>
        <w:t>"</w:t>
      </w:r>
      <w:r w:rsidRPr="00E6400A">
        <w:rPr>
          <w:rFonts w:ascii="Consolas" w:hAnsi="Consolas" w:cs="宋体"/>
          <w:color w:val="50A14F"/>
          <w:kern w:val="0"/>
          <w:sz w:val="21"/>
          <w:szCs w:val="21"/>
        </w:rPr>
        <w:t>按照</w:t>
      </w:r>
      <w:r w:rsidRPr="00E6400A">
        <w:rPr>
          <w:rFonts w:ascii="Consolas" w:hAnsi="Consolas" w:cs="宋体"/>
          <w:color w:val="50A14F"/>
          <w:kern w:val="0"/>
          <w:sz w:val="21"/>
          <w:szCs w:val="21"/>
        </w:rPr>
        <w:t>7:3</w:t>
      </w:r>
      <w:r w:rsidRPr="00E6400A">
        <w:rPr>
          <w:rFonts w:ascii="Consolas" w:hAnsi="Consolas" w:cs="宋体"/>
          <w:color w:val="50A14F"/>
          <w:kern w:val="0"/>
          <w:sz w:val="21"/>
          <w:szCs w:val="21"/>
        </w:rPr>
        <w:t>比例随机划分为训练集和测试集保存到文件中。</w:t>
      </w:r>
      <w:r w:rsidRPr="00E6400A">
        <w:rPr>
          <w:rFonts w:ascii="Consolas" w:hAnsi="Consolas" w:cs="宋体"/>
          <w:color w:val="50A14F"/>
          <w:kern w:val="0"/>
          <w:sz w:val="21"/>
          <w:szCs w:val="21"/>
        </w:rPr>
        <w:t>"</w:t>
      </w:r>
      <w:r w:rsidRPr="00E6400A">
        <w:rPr>
          <w:rFonts w:ascii="Consolas" w:hAnsi="Consolas" w:cs="宋体"/>
          <w:color w:val="383A42"/>
          <w:kern w:val="0"/>
          <w:sz w:val="21"/>
          <w:szCs w:val="21"/>
        </w:rPr>
        <w:t xml:space="preserve"> &lt;&lt; std::endl;</w:t>
      </w:r>
    </w:p>
    <w:p w14:paraId="03625903"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EFD759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//2.</w:t>
      </w:r>
      <w:r w:rsidRPr="00E6400A">
        <w:rPr>
          <w:rFonts w:ascii="Consolas" w:hAnsi="Consolas" w:cs="宋体"/>
          <w:i/>
          <w:iCs/>
          <w:color w:val="A0A1A7"/>
          <w:kern w:val="0"/>
          <w:sz w:val="21"/>
          <w:szCs w:val="21"/>
        </w:rPr>
        <w:t>加载数据集</w:t>
      </w:r>
    </w:p>
    <w:p w14:paraId="0C9445B2"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构建训练数据集，读取</w:t>
      </w:r>
      <w:r w:rsidRPr="00E6400A">
        <w:rPr>
          <w:rFonts w:ascii="Consolas" w:hAnsi="Consolas" w:cs="宋体"/>
          <w:i/>
          <w:iCs/>
          <w:color w:val="A0A1A7"/>
          <w:kern w:val="0"/>
          <w:sz w:val="21"/>
          <w:szCs w:val="21"/>
        </w:rPr>
        <w:t xml:space="preserve"> train.csv </w:t>
      </w:r>
      <w:r w:rsidRPr="00E6400A">
        <w:rPr>
          <w:rFonts w:ascii="Consolas" w:hAnsi="Consolas" w:cs="宋体"/>
          <w:i/>
          <w:iCs/>
          <w:color w:val="A0A1A7"/>
          <w:kern w:val="0"/>
          <w:sz w:val="21"/>
          <w:szCs w:val="21"/>
        </w:rPr>
        <w:t>文件</w:t>
      </w:r>
    </w:p>
    <w:p w14:paraId="2F42879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std::vector&lt;std::vector&lt;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&gt;&gt; X;</w:t>
      </w:r>
    </w:p>
    <w:p w14:paraId="26599CF4"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std::vector&lt;std::vector&lt;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&gt;&gt; Y;</w:t>
      </w:r>
    </w:p>
    <w:p w14:paraId="56E70D5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if</w:t>
      </w:r>
      <w:r w:rsidRPr="00E6400A">
        <w:rPr>
          <w:rFonts w:ascii="Consolas" w:hAnsi="Consolas" w:cs="宋体"/>
          <w:color w:val="383A42"/>
          <w:kern w:val="0"/>
          <w:sz w:val="21"/>
          <w:szCs w:val="21"/>
        </w:rPr>
        <w:t xml:space="preserve"> (!</w:t>
      </w:r>
      <w:r w:rsidRPr="00E6400A">
        <w:rPr>
          <w:rFonts w:ascii="Consolas" w:hAnsi="Consolas" w:cs="宋体"/>
          <w:color w:val="C18401"/>
          <w:kern w:val="0"/>
          <w:sz w:val="21"/>
          <w:szCs w:val="21"/>
        </w:rPr>
        <w:t>loadData</w:t>
      </w:r>
      <w:r w:rsidRPr="00E6400A">
        <w:rPr>
          <w:rFonts w:ascii="Consolas" w:hAnsi="Consolas" w:cs="宋体"/>
          <w:color w:val="383A42"/>
          <w:kern w:val="0"/>
          <w:sz w:val="21"/>
          <w:szCs w:val="21"/>
        </w:rPr>
        <w:t>(trainFilePath, X, Y)) {</w:t>
      </w:r>
    </w:p>
    <w:p w14:paraId="78F78E21"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return</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1</w:t>
      </w:r>
      <w:r w:rsidRPr="00E6400A">
        <w:rPr>
          <w:rFonts w:ascii="Consolas" w:hAnsi="Consolas" w:cs="宋体"/>
          <w:color w:val="383A42"/>
          <w:kern w:val="0"/>
          <w:sz w:val="21"/>
          <w:szCs w:val="21"/>
        </w:rPr>
        <w:t>;</w:t>
      </w:r>
    </w:p>
    <w:p w14:paraId="4C148BC9"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4B438B5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//printData(X,Y);</w:t>
      </w:r>
    </w:p>
    <w:p w14:paraId="794562F7"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 xml:space="preserve">// </w:t>
      </w:r>
      <w:r w:rsidRPr="00E6400A">
        <w:rPr>
          <w:rFonts w:ascii="Consolas" w:hAnsi="Consolas" w:cs="宋体"/>
          <w:i/>
          <w:iCs/>
          <w:color w:val="A0A1A7"/>
          <w:kern w:val="0"/>
          <w:sz w:val="21"/>
          <w:szCs w:val="21"/>
        </w:rPr>
        <w:t>构造测试数据集，读取</w:t>
      </w:r>
      <w:r w:rsidRPr="00E6400A">
        <w:rPr>
          <w:rFonts w:ascii="Consolas" w:hAnsi="Consolas" w:cs="宋体"/>
          <w:i/>
          <w:iCs/>
          <w:color w:val="A0A1A7"/>
          <w:kern w:val="0"/>
          <w:sz w:val="21"/>
          <w:szCs w:val="21"/>
        </w:rPr>
        <w:t xml:space="preserve"> test.csv </w:t>
      </w:r>
      <w:r w:rsidRPr="00E6400A">
        <w:rPr>
          <w:rFonts w:ascii="Consolas" w:hAnsi="Consolas" w:cs="宋体"/>
          <w:i/>
          <w:iCs/>
          <w:color w:val="A0A1A7"/>
          <w:kern w:val="0"/>
          <w:sz w:val="21"/>
          <w:szCs w:val="21"/>
        </w:rPr>
        <w:t>文件</w:t>
      </w:r>
    </w:p>
    <w:p w14:paraId="75F2A02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std::vector&lt;std::vector&lt;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&gt;&gt; X_test;</w:t>
      </w:r>
    </w:p>
    <w:p w14:paraId="77F7E7B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std::vector&lt;std::vector&lt;</w:t>
      </w:r>
      <w:r w:rsidRPr="00E6400A">
        <w:rPr>
          <w:rFonts w:ascii="Consolas" w:hAnsi="Consolas" w:cs="宋体"/>
          <w:color w:val="986801"/>
          <w:kern w:val="0"/>
          <w:sz w:val="21"/>
          <w:szCs w:val="21"/>
        </w:rPr>
        <w:t>double</w:t>
      </w:r>
      <w:r w:rsidRPr="00E6400A">
        <w:rPr>
          <w:rFonts w:ascii="Consolas" w:hAnsi="Consolas" w:cs="宋体"/>
          <w:color w:val="383A42"/>
          <w:kern w:val="0"/>
          <w:sz w:val="21"/>
          <w:szCs w:val="21"/>
        </w:rPr>
        <w:t>&gt;&gt; Y_test;</w:t>
      </w:r>
    </w:p>
    <w:p w14:paraId="7C80493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if</w:t>
      </w:r>
      <w:r w:rsidRPr="00E6400A">
        <w:rPr>
          <w:rFonts w:ascii="Consolas" w:hAnsi="Consolas" w:cs="宋体"/>
          <w:color w:val="383A42"/>
          <w:kern w:val="0"/>
          <w:sz w:val="21"/>
          <w:szCs w:val="21"/>
        </w:rPr>
        <w:t xml:space="preserve"> (!</w:t>
      </w:r>
      <w:r w:rsidRPr="00E6400A">
        <w:rPr>
          <w:rFonts w:ascii="Consolas" w:hAnsi="Consolas" w:cs="宋体"/>
          <w:color w:val="C18401"/>
          <w:kern w:val="0"/>
          <w:sz w:val="21"/>
          <w:szCs w:val="21"/>
        </w:rPr>
        <w:t>loadData</w:t>
      </w:r>
      <w:r w:rsidRPr="00E6400A">
        <w:rPr>
          <w:rFonts w:ascii="Consolas" w:hAnsi="Consolas" w:cs="宋体"/>
          <w:color w:val="383A42"/>
          <w:kern w:val="0"/>
          <w:sz w:val="21"/>
          <w:szCs w:val="21"/>
        </w:rPr>
        <w:t>(testFilePath, X_test, Y_test)) {</w:t>
      </w:r>
    </w:p>
    <w:p w14:paraId="6084B930"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return</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1</w:t>
      </w:r>
      <w:r w:rsidRPr="00E6400A">
        <w:rPr>
          <w:rFonts w:ascii="Consolas" w:hAnsi="Consolas" w:cs="宋体"/>
          <w:color w:val="383A42"/>
          <w:kern w:val="0"/>
          <w:sz w:val="21"/>
          <w:szCs w:val="21"/>
        </w:rPr>
        <w:t>;</w:t>
      </w:r>
    </w:p>
    <w:p w14:paraId="5EC13EED"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p>
    <w:p w14:paraId="3697F7CB"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std::cout &lt;&lt; </w:t>
      </w:r>
      <w:r w:rsidRPr="00E6400A">
        <w:rPr>
          <w:rFonts w:ascii="Consolas" w:hAnsi="Consolas" w:cs="宋体"/>
          <w:color w:val="50A14F"/>
          <w:kern w:val="0"/>
          <w:sz w:val="21"/>
          <w:szCs w:val="21"/>
        </w:rPr>
        <w:t>"</w:t>
      </w:r>
      <w:r w:rsidRPr="00E6400A">
        <w:rPr>
          <w:rFonts w:ascii="Consolas" w:hAnsi="Consolas" w:cs="宋体"/>
          <w:color w:val="50A14F"/>
          <w:kern w:val="0"/>
          <w:sz w:val="21"/>
          <w:szCs w:val="21"/>
        </w:rPr>
        <w:t>数据集加载成功！</w:t>
      </w:r>
      <w:r w:rsidRPr="00E6400A">
        <w:rPr>
          <w:rFonts w:ascii="Consolas" w:hAnsi="Consolas" w:cs="宋体"/>
          <w:color w:val="50A14F"/>
          <w:kern w:val="0"/>
          <w:sz w:val="21"/>
          <w:szCs w:val="21"/>
        </w:rPr>
        <w:t>"</w:t>
      </w:r>
      <w:r w:rsidRPr="00E6400A">
        <w:rPr>
          <w:rFonts w:ascii="Consolas" w:hAnsi="Consolas" w:cs="宋体"/>
          <w:color w:val="383A42"/>
          <w:kern w:val="0"/>
          <w:sz w:val="21"/>
          <w:szCs w:val="21"/>
        </w:rPr>
        <w:t xml:space="preserve"> &lt;&lt; std::endl;</w:t>
      </w:r>
    </w:p>
    <w:p w14:paraId="7F09FD9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i/>
          <w:iCs/>
          <w:color w:val="A0A1A7"/>
          <w:kern w:val="0"/>
          <w:sz w:val="21"/>
          <w:szCs w:val="21"/>
        </w:rPr>
        <w:t>//printData(X_test,Y_test);</w:t>
      </w:r>
    </w:p>
    <w:p w14:paraId="3D525156"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A07352C"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18FA62A"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 xml:space="preserve">    </w:t>
      </w:r>
      <w:r w:rsidRPr="00E6400A">
        <w:rPr>
          <w:rFonts w:ascii="Consolas" w:hAnsi="Consolas" w:cs="宋体"/>
          <w:color w:val="A626A4"/>
          <w:kern w:val="0"/>
          <w:sz w:val="21"/>
          <w:szCs w:val="21"/>
        </w:rPr>
        <w:t>return</w:t>
      </w:r>
      <w:r w:rsidRPr="00E6400A">
        <w:rPr>
          <w:rFonts w:ascii="Consolas" w:hAnsi="Consolas" w:cs="宋体"/>
          <w:color w:val="383A42"/>
          <w:kern w:val="0"/>
          <w:sz w:val="21"/>
          <w:szCs w:val="21"/>
        </w:rPr>
        <w:t xml:space="preserve"> </w:t>
      </w:r>
      <w:r w:rsidRPr="00E6400A">
        <w:rPr>
          <w:rFonts w:ascii="Consolas" w:hAnsi="Consolas" w:cs="宋体"/>
          <w:color w:val="986801"/>
          <w:kern w:val="0"/>
          <w:sz w:val="21"/>
          <w:szCs w:val="21"/>
        </w:rPr>
        <w:t>0</w:t>
      </w:r>
      <w:r w:rsidRPr="00E6400A">
        <w:rPr>
          <w:rFonts w:ascii="Consolas" w:hAnsi="Consolas" w:cs="宋体"/>
          <w:color w:val="383A42"/>
          <w:kern w:val="0"/>
          <w:sz w:val="21"/>
          <w:szCs w:val="21"/>
        </w:rPr>
        <w:t>;</w:t>
      </w:r>
    </w:p>
    <w:p w14:paraId="1EE6502F" w14:textId="77777777" w:rsidR="00E6400A" w:rsidRPr="00E6400A" w:rsidRDefault="00E6400A" w:rsidP="00E64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E6400A">
        <w:rPr>
          <w:rFonts w:ascii="Consolas" w:hAnsi="Consolas" w:cs="宋体"/>
          <w:color w:val="383A42"/>
          <w:kern w:val="0"/>
          <w:sz w:val="21"/>
          <w:szCs w:val="21"/>
        </w:rPr>
        <w:t>}</w:t>
      </w:r>
    </w:p>
    <w:p w14:paraId="63BC41DA" w14:textId="25035512" w:rsidR="00E6400A" w:rsidRDefault="00E6400A" w:rsidP="00E6400A">
      <w:pPr>
        <w:ind w:firstLineChars="0" w:firstLine="0"/>
      </w:pPr>
      <w:r>
        <w:rPr>
          <w:rFonts w:hint="eastAsia"/>
        </w:rPr>
        <w:t>②</w:t>
      </w:r>
      <w:r>
        <w:rPr>
          <w:rFonts w:hint="eastAsia"/>
        </w:rPr>
        <w:t>SVM.py(</w:t>
      </w:r>
      <w:r>
        <w:rPr>
          <w:rFonts w:hint="eastAsia"/>
        </w:rPr>
        <w:t>数据预处理</w:t>
      </w:r>
      <w:r>
        <w:rPr>
          <w:rFonts w:hint="eastAsia"/>
        </w:rPr>
        <w:t>)</w:t>
      </w:r>
    </w:p>
    <w:p w14:paraId="6CCD62B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420"/>
        <w:jc w:val="left"/>
        <w:rPr>
          <w:rFonts w:ascii="Consolas" w:hAnsi="Consolas" w:cs="宋体"/>
          <w:color w:val="383A42"/>
          <w:kern w:val="0"/>
          <w:sz w:val="21"/>
          <w:szCs w:val="21"/>
        </w:rPr>
      </w:pPr>
      <w:r w:rsidRPr="0096408A">
        <w:rPr>
          <w:rFonts w:ascii="Consolas" w:hAnsi="Consolas" w:cs="宋体"/>
          <w:color w:val="A626A4"/>
          <w:kern w:val="0"/>
          <w:sz w:val="21"/>
          <w:szCs w:val="21"/>
        </w:rPr>
        <w:t>import</w:t>
      </w:r>
      <w:r w:rsidRPr="0096408A">
        <w:rPr>
          <w:rFonts w:ascii="Consolas" w:hAnsi="Consolas" w:cs="宋体"/>
          <w:color w:val="383A42"/>
          <w:kern w:val="0"/>
          <w:sz w:val="21"/>
          <w:szCs w:val="21"/>
        </w:rPr>
        <w:t xml:space="preserve"> pandas </w:t>
      </w:r>
      <w:r w:rsidRPr="0096408A">
        <w:rPr>
          <w:rFonts w:ascii="Consolas" w:hAnsi="Consolas" w:cs="宋体"/>
          <w:color w:val="A626A4"/>
          <w:kern w:val="0"/>
          <w:sz w:val="21"/>
          <w:szCs w:val="21"/>
        </w:rPr>
        <w:t>as</w:t>
      </w:r>
      <w:r w:rsidRPr="0096408A">
        <w:rPr>
          <w:rFonts w:ascii="Consolas" w:hAnsi="Consolas" w:cs="宋体"/>
          <w:color w:val="383A42"/>
          <w:kern w:val="0"/>
          <w:sz w:val="21"/>
          <w:szCs w:val="21"/>
        </w:rPr>
        <w:t xml:space="preserve"> pd</w:t>
      </w:r>
    </w:p>
    <w:p w14:paraId="1E518AC9"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A626A4"/>
          <w:kern w:val="0"/>
          <w:sz w:val="21"/>
          <w:szCs w:val="21"/>
        </w:rPr>
        <w:t>import</w:t>
      </w:r>
      <w:r w:rsidRPr="0096408A">
        <w:rPr>
          <w:rFonts w:ascii="Consolas" w:hAnsi="Consolas" w:cs="宋体"/>
          <w:color w:val="383A42"/>
          <w:kern w:val="0"/>
          <w:sz w:val="21"/>
          <w:szCs w:val="21"/>
        </w:rPr>
        <w:t xml:space="preserve"> numpy </w:t>
      </w:r>
      <w:r w:rsidRPr="0096408A">
        <w:rPr>
          <w:rFonts w:ascii="Consolas" w:hAnsi="Consolas" w:cs="宋体"/>
          <w:color w:val="A626A4"/>
          <w:kern w:val="0"/>
          <w:sz w:val="21"/>
          <w:szCs w:val="21"/>
        </w:rPr>
        <w:t>as</w:t>
      </w:r>
      <w:r w:rsidRPr="0096408A">
        <w:rPr>
          <w:rFonts w:ascii="Consolas" w:hAnsi="Consolas" w:cs="宋体"/>
          <w:color w:val="383A42"/>
          <w:kern w:val="0"/>
          <w:sz w:val="21"/>
          <w:szCs w:val="21"/>
        </w:rPr>
        <w:t xml:space="preserve"> np</w:t>
      </w:r>
    </w:p>
    <w:p w14:paraId="3945F56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A626A4"/>
          <w:kern w:val="0"/>
          <w:sz w:val="21"/>
          <w:szCs w:val="21"/>
        </w:rPr>
        <w:t>from</w:t>
      </w:r>
      <w:r w:rsidRPr="0096408A">
        <w:rPr>
          <w:rFonts w:ascii="Consolas" w:hAnsi="Consolas" w:cs="宋体"/>
          <w:color w:val="383A42"/>
          <w:kern w:val="0"/>
          <w:sz w:val="21"/>
          <w:szCs w:val="21"/>
        </w:rPr>
        <w:t xml:space="preserve"> sklearn.model_selection </w:t>
      </w:r>
      <w:r w:rsidRPr="0096408A">
        <w:rPr>
          <w:rFonts w:ascii="Consolas" w:hAnsi="Consolas" w:cs="宋体"/>
          <w:color w:val="A626A4"/>
          <w:kern w:val="0"/>
          <w:sz w:val="21"/>
          <w:szCs w:val="21"/>
        </w:rPr>
        <w:t>import</w:t>
      </w:r>
      <w:r w:rsidRPr="0096408A">
        <w:rPr>
          <w:rFonts w:ascii="Consolas" w:hAnsi="Consolas" w:cs="宋体"/>
          <w:color w:val="383A42"/>
          <w:kern w:val="0"/>
          <w:sz w:val="21"/>
          <w:szCs w:val="21"/>
        </w:rPr>
        <w:t xml:space="preserve"> StratifiedKFold, cross_val_predict</w:t>
      </w:r>
    </w:p>
    <w:p w14:paraId="4BE3FC42"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A626A4"/>
          <w:kern w:val="0"/>
          <w:sz w:val="21"/>
          <w:szCs w:val="21"/>
        </w:rPr>
        <w:t>from</w:t>
      </w:r>
      <w:r w:rsidRPr="0096408A">
        <w:rPr>
          <w:rFonts w:ascii="Consolas" w:hAnsi="Consolas" w:cs="宋体"/>
          <w:color w:val="383A42"/>
          <w:kern w:val="0"/>
          <w:sz w:val="21"/>
          <w:szCs w:val="21"/>
        </w:rPr>
        <w:t xml:space="preserve"> sklearn.svm </w:t>
      </w:r>
      <w:r w:rsidRPr="0096408A">
        <w:rPr>
          <w:rFonts w:ascii="Consolas" w:hAnsi="Consolas" w:cs="宋体"/>
          <w:color w:val="A626A4"/>
          <w:kern w:val="0"/>
          <w:sz w:val="21"/>
          <w:szCs w:val="21"/>
        </w:rPr>
        <w:t>import</w:t>
      </w:r>
      <w:r w:rsidRPr="0096408A">
        <w:rPr>
          <w:rFonts w:ascii="Consolas" w:hAnsi="Consolas" w:cs="宋体"/>
          <w:color w:val="383A42"/>
          <w:kern w:val="0"/>
          <w:sz w:val="21"/>
          <w:szCs w:val="21"/>
        </w:rPr>
        <w:t xml:space="preserve"> SVC</w:t>
      </w:r>
    </w:p>
    <w:p w14:paraId="04513E48"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A626A4"/>
          <w:kern w:val="0"/>
          <w:sz w:val="21"/>
          <w:szCs w:val="21"/>
        </w:rPr>
        <w:lastRenderedPageBreak/>
        <w:t>from</w:t>
      </w:r>
      <w:r w:rsidRPr="0096408A">
        <w:rPr>
          <w:rFonts w:ascii="Consolas" w:hAnsi="Consolas" w:cs="宋体"/>
          <w:color w:val="383A42"/>
          <w:kern w:val="0"/>
          <w:sz w:val="21"/>
          <w:szCs w:val="21"/>
        </w:rPr>
        <w:t xml:space="preserve"> sklearn.metrics </w:t>
      </w:r>
      <w:r w:rsidRPr="0096408A">
        <w:rPr>
          <w:rFonts w:ascii="Consolas" w:hAnsi="Consolas" w:cs="宋体"/>
          <w:color w:val="A626A4"/>
          <w:kern w:val="0"/>
          <w:sz w:val="21"/>
          <w:szCs w:val="21"/>
        </w:rPr>
        <w:t>import</w:t>
      </w:r>
      <w:r w:rsidRPr="0096408A">
        <w:rPr>
          <w:rFonts w:ascii="Consolas" w:hAnsi="Consolas" w:cs="宋体"/>
          <w:color w:val="383A42"/>
          <w:kern w:val="0"/>
          <w:sz w:val="21"/>
          <w:szCs w:val="21"/>
        </w:rPr>
        <w:t xml:space="preserve"> confusion_matrix, roc_auc_score, roc_curve</w:t>
      </w:r>
    </w:p>
    <w:p w14:paraId="3BCEFC8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A626A4"/>
          <w:kern w:val="0"/>
          <w:sz w:val="21"/>
          <w:szCs w:val="21"/>
        </w:rPr>
        <w:t>from</w:t>
      </w:r>
      <w:r w:rsidRPr="0096408A">
        <w:rPr>
          <w:rFonts w:ascii="Consolas" w:hAnsi="Consolas" w:cs="宋体"/>
          <w:color w:val="383A42"/>
          <w:kern w:val="0"/>
          <w:sz w:val="21"/>
          <w:szCs w:val="21"/>
        </w:rPr>
        <w:t xml:space="preserve"> sklearn.preprocessing </w:t>
      </w:r>
      <w:r w:rsidRPr="0096408A">
        <w:rPr>
          <w:rFonts w:ascii="Consolas" w:hAnsi="Consolas" w:cs="宋体"/>
          <w:color w:val="A626A4"/>
          <w:kern w:val="0"/>
          <w:sz w:val="21"/>
          <w:szCs w:val="21"/>
        </w:rPr>
        <w:t>import</w:t>
      </w:r>
      <w:r w:rsidRPr="0096408A">
        <w:rPr>
          <w:rFonts w:ascii="Consolas" w:hAnsi="Consolas" w:cs="宋体"/>
          <w:color w:val="383A42"/>
          <w:kern w:val="0"/>
          <w:sz w:val="21"/>
          <w:szCs w:val="21"/>
        </w:rPr>
        <w:t xml:space="preserve"> LabelEncoder, StandardScaler</w:t>
      </w:r>
    </w:p>
    <w:p w14:paraId="0EBA1BD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A626A4"/>
          <w:kern w:val="0"/>
          <w:sz w:val="21"/>
          <w:szCs w:val="21"/>
        </w:rPr>
        <w:t>import</w:t>
      </w:r>
      <w:r w:rsidRPr="0096408A">
        <w:rPr>
          <w:rFonts w:ascii="Consolas" w:hAnsi="Consolas" w:cs="宋体"/>
          <w:color w:val="383A42"/>
          <w:kern w:val="0"/>
          <w:sz w:val="21"/>
          <w:szCs w:val="21"/>
        </w:rPr>
        <w:t xml:space="preserve"> matplotlib.pyplot </w:t>
      </w:r>
      <w:r w:rsidRPr="0096408A">
        <w:rPr>
          <w:rFonts w:ascii="Consolas" w:hAnsi="Consolas" w:cs="宋体"/>
          <w:color w:val="A626A4"/>
          <w:kern w:val="0"/>
          <w:sz w:val="21"/>
          <w:szCs w:val="21"/>
        </w:rPr>
        <w:t>as</w:t>
      </w:r>
      <w:r w:rsidRPr="0096408A">
        <w:rPr>
          <w:rFonts w:ascii="Consolas" w:hAnsi="Consolas" w:cs="宋体"/>
          <w:color w:val="383A42"/>
          <w:kern w:val="0"/>
          <w:sz w:val="21"/>
          <w:szCs w:val="21"/>
        </w:rPr>
        <w:t xml:space="preserve"> plt</w:t>
      </w:r>
    </w:p>
    <w:p w14:paraId="14C9B57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A626A4"/>
          <w:kern w:val="0"/>
          <w:sz w:val="21"/>
          <w:szCs w:val="21"/>
        </w:rPr>
        <w:t>import</w:t>
      </w:r>
      <w:r w:rsidRPr="0096408A">
        <w:rPr>
          <w:rFonts w:ascii="Consolas" w:hAnsi="Consolas" w:cs="宋体"/>
          <w:color w:val="383A42"/>
          <w:kern w:val="0"/>
          <w:sz w:val="21"/>
          <w:szCs w:val="21"/>
        </w:rPr>
        <w:t xml:space="preserve"> seaborn </w:t>
      </w:r>
      <w:r w:rsidRPr="0096408A">
        <w:rPr>
          <w:rFonts w:ascii="Consolas" w:hAnsi="Consolas" w:cs="宋体"/>
          <w:color w:val="A626A4"/>
          <w:kern w:val="0"/>
          <w:sz w:val="21"/>
          <w:szCs w:val="21"/>
        </w:rPr>
        <w:t>as</w:t>
      </w:r>
      <w:r w:rsidRPr="0096408A">
        <w:rPr>
          <w:rFonts w:ascii="Consolas" w:hAnsi="Consolas" w:cs="宋体"/>
          <w:color w:val="383A42"/>
          <w:kern w:val="0"/>
          <w:sz w:val="21"/>
          <w:szCs w:val="21"/>
        </w:rPr>
        <w:t xml:space="preserve"> sns</w:t>
      </w:r>
    </w:p>
    <w:p w14:paraId="19431A81"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A626A4"/>
          <w:kern w:val="0"/>
          <w:sz w:val="21"/>
          <w:szCs w:val="21"/>
        </w:rPr>
        <w:t>import</w:t>
      </w:r>
      <w:r w:rsidRPr="0096408A">
        <w:rPr>
          <w:rFonts w:ascii="Consolas" w:hAnsi="Consolas" w:cs="宋体"/>
          <w:color w:val="383A42"/>
          <w:kern w:val="0"/>
          <w:sz w:val="21"/>
          <w:szCs w:val="21"/>
        </w:rPr>
        <w:t xml:space="preserve"> os</w:t>
      </w:r>
    </w:p>
    <w:p w14:paraId="3E5C87E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ED675D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设置字体以支持中文</w:t>
      </w:r>
    </w:p>
    <w:p w14:paraId="0474B46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plt.rcParams[</w:t>
      </w:r>
      <w:r w:rsidRPr="0096408A">
        <w:rPr>
          <w:rFonts w:ascii="Consolas" w:hAnsi="Consolas" w:cs="宋体"/>
          <w:color w:val="50A14F"/>
          <w:kern w:val="0"/>
          <w:sz w:val="21"/>
          <w:szCs w:val="21"/>
        </w:rPr>
        <w:t>'font.sans-serif'</w:t>
      </w:r>
      <w:r w:rsidRPr="0096408A">
        <w:rPr>
          <w:rFonts w:ascii="Consolas" w:hAnsi="Consolas" w:cs="宋体"/>
          <w:color w:val="383A42"/>
          <w:kern w:val="0"/>
          <w:sz w:val="21"/>
          <w:szCs w:val="21"/>
        </w:rPr>
        <w:t>] = [</w:t>
      </w:r>
      <w:r w:rsidRPr="0096408A">
        <w:rPr>
          <w:rFonts w:ascii="Consolas" w:hAnsi="Consolas" w:cs="宋体"/>
          <w:color w:val="50A14F"/>
          <w:kern w:val="0"/>
          <w:sz w:val="21"/>
          <w:szCs w:val="21"/>
        </w:rPr>
        <w:t>'SimHei'</w:t>
      </w: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设置字体为黑体</w:t>
      </w:r>
    </w:p>
    <w:p w14:paraId="0C394C2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plt.rcParams[</w:t>
      </w:r>
      <w:r w:rsidRPr="0096408A">
        <w:rPr>
          <w:rFonts w:ascii="Consolas" w:hAnsi="Consolas" w:cs="宋体"/>
          <w:color w:val="50A14F"/>
          <w:kern w:val="0"/>
          <w:sz w:val="21"/>
          <w:szCs w:val="21"/>
        </w:rPr>
        <w:t>'axes.unicode_minus'</w:t>
      </w:r>
      <w:r w:rsidRPr="0096408A">
        <w:rPr>
          <w:rFonts w:ascii="Consolas" w:hAnsi="Consolas" w:cs="宋体"/>
          <w:color w:val="383A42"/>
          <w:kern w:val="0"/>
          <w:sz w:val="21"/>
          <w:szCs w:val="21"/>
        </w:rPr>
        <w:t xml:space="preserve">] = </w:t>
      </w:r>
      <w:r w:rsidRPr="0096408A">
        <w:rPr>
          <w:rFonts w:ascii="Consolas" w:hAnsi="Consolas" w:cs="宋体"/>
          <w:color w:val="0184BB"/>
          <w:kern w:val="0"/>
          <w:sz w:val="21"/>
          <w:szCs w:val="21"/>
        </w:rPr>
        <w:t>False</w:t>
      </w: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解决负号显示问题</w:t>
      </w:r>
    </w:p>
    <w:p w14:paraId="0D2B3642"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DCD3D6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数据过滤范围</w:t>
      </w:r>
    </w:p>
    <w:p w14:paraId="55B9271A"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MIN_HEIGHT = </w:t>
      </w:r>
      <w:r w:rsidRPr="0096408A">
        <w:rPr>
          <w:rFonts w:ascii="Consolas" w:hAnsi="Consolas" w:cs="宋体"/>
          <w:color w:val="986801"/>
          <w:kern w:val="0"/>
          <w:sz w:val="21"/>
          <w:szCs w:val="21"/>
        </w:rPr>
        <w:t>140.0</w:t>
      </w: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cm</w:t>
      </w:r>
    </w:p>
    <w:p w14:paraId="3B1E015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MAX_HEIGHT = </w:t>
      </w:r>
      <w:r w:rsidRPr="0096408A">
        <w:rPr>
          <w:rFonts w:ascii="Consolas" w:hAnsi="Consolas" w:cs="宋体"/>
          <w:color w:val="986801"/>
          <w:kern w:val="0"/>
          <w:sz w:val="21"/>
          <w:szCs w:val="21"/>
        </w:rPr>
        <w:t>220.0</w:t>
      </w:r>
    </w:p>
    <w:p w14:paraId="09271C5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MIN_WEIGHT = </w:t>
      </w:r>
      <w:r w:rsidRPr="0096408A">
        <w:rPr>
          <w:rFonts w:ascii="Consolas" w:hAnsi="Consolas" w:cs="宋体"/>
          <w:color w:val="986801"/>
          <w:kern w:val="0"/>
          <w:sz w:val="21"/>
          <w:szCs w:val="21"/>
        </w:rPr>
        <w:t>30.0</w:t>
      </w: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kg</w:t>
      </w:r>
    </w:p>
    <w:p w14:paraId="3C77CB8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MAX_WEIGHT = </w:t>
      </w:r>
      <w:r w:rsidRPr="0096408A">
        <w:rPr>
          <w:rFonts w:ascii="Consolas" w:hAnsi="Consolas" w:cs="宋体"/>
          <w:color w:val="986801"/>
          <w:kern w:val="0"/>
          <w:sz w:val="21"/>
          <w:szCs w:val="21"/>
        </w:rPr>
        <w:t>150.0</w:t>
      </w:r>
    </w:p>
    <w:p w14:paraId="5AC7557A"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MIN_SHOE_SIZE = </w:t>
      </w:r>
      <w:r w:rsidRPr="0096408A">
        <w:rPr>
          <w:rFonts w:ascii="Consolas" w:hAnsi="Consolas" w:cs="宋体"/>
          <w:color w:val="986801"/>
          <w:kern w:val="0"/>
          <w:sz w:val="21"/>
          <w:szCs w:val="21"/>
        </w:rPr>
        <w:t>30.0</w:t>
      </w:r>
    </w:p>
    <w:p w14:paraId="2C2710F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MAX_SHOE_SIZE = </w:t>
      </w:r>
      <w:r w:rsidRPr="0096408A">
        <w:rPr>
          <w:rFonts w:ascii="Consolas" w:hAnsi="Consolas" w:cs="宋体"/>
          <w:color w:val="986801"/>
          <w:kern w:val="0"/>
          <w:sz w:val="21"/>
          <w:szCs w:val="21"/>
        </w:rPr>
        <w:t>50.0</w:t>
      </w:r>
    </w:p>
    <w:p w14:paraId="71C1F5C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MIN_50M_TIME = </w:t>
      </w:r>
      <w:r w:rsidRPr="0096408A">
        <w:rPr>
          <w:rFonts w:ascii="Consolas" w:hAnsi="Consolas" w:cs="宋体"/>
          <w:color w:val="986801"/>
          <w:kern w:val="0"/>
          <w:sz w:val="21"/>
          <w:szCs w:val="21"/>
        </w:rPr>
        <w:t>5.0</w:t>
      </w: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seconds</w:t>
      </w:r>
    </w:p>
    <w:p w14:paraId="38FE68F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MAX_50M_TIME = </w:t>
      </w:r>
      <w:r w:rsidRPr="0096408A">
        <w:rPr>
          <w:rFonts w:ascii="Consolas" w:hAnsi="Consolas" w:cs="宋体"/>
          <w:color w:val="986801"/>
          <w:kern w:val="0"/>
          <w:sz w:val="21"/>
          <w:szCs w:val="21"/>
        </w:rPr>
        <w:t>15.0</w:t>
      </w:r>
    </w:p>
    <w:p w14:paraId="130CF8CA"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3B10DE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训练编号的全局变量</w:t>
      </w:r>
    </w:p>
    <w:p w14:paraId="6A707EA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training_id = </w:t>
      </w:r>
      <w:r w:rsidRPr="0096408A">
        <w:rPr>
          <w:rFonts w:ascii="Consolas" w:hAnsi="Consolas" w:cs="宋体"/>
          <w:color w:val="986801"/>
          <w:kern w:val="0"/>
          <w:sz w:val="21"/>
          <w:szCs w:val="21"/>
        </w:rPr>
        <w:t>1</w:t>
      </w:r>
    </w:p>
    <w:p w14:paraId="78B713F2"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num = </w:t>
      </w:r>
      <w:r w:rsidRPr="0096408A">
        <w:rPr>
          <w:rFonts w:ascii="Consolas" w:hAnsi="Consolas" w:cs="宋体"/>
          <w:color w:val="986801"/>
          <w:kern w:val="0"/>
          <w:sz w:val="21"/>
          <w:szCs w:val="21"/>
        </w:rPr>
        <w:t>1</w:t>
      </w: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训练总次数</w:t>
      </w:r>
    </w:p>
    <w:p w14:paraId="228517D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6F130F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i/>
          <w:iCs/>
          <w:color w:val="A0A1A7"/>
          <w:kern w:val="0"/>
          <w:sz w:val="21"/>
          <w:szCs w:val="21"/>
        </w:rPr>
        <w:t xml:space="preserve"># 1. </w:t>
      </w:r>
      <w:r w:rsidRPr="0096408A">
        <w:rPr>
          <w:rFonts w:ascii="Consolas" w:hAnsi="Consolas" w:cs="宋体"/>
          <w:i/>
          <w:iCs/>
          <w:color w:val="A0A1A7"/>
          <w:kern w:val="0"/>
          <w:sz w:val="21"/>
          <w:szCs w:val="21"/>
        </w:rPr>
        <w:t>数据预处理函数</w:t>
      </w:r>
    </w:p>
    <w:p w14:paraId="4DEFFF4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A626A4"/>
          <w:kern w:val="0"/>
          <w:sz w:val="21"/>
          <w:szCs w:val="21"/>
        </w:rPr>
        <w:t>def</w:t>
      </w:r>
      <w:r w:rsidRPr="0096408A">
        <w:rPr>
          <w:rFonts w:ascii="Consolas" w:hAnsi="Consolas" w:cs="宋体"/>
          <w:color w:val="383A42"/>
          <w:kern w:val="0"/>
          <w:sz w:val="21"/>
          <w:szCs w:val="21"/>
        </w:rPr>
        <w:t xml:space="preserve"> </w:t>
      </w:r>
      <w:r w:rsidRPr="0096408A">
        <w:rPr>
          <w:rFonts w:ascii="Consolas" w:hAnsi="Consolas" w:cs="宋体"/>
          <w:color w:val="4078F2"/>
          <w:kern w:val="0"/>
          <w:sz w:val="21"/>
          <w:szCs w:val="21"/>
        </w:rPr>
        <w:t>preprocess_data</w:t>
      </w:r>
      <w:r w:rsidRPr="0096408A">
        <w:rPr>
          <w:rFonts w:ascii="Consolas" w:hAnsi="Consolas" w:cs="宋体"/>
          <w:color w:val="383A42"/>
          <w:kern w:val="0"/>
          <w:sz w:val="21"/>
          <w:szCs w:val="21"/>
        </w:rPr>
        <w:t>(input_file, output_file, invalid_file):</w:t>
      </w:r>
    </w:p>
    <w:p w14:paraId="0B20D2DC"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读取</w:t>
      </w:r>
      <w:r w:rsidRPr="0096408A">
        <w:rPr>
          <w:rFonts w:ascii="Consolas" w:hAnsi="Consolas" w:cs="宋体"/>
          <w:i/>
          <w:iCs/>
          <w:color w:val="A0A1A7"/>
          <w:kern w:val="0"/>
          <w:sz w:val="21"/>
          <w:szCs w:val="21"/>
        </w:rPr>
        <w:t>CSV</w:t>
      </w:r>
      <w:r w:rsidRPr="0096408A">
        <w:rPr>
          <w:rFonts w:ascii="Consolas" w:hAnsi="Consolas" w:cs="宋体"/>
          <w:i/>
          <w:iCs/>
          <w:color w:val="A0A1A7"/>
          <w:kern w:val="0"/>
          <w:sz w:val="21"/>
          <w:szCs w:val="21"/>
        </w:rPr>
        <w:t>文件，指定中文列名</w:t>
      </w:r>
    </w:p>
    <w:p w14:paraId="0545FEC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df = pd.read_csv(input_file)</w:t>
      </w:r>
    </w:p>
    <w:p w14:paraId="694B6B8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D6A3C4C"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尝试将相关列转换为</w:t>
      </w:r>
      <w:r w:rsidRPr="0096408A">
        <w:rPr>
          <w:rFonts w:ascii="Consolas" w:hAnsi="Consolas" w:cs="宋体"/>
          <w:i/>
          <w:iCs/>
          <w:color w:val="A0A1A7"/>
          <w:kern w:val="0"/>
          <w:sz w:val="21"/>
          <w:szCs w:val="21"/>
        </w:rPr>
        <w:t>float</w:t>
      </w:r>
      <w:r w:rsidRPr="0096408A">
        <w:rPr>
          <w:rFonts w:ascii="Consolas" w:hAnsi="Consolas" w:cs="宋体"/>
          <w:i/>
          <w:iCs/>
          <w:color w:val="A0A1A7"/>
          <w:kern w:val="0"/>
          <w:sz w:val="21"/>
          <w:szCs w:val="21"/>
        </w:rPr>
        <w:t>类型，处理异常值</w:t>
      </w:r>
    </w:p>
    <w:p w14:paraId="3F97DFF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try</w:t>
      </w:r>
      <w:r w:rsidRPr="0096408A">
        <w:rPr>
          <w:rFonts w:ascii="Consolas" w:hAnsi="Consolas" w:cs="宋体"/>
          <w:color w:val="383A42"/>
          <w:kern w:val="0"/>
          <w:sz w:val="21"/>
          <w:szCs w:val="21"/>
        </w:rPr>
        <w:t>:</w:t>
      </w:r>
    </w:p>
    <w:p w14:paraId="4076DA19"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df[</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身高</w:t>
      </w:r>
      <w:r w:rsidRPr="0096408A">
        <w:rPr>
          <w:rFonts w:ascii="Consolas" w:hAnsi="Consolas" w:cs="宋体"/>
          <w:color w:val="50A14F"/>
          <w:kern w:val="0"/>
          <w:sz w:val="21"/>
          <w:szCs w:val="21"/>
        </w:rPr>
        <w:t>(cm)'</w:t>
      </w:r>
      <w:r w:rsidRPr="0096408A">
        <w:rPr>
          <w:rFonts w:ascii="Consolas" w:hAnsi="Consolas" w:cs="宋体"/>
          <w:color w:val="383A42"/>
          <w:kern w:val="0"/>
          <w:sz w:val="21"/>
          <w:szCs w:val="21"/>
        </w:rPr>
        <w:t>] = pd.to_numeric(df[</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身高</w:t>
      </w:r>
      <w:r w:rsidRPr="0096408A">
        <w:rPr>
          <w:rFonts w:ascii="Consolas" w:hAnsi="Consolas" w:cs="宋体"/>
          <w:color w:val="50A14F"/>
          <w:kern w:val="0"/>
          <w:sz w:val="21"/>
          <w:szCs w:val="21"/>
        </w:rPr>
        <w:t>(cm)'</w:t>
      </w:r>
      <w:r w:rsidRPr="0096408A">
        <w:rPr>
          <w:rFonts w:ascii="Consolas" w:hAnsi="Consolas" w:cs="宋体"/>
          <w:color w:val="383A42"/>
          <w:kern w:val="0"/>
          <w:sz w:val="21"/>
          <w:szCs w:val="21"/>
        </w:rPr>
        <w:t>], errors=</w:t>
      </w:r>
      <w:r w:rsidRPr="0096408A">
        <w:rPr>
          <w:rFonts w:ascii="Consolas" w:hAnsi="Consolas" w:cs="宋体"/>
          <w:color w:val="50A14F"/>
          <w:kern w:val="0"/>
          <w:sz w:val="21"/>
          <w:szCs w:val="21"/>
        </w:rPr>
        <w:t>'coerce'</w:t>
      </w:r>
      <w:r w:rsidRPr="0096408A">
        <w:rPr>
          <w:rFonts w:ascii="Consolas" w:hAnsi="Consolas" w:cs="宋体"/>
          <w:color w:val="383A42"/>
          <w:kern w:val="0"/>
          <w:sz w:val="21"/>
          <w:szCs w:val="21"/>
        </w:rPr>
        <w:t>)</w:t>
      </w:r>
    </w:p>
    <w:p w14:paraId="2A99B7B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df[</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体重</w:t>
      </w:r>
      <w:r w:rsidRPr="0096408A">
        <w:rPr>
          <w:rFonts w:ascii="Consolas" w:hAnsi="Consolas" w:cs="宋体"/>
          <w:color w:val="50A14F"/>
          <w:kern w:val="0"/>
          <w:sz w:val="21"/>
          <w:szCs w:val="21"/>
        </w:rPr>
        <w:t>(kg)'</w:t>
      </w:r>
      <w:r w:rsidRPr="0096408A">
        <w:rPr>
          <w:rFonts w:ascii="Consolas" w:hAnsi="Consolas" w:cs="宋体"/>
          <w:color w:val="383A42"/>
          <w:kern w:val="0"/>
          <w:sz w:val="21"/>
          <w:szCs w:val="21"/>
        </w:rPr>
        <w:t>] = pd.to_numeric(df[</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体重</w:t>
      </w:r>
      <w:r w:rsidRPr="0096408A">
        <w:rPr>
          <w:rFonts w:ascii="Consolas" w:hAnsi="Consolas" w:cs="宋体"/>
          <w:color w:val="50A14F"/>
          <w:kern w:val="0"/>
          <w:sz w:val="21"/>
          <w:szCs w:val="21"/>
        </w:rPr>
        <w:t>(kg)'</w:t>
      </w:r>
      <w:r w:rsidRPr="0096408A">
        <w:rPr>
          <w:rFonts w:ascii="Consolas" w:hAnsi="Consolas" w:cs="宋体"/>
          <w:color w:val="383A42"/>
          <w:kern w:val="0"/>
          <w:sz w:val="21"/>
          <w:szCs w:val="21"/>
        </w:rPr>
        <w:t>], errors=</w:t>
      </w:r>
      <w:r w:rsidRPr="0096408A">
        <w:rPr>
          <w:rFonts w:ascii="Consolas" w:hAnsi="Consolas" w:cs="宋体"/>
          <w:color w:val="50A14F"/>
          <w:kern w:val="0"/>
          <w:sz w:val="21"/>
          <w:szCs w:val="21"/>
        </w:rPr>
        <w:t>'coerce'</w:t>
      </w:r>
      <w:r w:rsidRPr="0096408A">
        <w:rPr>
          <w:rFonts w:ascii="Consolas" w:hAnsi="Consolas" w:cs="宋体"/>
          <w:color w:val="383A42"/>
          <w:kern w:val="0"/>
          <w:sz w:val="21"/>
          <w:szCs w:val="21"/>
        </w:rPr>
        <w:t>)</w:t>
      </w:r>
    </w:p>
    <w:p w14:paraId="662AB28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df[</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鞋码</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 = pd.to_numeric(df[</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鞋码</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 errors=</w:t>
      </w:r>
      <w:r w:rsidRPr="0096408A">
        <w:rPr>
          <w:rFonts w:ascii="Consolas" w:hAnsi="Consolas" w:cs="宋体"/>
          <w:color w:val="50A14F"/>
          <w:kern w:val="0"/>
          <w:sz w:val="21"/>
          <w:szCs w:val="21"/>
        </w:rPr>
        <w:t>'coerce'</w:t>
      </w:r>
      <w:r w:rsidRPr="0096408A">
        <w:rPr>
          <w:rFonts w:ascii="Consolas" w:hAnsi="Consolas" w:cs="宋体"/>
          <w:color w:val="383A42"/>
          <w:kern w:val="0"/>
          <w:sz w:val="21"/>
          <w:szCs w:val="21"/>
        </w:rPr>
        <w:t>)</w:t>
      </w:r>
    </w:p>
    <w:p w14:paraId="0F0F382A"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df[</w:t>
      </w:r>
      <w:r w:rsidRPr="0096408A">
        <w:rPr>
          <w:rFonts w:ascii="Consolas" w:hAnsi="Consolas" w:cs="宋体"/>
          <w:color w:val="50A14F"/>
          <w:kern w:val="0"/>
          <w:sz w:val="21"/>
          <w:szCs w:val="21"/>
        </w:rPr>
        <w:t>'50</w:t>
      </w:r>
      <w:r w:rsidRPr="0096408A">
        <w:rPr>
          <w:rFonts w:ascii="Consolas" w:hAnsi="Consolas" w:cs="宋体"/>
          <w:color w:val="50A14F"/>
          <w:kern w:val="0"/>
          <w:sz w:val="21"/>
          <w:szCs w:val="21"/>
        </w:rPr>
        <w:t>米成绩</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 = pd.to_numeric(df[</w:t>
      </w:r>
      <w:r w:rsidRPr="0096408A">
        <w:rPr>
          <w:rFonts w:ascii="Consolas" w:hAnsi="Consolas" w:cs="宋体"/>
          <w:color w:val="50A14F"/>
          <w:kern w:val="0"/>
          <w:sz w:val="21"/>
          <w:szCs w:val="21"/>
        </w:rPr>
        <w:t>'50</w:t>
      </w:r>
      <w:r w:rsidRPr="0096408A">
        <w:rPr>
          <w:rFonts w:ascii="Consolas" w:hAnsi="Consolas" w:cs="宋体"/>
          <w:color w:val="50A14F"/>
          <w:kern w:val="0"/>
          <w:sz w:val="21"/>
          <w:szCs w:val="21"/>
        </w:rPr>
        <w:t>米成绩</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 errors=</w:t>
      </w:r>
      <w:r w:rsidRPr="0096408A">
        <w:rPr>
          <w:rFonts w:ascii="Consolas" w:hAnsi="Consolas" w:cs="宋体"/>
          <w:color w:val="50A14F"/>
          <w:kern w:val="0"/>
          <w:sz w:val="21"/>
          <w:szCs w:val="21"/>
        </w:rPr>
        <w:t>'coerce'</w:t>
      </w:r>
      <w:r w:rsidRPr="0096408A">
        <w:rPr>
          <w:rFonts w:ascii="Consolas" w:hAnsi="Consolas" w:cs="宋体"/>
          <w:color w:val="383A42"/>
          <w:kern w:val="0"/>
          <w:sz w:val="21"/>
          <w:szCs w:val="21"/>
        </w:rPr>
        <w:t>)</w:t>
      </w:r>
    </w:p>
    <w:p w14:paraId="55EA5E4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df[</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性别</w:t>
      </w:r>
      <w:r w:rsidRPr="0096408A">
        <w:rPr>
          <w:rFonts w:ascii="Consolas" w:hAnsi="Consolas" w:cs="宋体"/>
          <w:color w:val="50A14F"/>
          <w:kern w:val="0"/>
          <w:sz w:val="21"/>
          <w:szCs w:val="21"/>
        </w:rPr>
        <w:t xml:space="preserve"> </w:t>
      </w:r>
      <w:r w:rsidRPr="0096408A">
        <w:rPr>
          <w:rFonts w:ascii="Consolas" w:hAnsi="Consolas" w:cs="宋体"/>
          <w:color w:val="50A14F"/>
          <w:kern w:val="0"/>
          <w:sz w:val="21"/>
          <w:szCs w:val="21"/>
        </w:rPr>
        <w:t>男</w:t>
      </w:r>
      <w:r w:rsidRPr="0096408A">
        <w:rPr>
          <w:rFonts w:ascii="Consolas" w:hAnsi="Consolas" w:cs="宋体"/>
          <w:color w:val="50A14F"/>
          <w:kern w:val="0"/>
          <w:sz w:val="21"/>
          <w:szCs w:val="21"/>
        </w:rPr>
        <w:t>1</w:t>
      </w:r>
      <w:r w:rsidRPr="0096408A">
        <w:rPr>
          <w:rFonts w:ascii="Consolas" w:hAnsi="Consolas" w:cs="宋体"/>
          <w:color w:val="50A14F"/>
          <w:kern w:val="0"/>
          <w:sz w:val="21"/>
          <w:szCs w:val="21"/>
        </w:rPr>
        <w:t>女</w:t>
      </w:r>
      <w:r w:rsidRPr="0096408A">
        <w:rPr>
          <w:rFonts w:ascii="Consolas" w:hAnsi="Consolas" w:cs="宋体"/>
          <w:color w:val="50A14F"/>
          <w:kern w:val="0"/>
          <w:sz w:val="21"/>
          <w:szCs w:val="21"/>
        </w:rPr>
        <w:t>0'</w:t>
      </w:r>
      <w:r w:rsidRPr="0096408A">
        <w:rPr>
          <w:rFonts w:ascii="Consolas" w:hAnsi="Consolas" w:cs="宋体"/>
          <w:color w:val="383A42"/>
          <w:kern w:val="0"/>
          <w:sz w:val="21"/>
          <w:szCs w:val="21"/>
        </w:rPr>
        <w:t>] = pd.to_numeric(df[</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性别</w:t>
      </w:r>
      <w:r w:rsidRPr="0096408A">
        <w:rPr>
          <w:rFonts w:ascii="Consolas" w:hAnsi="Consolas" w:cs="宋体"/>
          <w:color w:val="50A14F"/>
          <w:kern w:val="0"/>
          <w:sz w:val="21"/>
          <w:szCs w:val="21"/>
        </w:rPr>
        <w:t xml:space="preserve"> </w:t>
      </w:r>
      <w:r w:rsidRPr="0096408A">
        <w:rPr>
          <w:rFonts w:ascii="Consolas" w:hAnsi="Consolas" w:cs="宋体"/>
          <w:color w:val="50A14F"/>
          <w:kern w:val="0"/>
          <w:sz w:val="21"/>
          <w:szCs w:val="21"/>
        </w:rPr>
        <w:t>男</w:t>
      </w:r>
      <w:r w:rsidRPr="0096408A">
        <w:rPr>
          <w:rFonts w:ascii="Consolas" w:hAnsi="Consolas" w:cs="宋体"/>
          <w:color w:val="50A14F"/>
          <w:kern w:val="0"/>
          <w:sz w:val="21"/>
          <w:szCs w:val="21"/>
        </w:rPr>
        <w:t>1</w:t>
      </w:r>
      <w:r w:rsidRPr="0096408A">
        <w:rPr>
          <w:rFonts w:ascii="Consolas" w:hAnsi="Consolas" w:cs="宋体"/>
          <w:color w:val="50A14F"/>
          <w:kern w:val="0"/>
          <w:sz w:val="21"/>
          <w:szCs w:val="21"/>
        </w:rPr>
        <w:t>女</w:t>
      </w:r>
      <w:r w:rsidRPr="0096408A">
        <w:rPr>
          <w:rFonts w:ascii="Consolas" w:hAnsi="Consolas" w:cs="宋体"/>
          <w:color w:val="50A14F"/>
          <w:kern w:val="0"/>
          <w:sz w:val="21"/>
          <w:szCs w:val="21"/>
        </w:rPr>
        <w:t>0'</w:t>
      </w:r>
      <w:r w:rsidRPr="0096408A">
        <w:rPr>
          <w:rFonts w:ascii="Consolas" w:hAnsi="Consolas" w:cs="宋体"/>
          <w:color w:val="383A42"/>
          <w:kern w:val="0"/>
          <w:sz w:val="21"/>
          <w:szCs w:val="21"/>
        </w:rPr>
        <w:t>], errors=</w:t>
      </w:r>
      <w:r w:rsidRPr="0096408A">
        <w:rPr>
          <w:rFonts w:ascii="Consolas" w:hAnsi="Consolas" w:cs="宋体"/>
          <w:color w:val="50A14F"/>
          <w:kern w:val="0"/>
          <w:sz w:val="21"/>
          <w:szCs w:val="21"/>
        </w:rPr>
        <w:t>'coerce'</w:t>
      </w:r>
      <w:r w:rsidRPr="0096408A">
        <w:rPr>
          <w:rFonts w:ascii="Consolas" w:hAnsi="Consolas" w:cs="宋体"/>
          <w:color w:val="383A42"/>
          <w:kern w:val="0"/>
          <w:sz w:val="21"/>
          <w:szCs w:val="21"/>
        </w:rPr>
        <w:t>)</w:t>
      </w:r>
    </w:p>
    <w:p w14:paraId="1B308EE9"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except</w:t>
      </w:r>
      <w:r w:rsidRPr="0096408A">
        <w:rPr>
          <w:rFonts w:ascii="Consolas" w:hAnsi="Consolas" w:cs="宋体"/>
          <w:color w:val="383A42"/>
          <w:kern w:val="0"/>
          <w:sz w:val="21"/>
          <w:szCs w:val="21"/>
        </w:rPr>
        <w:t xml:space="preserve"> KeyError:</w:t>
      </w:r>
    </w:p>
    <w:p w14:paraId="30E73971"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print</w:t>
      </w:r>
      <w:r w:rsidRPr="0096408A">
        <w:rPr>
          <w:rFonts w:ascii="Consolas" w:hAnsi="Consolas" w:cs="宋体"/>
          <w:color w:val="383A42"/>
          <w:kern w:val="0"/>
          <w:sz w:val="21"/>
          <w:szCs w:val="21"/>
        </w:rPr>
        <w:t>(</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确保</w:t>
      </w:r>
      <w:r w:rsidRPr="0096408A">
        <w:rPr>
          <w:rFonts w:ascii="Consolas" w:hAnsi="Consolas" w:cs="宋体"/>
          <w:color w:val="50A14F"/>
          <w:kern w:val="0"/>
          <w:sz w:val="21"/>
          <w:szCs w:val="21"/>
        </w:rPr>
        <w:t>CSV</w:t>
      </w:r>
      <w:r w:rsidRPr="0096408A">
        <w:rPr>
          <w:rFonts w:ascii="Consolas" w:hAnsi="Consolas" w:cs="宋体"/>
          <w:color w:val="50A14F"/>
          <w:kern w:val="0"/>
          <w:sz w:val="21"/>
          <w:szCs w:val="21"/>
        </w:rPr>
        <w:t>文件中包含正确的列名：身高</w:t>
      </w:r>
      <w:r w:rsidRPr="0096408A">
        <w:rPr>
          <w:rFonts w:ascii="Consolas" w:hAnsi="Consolas" w:cs="宋体"/>
          <w:color w:val="50A14F"/>
          <w:kern w:val="0"/>
          <w:sz w:val="21"/>
          <w:szCs w:val="21"/>
        </w:rPr>
        <w:t xml:space="preserve">(cm), </w:t>
      </w:r>
      <w:r w:rsidRPr="0096408A">
        <w:rPr>
          <w:rFonts w:ascii="Consolas" w:hAnsi="Consolas" w:cs="宋体"/>
          <w:color w:val="50A14F"/>
          <w:kern w:val="0"/>
          <w:sz w:val="21"/>
          <w:szCs w:val="21"/>
        </w:rPr>
        <w:t>体重</w:t>
      </w:r>
      <w:r w:rsidRPr="0096408A">
        <w:rPr>
          <w:rFonts w:ascii="Consolas" w:hAnsi="Consolas" w:cs="宋体"/>
          <w:color w:val="50A14F"/>
          <w:kern w:val="0"/>
          <w:sz w:val="21"/>
          <w:szCs w:val="21"/>
        </w:rPr>
        <w:t xml:space="preserve">(kg), </w:t>
      </w:r>
      <w:r w:rsidRPr="0096408A">
        <w:rPr>
          <w:rFonts w:ascii="Consolas" w:hAnsi="Consolas" w:cs="宋体"/>
          <w:color w:val="50A14F"/>
          <w:kern w:val="0"/>
          <w:sz w:val="21"/>
          <w:szCs w:val="21"/>
        </w:rPr>
        <w:t>鞋码</w:t>
      </w:r>
      <w:r w:rsidRPr="0096408A">
        <w:rPr>
          <w:rFonts w:ascii="Consolas" w:hAnsi="Consolas" w:cs="宋体"/>
          <w:color w:val="50A14F"/>
          <w:kern w:val="0"/>
          <w:sz w:val="21"/>
          <w:szCs w:val="21"/>
        </w:rPr>
        <w:t>, 50</w:t>
      </w:r>
      <w:r w:rsidRPr="0096408A">
        <w:rPr>
          <w:rFonts w:ascii="Consolas" w:hAnsi="Consolas" w:cs="宋体"/>
          <w:color w:val="50A14F"/>
          <w:kern w:val="0"/>
          <w:sz w:val="21"/>
          <w:szCs w:val="21"/>
        </w:rPr>
        <w:t>米成绩</w:t>
      </w:r>
      <w:r w:rsidRPr="0096408A">
        <w:rPr>
          <w:rFonts w:ascii="Consolas" w:hAnsi="Consolas" w:cs="宋体"/>
          <w:color w:val="50A14F"/>
          <w:kern w:val="0"/>
          <w:sz w:val="21"/>
          <w:szCs w:val="21"/>
        </w:rPr>
        <w:t xml:space="preserve">, </w:t>
      </w:r>
      <w:r w:rsidRPr="0096408A">
        <w:rPr>
          <w:rFonts w:ascii="Consolas" w:hAnsi="Consolas" w:cs="宋体"/>
          <w:color w:val="50A14F"/>
          <w:kern w:val="0"/>
          <w:sz w:val="21"/>
          <w:szCs w:val="21"/>
        </w:rPr>
        <w:t>性别</w:t>
      </w:r>
      <w:r w:rsidRPr="0096408A">
        <w:rPr>
          <w:rFonts w:ascii="Consolas" w:hAnsi="Consolas" w:cs="宋体"/>
          <w:color w:val="50A14F"/>
          <w:kern w:val="0"/>
          <w:sz w:val="21"/>
          <w:szCs w:val="21"/>
        </w:rPr>
        <w:t xml:space="preserve"> </w:t>
      </w:r>
      <w:r w:rsidRPr="0096408A">
        <w:rPr>
          <w:rFonts w:ascii="Consolas" w:hAnsi="Consolas" w:cs="宋体"/>
          <w:color w:val="50A14F"/>
          <w:kern w:val="0"/>
          <w:sz w:val="21"/>
          <w:szCs w:val="21"/>
        </w:rPr>
        <w:t>男</w:t>
      </w:r>
      <w:r w:rsidRPr="0096408A">
        <w:rPr>
          <w:rFonts w:ascii="Consolas" w:hAnsi="Consolas" w:cs="宋体"/>
          <w:color w:val="50A14F"/>
          <w:kern w:val="0"/>
          <w:sz w:val="21"/>
          <w:szCs w:val="21"/>
        </w:rPr>
        <w:t>1</w:t>
      </w:r>
      <w:r w:rsidRPr="0096408A">
        <w:rPr>
          <w:rFonts w:ascii="Consolas" w:hAnsi="Consolas" w:cs="宋体"/>
          <w:color w:val="50A14F"/>
          <w:kern w:val="0"/>
          <w:sz w:val="21"/>
          <w:szCs w:val="21"/>
        </w:rPr>
        <w:t>女</w:t>
      </w:r>
      <w:r w:rsidRPr="0096408A">
        <w:rPr>
          <w:rFonts w:ascii="Consolas" w:hAnsi="Consolas" w:cs="宋体"/>
          <w:color w:val="50A14F"/>
          <w:kern w:val="0"/>
          <w:sz w:val="21"/>
          <w:szCs w:val="21"/>
        </w:rPr>
        <w:t>0"</w:t>
      </w:r>
      <w:r w:rsidRPr="0096408A">
        <w:rPr>
          <w:rFonts w:ascii="Consolas" w:hAnsi="Consolas" w:cs="宋体"/>
          <w:color w:val="383A42"/>
          <w:kern w:val="0"/>
          <w:sz w:val="21"/>
          <w:szCs w:val="21"/>
        </w:rPr>
        <w:t>)</w:t>
      </w:r>
    </w:p>
    <w:p w14:paraId="319371C1"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return</w:t>
      </w:r>
    </w:p>
    <w:p w14:paraId="007FBA7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F20B69A"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只保留性别列中值为</w:t>
      </w:r>
      <w:r w:rsidRPr="0096408A">
        <w:rPr>
          <w:rFonts w:ascii="Consolas" w:hAnsi="Consolas" w:cs="宋体"/>
          <w:i/>
          <w:iCs/>
          <w:color w:val="A0A1A7"/>
          <w:kern w:val="0"/>
          <w:sz w:val="21"/>
          <w:szCs w:val="21"/>
        </w:rPr>
        <w:t>0</w:t>
      </w:r>
      <w:r w:rsidRPr="0096408A">
        <w:rPr>
          <w:rFonts w:ascii="Consolas" w:hAnsi="Consolas" w:cs="宋体"/>
          <w:i/>
          <w:iCs/>
          <w:color w:val="A0A1A7"/>
          <w:kern w:val="0"/>
          <w:sz w:val="21"/>
          <w:szCs w:val="21"/>
        </w:rPr>
        <w:t>或</w:t>
      </w:r>
      <w:r w:rsidRPr="0096408A">
        <w:rPr>
          <w:rFonts w:ascii="Consolas" w:hAnsi="Consolas" w:cs="宋体"/>
          <w:i/>
          <w:iCs/>
          <w:color w:val="A0A1A7"/>
          <w:kern w:val="0"/>
          <w:sz w:val="21"/>
          <w:szCs w:val="21"/>
        </w:rPr>
        <w:t>1</w:t>
      </w:r>
      <w:r w:rsidRPr="0096408A">
        <w:rPr>
          <w:rFonts w:ascii="Consolas" w:hAnsi="Consolas" w:cs="宋体"/>
          <w:i/>
          <w:iCs/>
          <w:color w:val="A0A1A7"/>
          <w:kern w:val="0"/>
          <w:sz w:val="21"/>
          <w:szCs w:val="21"/>
        </w:rPr>
        <w:t>的样本，确保标签是二分类</w:t>
      </w:r>
    </w:p>
    <w:p w14:paraId="650A103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df = df[df[</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性别</w:t>
      </w:r>
      <w:r w:rsidRPr="0096408A">
        <w:rPr>
          <w:rFonts w:ascii="Consolas" w:hAnsi="Consolas" w:cs="宋体"/>
          <w:color w:val="50A14F"/>
          <w:kern w:val="0"/>
          <w:sz w:val="21"/>
          <w:szCs w:val="21"/>
        </w:rPr>
        <w:t xml:space="preserve"> </w:t>
      </w:r>
      <w:r w:rsidRPr="0096408A">
        <w:rPr>
          <w:rFonts w:ascii="Consolas" w:hAnsi="Consolas" w:cs="宋体"/>
          <w:color w:val="50A14F"/>
          <w:kern w:val="0"/>
          <w:sz w:val="21"/>
          <w:szCs w:val="21"/>
        </w:rPr>
        <w:t>男</w:t>
      </w:r>
      <w:r w:rsidRPr="0096408A">
        <w:rPr>
          <w:rFonts w:ascii="Consolas" w:hAnsi="Consolas" w:cs="宋体"/>
          <w:color w:val="50A14F"/>
          <w:kern w:val="0"/>
          <w:sz w:val="21"/>
          <w:szCs w:val="21"/>
        </w:rPr>
        <w:t>1</w:t>
      </w:r>
      <w:r w:rsidRPr="0096408A">
        <w:rPr>
          <w:rFonts w:ascii="Consolas" w:hAnsi="Consolas" w:cs="宋体"/>
          <w:color w:val="50A14F"/>
          <w:kern w:val="0"/>
          <w:sz w:val="21"/>
          <w:szCs w:val="21"/>
        </w:rPr>
        <w:t>女</w:t>
      </w:r>
      <w:r w:rsidRPr="0096408A">
        <w:rPr>
          <w:rFonts w:ascii="Consolas" w:hAnsi="Consolas" w:cs="宋体"/>
          <w:color w:val="50A14F"/>
          <w:kern w:val="0"/>
          <w:sz w:val="21"/>
          <w:szCs w:val="21"/>
        </w:rPr>
        <w:t>0'</w:t>
      </w:r>
      <w:r w:rsidRPr="0096408A">
        <w:rPr>
          <w:rFonts w:ascii="Consolas" w:hAnsi="Consolas" w:cs="宋体"/>
          <w:color w:val="383A42"/>
          <w:kern w:val="0"/>
          <w:sz w:val="21"/>
          <w:szCs w:val="21"/>
        </w:rPr>
        <w:t>].isin([</w:t>
      </w:r>
      <w:r w:rsidRPr="0096408A">
        <w:rPr>
          <w:rFonts w:ascii="Consolas" w:hAnsi="Consolas" w:cs="宋体"/>
          <w:color w:val="986801"/>
          <w:kern w:val="0"/>
          <w:sz w:val="21"/>
          <w:szCs w:val="21"/>
        </w:rPr>
        <w:t>0</w:t>
      </w:r>
      <w:r w:rsidRPr="0096408A">
        <w:rPr>
          <w:rFonts w:ascii="Consolas" w:hAnsi="Consolas" w:cs="宋体"/>
          <w:color w:val="383A42"/>
          <w:kern w:val="0"/>
          <w:sz w:val="21"/>
          <w:szCs w:val="21"/>
        </w:rPr>
        <w:t xml:space="preserve">, </w:t>
      </w:r>
      <w:r w:rsidRPr="0096408A">
        <w:rPr>
          <w:rFonts w:ascii="Consolas" w:hAnsi="Consolas" w:cs="宋体"/>
          <w:color w:val="986801"/>
          <w:kern w:val="0"/>
          <w:sz w:val="21"/>
          <w:szCs w:val="21"/>
        </w:rPr>
        <w:t>1</w:t>
      </w:r>
      <w:r w:rsidRPr="0096408A">
        <w:rPr>
          <w:rFonts w:ascii="Consolas" w:hAnsi="Consolas" w:cs="宋体"/>
          <w:color w:val="383A42"/>
          <w:kern w:val="0"/>
          <w:sz w:val="21"/>
          <w:szCs w:val="21"/>
        </w:rPr>
        <w:t>])]</w:t>
      </w:r>
    </w:p>
    <w:p w14:paraId="4E1C938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954667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检查并过滤掉无效数据</w:t>
      </w:r>
    </w:p>
    <w:p w14:paraId="75EB43C2"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valid_data = df[</w:t>
      </w:r>
    </w:p>
    <w:p w14:paraId="5D935E9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(df[</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身高</w:t>
      </w:r>
      <w:r w:rsidRPr="0096408A">
        <w:rPr>
          <w:rFonts w:ascii="Consolas" w:hAnsi="Consolas" w:cs="宋体"/>
          <w:color w:val="50A14F"/>
          <w:kern w:val="0"/>
          <w:sz w:val="21"/>
          <w:szCs w:val="21"/>
        </w:rPr>
        <w:t>(cm)'</w:t>
      </w:r>
      <w:r w:rsidRPr="0096408A">
        <w:rPr>
          <w:rFonts w:ascii="Consolas" w:hAnsi="Consolas" w:cs="宋体"/>
          <w:color w:val="383A42"/>
          <w:kern w:val="0"/>
          <w:sz w:val="21"/>
          <w:szCs w:val="21"/>
        </w:rPr>
        <w:t>] &gt;= MIN_HEIGHT) &amp; (df[</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身高</w:t>
      </w:r>
      <w:r w:rsidRPr="0096408A">
        <w:rPr>
          <w:rFonts w:ascii="Consolas" w:hAnsi="Consolas" w:cs="宋体"/>
          <w:color w:val="50A14F"/>
          <w:kern w:val="0"/>
          <w:sz w:val="21"/>
          <w:szCs w:val="21"/>
        </w:rPr>
        <w:t>(cm)'</w:t>
      </w:r>
      <w:r w:rsidRPr="0096408A">
        <w:rPr>
          <w:rFonts w:ascii="Consolas" w:hAnsi="Consolas" w:cs="宋体"/>
          <w:color w:val="383A42"/>
          <w:kern w:val="0"/>
          <w:sz w:val="21"/>
          <w:szCs w:val="21"/>
        </w:rPr>
        <w:t>] &lt;= MAX_HEIGHT) &amp;</w:t>
      </w:r>
    </w:p>
    <w:p w14:paraId="79A09D18"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(df[</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体重</w:t>
      </w:r>
      <w:r w:rsidRPr="0096408A">
        <w:rPr>
          <w:rFonts w:ascii="Consolas" w:hAnsi="Consolas" w:cs="宋体"/>
          <w:color w:val="50A14F"/>
          <w:kern w:val="0"/>
          <w:sz w:val="21"/>
          <w:szCs w:val="21"/>
        </w:rPr>
        <w:t>(kg)'</w:t>
      </w:r>
      <w:r w:rsidRPr="0096408A">
        <w:rPr>
          <w:rFonts w:ascii="Consolas" w:hAnsi="Consolas" w:cs="宋体"/>
          <w:color w:val="383A42"/>
          <w:kern w:val="0"/>
          <w:sz w:val="21"/>
          <w:szCs w:val="21"/>
        </w:rPr>
        <w:t>] &gt;= MIN_WEIGHT) &amp; (df[</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体重</w:t>
      </w:r>
      <w:r w:rsidRPr="0096408A">
        <w:rPr>
          <w:rFonts w:ascii="Consolas" w:hAnsi="Consolas" w:cs="宋体"/>
          <w:color w:val="50A14F"/>
          <w:kern w:val="0"/>
          <w:sz w:val="21"/>
          <w:szCs w:val="21"/>
        </w:rPr>
        <w:t>(kg)'</w:t>
      </w:r>
      <w:r w:rsidRPr="0096408A">
        <w:rPr>
          <w:rFonts w:ascii="Consolas" w:hAnsi="Consolas" w:cs="宋体"/>
          <w:color w:val="383A42"/>
          <w:kern w:val="0"/>
          <w:sz w:val="21"/>
          <w:szCs w:val="21"/>
        </w:rPr>
        <w:t>] &lt;= MAX_WEIGHT) &amp;</w:t>
      </w:r>
    </w:p>
    <w:p w14:paraId="21B7A48C"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(df[</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鞋码</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 &gt;= MIN_SHOE_SIZE) &amp; (df[</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鞋码</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 &lt;= MAX_SHOE_SIZE) &amp;</w:t>
      </w:r>
    </w:p>
    <w:p w14:paraId="1D304808"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(df[</w:t>
      </w:r>
      <w:r w:rsidRPr="0096408A">
        <w:rPr>
          <w:rFonts w:ascii="Consolas" w:hAnsi="Consolas" w:cs="宋体"/>
          <w:color w:val="50A14F"/>
          <w:kern w:val="0"/>
          <w:sz w:val="21"/>
          <w:szCs w:val="21"/>
        </w:rPr>
        <w:t>'50</w:t>
      </w:r>
      <w:r w:rsidRPr="0096408A">
        <w:rPr>
          <w:rFonts w:ascii="Consolas" w:hAnsi="Consolas" w:cs="宋体"/>
          <w:color w:val="50A14F"/>
          <w:kern w:val="0"/>
          <w:sz w:val="21"/>
          <w:szCs w:val="21"/>
        </w:rPr>
        <w:t>米成绩</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 &gt;= MIN_50M_TIME) &amp; (df[</w:t>
      </w:r>
      <w:r w:rsidRPr="0096408A">
        <w:rPr>
          <w:rFonts w:ascii="Consolas" w:hAnsi="Consolas" w:cs="宋体"/>
          <w:color w:val="50A14F"/>
          <w:kern w:val="0"/>
          <w:sz w:val="21"/>
          <w:szCs w:val="21"/>
        </w:rPr>
        <w:t>'50</w:t>
      </w:r>
      <w:r w:rsidRPr="0096408A">
        <w:rPr>
          <w:rFonts w:ascii="Consolas" w:hAnsi="Consolas" w:cs="宋体"/>
          <w:color w:val="50A14F"/>
          <w:kern w:val="0"/>
          <w:sz w:val="21"/>
          <w:szCs w:val="21"/>
        </w:rPr>
        <w:t>米成绩</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 &lt;= MAX_50M_TIME)</w:t>
      </w:r>
    </w:p>
    <w:p w14:paraId="6048251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lastRenderedPageBreak/>
        <w:t xml:space="preserve">    ]</w:t>
      </w:r>
    </w:p>
    <w:p w14:paraId="4AC3901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B7B86B1"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无效数据：使用</w:t>
      </w:r>
      <w:r w:rsidRPr="0096408A">
        <w:rPr>
          <w:rFonts w:ascii="Consolas" w:hAnsi="Consolas" w:cs="宋体"/>
          <w:i/>
          <w:iCs/>
          <w:color w:val="A0A1A7"/>
          <w:kern w:val="0"/>
          <w:sz w:val="21"/>
          <w:szCs w:val="21"/>
        </w:rPr>
        <w:t>`isna()`</w:t>
      </w:r>
      <w:r w:rsidRPr="0096408A">
        <w:rPr>
          <w:rFonts w:ascii="Consolas" w:hAnsi="Consolas" w:cs="宋体"/>
          <w:i/>
          <w:iCs/>
          <w:color w:val="A0A1A7"/>
          <w:kern w:val="0"/>
          <w:sz w:val="21"/>
          <w:szCs w:val="21"/>
        </w:rPr>
        <w:t>检查哪些数据被转换为</w:t>
      </w:r>
      <w:r w:rsidRPr="0096408A">
        <w:rPr>
          <w:rFonts w:ascii="Consolas" w:hAnsi="Consolas" w:cs="宋体"/>
          <w:i/>
          <w:iCs/>
          <w:color w:val="A0A1A7"/>
          <w:kern w:val="0"/>
          <w:sz w:val="21"/>
          <w:szCs w:val="21"/>
        </w:rPr>
        <w:t>NaN</w:t>
      </w:r>
    </w:p>
    <w:p w14:paraId="5CEB00F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invalid_data = df[~df.index.isin(valid_data.index)]</w:t>
      </w:r>
    </w:p>
    <w:p w14:paraId="3E90638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4466E62"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保存数据到对应文件</w:t>
      </w:r>
    </w:p>
    <w:p w14:paraId="5D057E9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valid_data.to_csv(output_file, index=</w:t>
      </w:r>
      <w:r w:rsidRPr="0096408A">
        <w:rPr>
          <w:rFonts w:ascii="Consolas" w:hAnsi="Consolas" w:cs="宋体"/>
          <w:color w:val="0184BB"/>
          <w:kern w:val="0"/>
          <w:sz w:val="21"/>
          <w:szCs w:val="21"/>
        </w:rPr>
        <w:t>False</w:t>
      </w:r>
      <w:r w:rsidRPr="0096408A">
        <w:rPr>
          <w:rFonts w:ascii="Consolas" w:hAnsi="Consolas" w:cs="宋体"/>
          <w:color w:val="383A42"/>
          <w:kern w:val="0"/>
          <w:sz w:val="21"/>
          <w:szCs w:val="21"/>
        </w:rPr>
        <w:t>)</w:t>
      </w:r>
    </w:p>
    <w:p w14:paraId="36D7452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invalid_data.to_csv(invalid_file, index=</w:t>
      </w:r>
      <w:r w:rsidRPr="0096408A">
        <w:rPr>
          <w:rFonts w:ascii="Consolas" w:hAnsi="Consolas" w:cs="宋体"/>
          <w:color w:val="0184BB"/>
          <w:kern w:val="0"/>
          <w:sz w:val="21"/>
          <w:szCs w:val="21"/>
        </w:rPr>
        <w:t>False</w:t>
      </w:r>
      <w:r w:rsidRPr="0096408A">
        <w:rPr>
          <w:rFonts w:ascii="Consolas" w:hAnsi="Consolas" w:cs="宋体"/>
          <w:color w:val="383A42"/>
          <w:kern w:val="0"/>
          <w:sz w:val="21"/>
          <w:szCs w:val="21"/>
        </w:rPr>
        <w:t>)</w:t>
      </w:r>
    </w:p>
    <w:p w14:paraId="7B847CCC"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4B48E9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print</w:t>
      </w:r>
      <w:r w:rsidRPr="0096408A">
        <w:rPr>
          <w:rFonts w:ascii="Consolas" w:hAnsi="Consolas" w:cs="宋体"/>
          <w:color w:val="383A42"/>
          <w:kern w:val="0"/>
          <w:sz w:val="21"/>
          <w:szCs w:val="21"/>
        </w:rPr>
        <w:t>(</w:t>
      </w:r>
      <w:r w:rsidRPr="0096408A">
        <w:rPr>
          <w:rFonts w:ascii="Consolas" w:hAnsi="Consolas" w:cs="宋体"/>
          <w:color w:val="50A14F"/>
          <w:kern w:val="0"/>
          <w:sz w:val="21"/>
          <w:szCs w:val="21"/>
        </w:rPr>
        <w:t>f"</w:t>
      </w:r>
      <w:r w:rsidRPr="0096408A">
        <w:rPr>
          <w:rFonts w:ascii="Consolas" w:hAnsi="Consolas" w:cs="宋体"/>
          <w:color w:val="50A14F"/>
          <w:kern w:val="0"/>
          <w:sz w:val="21"/>
          <w:szCs w:val="21"/>
        </w:rPr>
        <w:t>数据过滤结果保存在</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{output_file}</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3DCE8FF8"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print</w:t>
      </w:r>
      <w:r w:rsidRPr="0096408A">
        <w:rPr>
          <w:rFonts w:ascii="Consolas" w:hAnsi="Consolas" w:cs="宋体"/>
          <w:color w:val="383A42"/>
          <w:kern w:val="0"/>
          <w:sz w:val="21"/>
          <w:szCs w:val="21"/>
        </w:rPr>
        <w:t>(</w:t>
      </w:r>
      <w:r w:rsidRPr="0096408A">
        <w:rPr>
          <w:rFonts w:ascii="Consolas" w:hAnsi="Consolas" w:cs="宋体"/>
          <w:color w:val="50A14F"/>
          <w:kern w:val="0"/>
          <w:sz w:val="21"/>
          <w:szCs w:val="21"/>
        </w:rPr>
        <w:t>f"</w:t>
      </w:r>
      <w:r w:rsidRPr="0096408A">
        <w:rPr>
          <w:rFonts w:ascii="Consolas" w:hAnsi="Consolas" w:cs="宋体"/>
          <w:color w:val="50A14F"/>
          <w:kern w:val="0"/>
          <w:sz w:val="21"/>
          <w:szCs w:val="21"/>
        </w:rPr>
        <w:t>无效数据保存在</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{invalid_file}</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3875EC8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EFF727A"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8D762B9"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i/>
          <w:iCs/>
          <w:color w:val="A0A1A7"/>
          <w:kern w:val="0"/>
          <w:sz w:val="21"/>
          <w:szCs w:val="21"/>
        </w:rPr>
        <w:t xml:space="preserve"># 2. </w:t>
      </w:r>
      <w:r w:rsidRPr="0096408A">
        <w:rPr>
          <w:rFonts w:ascii="Consolas" w:hAnsi="Consolas" w:cs="宋体"/>
          <w:i/>
          <w:iCs/>
          <w:color w:val="A0A1A7"/>
          <w:kern w:val="0"/>
          <w:sz w:val="21"/>
          <w:szCs w:val="21"/>
        </w:rPr>
        <w:t>使用交叉验证评估</w:t>
      </w:r>
      <w:r w:rsidRPr="0096408A">
        <w:rPr>
          <w:rFonts w:ascii="Consolas" w:hAnsi="Consolas" w:cs="宋体"/>
          <w:i/>
          <w:iCs/>
          <w:color w:val="A0A1A7"/>
          <w:kern w:val="0"/>
          <w:sz w:val="21"/>
          <w:szCs w:val="21"/>
        </w:rPr>
        <w:t>SVM</w:t>
      </w:r>
      <w:r w:rsidRPr="0096408A">
        <w:rPr>
          <w:rFonts w:ascii="Consolas" w:hAnsi="Consolas" w:cs="宋体"/>
          <w:i/>
          <w:iCs/>
          <w:color w:val="A0A1A7"/>
          <w:kern w:val="0"/>
          <w:sz w:val="21"/>
          <w:szCs w:val="21"/>
        </w:rPr>
        <w:t>分类器性能</w:t>
      </w:r>
    </w:p>
    <w:p w14:paraId="09F33A1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A626A4"/>
          <w:kern w:val="0"/>
          <w:sz w:val="21"/>
          <w:szCs w:val="21"/>
        </w:rPr>
        <w:t>def</w:t>
      </w:r>
      <w:r w:rsidRPr="0096408A">
        <w:rPr>
          <w:rFonts w:ascii="Consolas" w:hAnsi="Consolas" w:cs="宋体"/>
          <w:color w:val="383A42"/>
          <w:kern w:val="0"/>
          <w:sz w:val="21"/>
          <w:szCs w:val="21"/>
        </w:rPr>
        <w:t xml:space="preserve"> </w:t>
      </w:r>
      <w:r w:rsidRPr="0096408A">
        <w:rPr>
          <w:rFonts w:ascii="Consolas" w:hAnsi="Consolas" w:cs="宋体"/>
          <w:color w:val="4078F2"/>
          <w:kern w:val="0"/>
          <w:sz w:val="21"/>
          <w:szCs w:val="21"/>
        </w:rPr>
        <w:t>train_and_evaluate_svm_with_cv</w:t>
      </w:r>
      <w:r w:rsidRPr="0096408A">
        <w:rPr>
          <w:rFonts w:ascii="Consolas" w:hAnsi="Consolas" w:cs="宋体"/>
          <w:color w:val="383A42"/>
          <w:kern w:val="0"/>
          <w:sz w:val="21"/>
          <w:szCs w:val="21"/>
        </w:rPr>
        <w:t>(filtered_data_file):</w:t>
      </w:r>
    </w:p>
    <w:p w14:paraId="5308208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global</w:t>
      </w:r>
      <w:r w:rsidRPr="0096408A">
        <w:rPr>
          <w:rFonts w:ascii="Consolas" w:hAnsi="Consolas" w:cs="宋体"/>
          <w:color w:val="383A42"/>
          <w:kern w:val="0"/>
          <w:sz w:val="21"/>
          <w:szCs w:val="21"/>
        </w:rPr>
        <w:t xml:space="preserve"> training_id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声明全局变量，以便更新训练编号</w:t>
      </w:r>
    </w:p>
    <w:p w14:paraId="79D4C04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1E1001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读取数据</w:t>
      </w:r>
    </w:p>
    <w:p w14:paraId="5FCE4BD9"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df = pd.read_csv(filtered_data_file)</w:t>
      </w:r>
    </w:p>
    <w:p w14:paraId="0840B2A8"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5127CF2"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提取特征和标签</w:t>
      </w:r>
    </w:p>
    <w:p w14:paraId="2150264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X = df[[</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身高</w:t>
      </w:r>
      <w:r w:rsidRPr="0096408A">
        <w:rPr>
          <w:rFonts w:ascii="Consolas" w:hAnsi="Consolas" w:cs="宋体"/>
          <w:color w:val="50A14F"/>
          <w:kern w:val="0"/>
          <w:sz w:val="21"/>
          <w:szCs w:val="21"/>
        </w:rPr>
        <w:t>(cm)'</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体重</w:t>
      </w:r>
      <w:r w:rsidRPr="0096408A">
        <w:rPr>
          <w:rFonts w:ascii="Consolas" w:hAnsi="Consolas" w:cs="宋体"/>
          <w:color w:val="50A14F"/>
          <w:kern w:val="0"/>
          <w:sz w:val="21"/>
          <w:szCs w:val="21"/>
        </w:rPr>
        <w:t>(kg)'</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鞋码</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'50</w:t>
      </w:r>
      <w:r w:rsidRPr="0096408A">
        <w:rPr>
          <w:rFonts w:ascii="Consolas" w:hAnsi="Consolas" w:cs="宋体"/>
          <w:color w:val="50A14F"/>
          <w:kern w:val="0"/>
          <w:sz w:val="21"/>
          <w:szCs w:val="21"/>
        </w:rPr>
        <w:t>米成绩</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1ADA68B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y = df[</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性别</w:t>
      </w:r>
      <w:r w:rsidRPr="0096408A">
        <w:rPr>
          <w:rFonts w:ascii="Consolas" w:hAnsi="Consolas" w:cs="宋体"/>
          <w:color w:val="50A14F"/>
          <w:kern w:val="0"/>
          <w:sz w:val="21"/>
          <w:szCs w:val="21"/>
        </w:rPr>
        <w:t xml:space="preserve"> </w:t>
      </w:r>
      <w:r w:rsidRPr="0096408A">
        <w:rPr>
          <w:rFonts w:ascii="Consolas" w:hAnsi="Consolas" w:cs="宋体"/>
          <w:color w:val="50A14F"/>
          <w:kern w:val="0"/>
          <w:sz w:val="21"/>
          <w:szCs w:val="21"/>
        </w:rPr>
        <w:t>男</w:t>
      </w:r>
      <w:r w:rsidRPr="0096408A">
        <w:rPr>
          <w:rFonts w:ascii="Consolas" w:hAnsi="Consolas" w:cs="宋体"/>
          <w:color w:val="50A14F"/>
          <w:kern w:val="0"/>
          <w:sz w:val="21"/>
          <w:szCs w:val="21"/>
        </w:rPr>
        <w:t>1</w:t>
      </w:r>
      <w:r w:rsidRPr="0096408A">
        <w:rPr>
          <w:rFonts w:ascii="Consolas" w:hAnsi="Consolas" w:cs="宋体"/>
          <w:color w:val="50A14F"/>
          <w:kern w:val="0"/>
          <w:sz w:val="21"/>
          <w:szCs w:val="21"/>
        </w:rPr>
        <w:t>女</w:t>
      </w:r>
      <w:r w:rsidRPr="0096408A">
        <w:rPr>
          <w:rFonts w:ascii="Consolas" w:hAnsi="Consolas" w:cs="宋体"/>
          <w:color w:val="50A14F"/>
          <w:kern w:val="0"/>
          <w:sz w:val="21"/>
          <w:szCs w:val="21"/>
        </w:rPr>
        <w:t>0'</w:t>
      </w:r>
      <w:r w:rsidRPr="0096408A">
        <w:rPr>
          <w:rFonts w:ascii="Consolas" w:hAnsi="Consolas" w:cs="宋体"/>
          <w:color w:val="383A42"/>
          <w:kern w:val="0"/>
          <w:sz w:val="21"/>
          <w:szCs w:val="21"/>
        </w:rPr>
        <w:t>]</w:t>
      </w:r>
    </w:p>
    <w:p w14:paraId="47F0CB7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BB96B0A"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使用</w:t>
      </w:r>
      <w:r w:rsidRPr="0096408A">
        <w:rPr>
          <w:rFonts w:ascii="Consolas" w:hAnsi="Consolas" w:cs="宋体"/>
          <w:i/>
          <w:iCs/>
          <w:color w:val="A0A1A7"/>
          <w:kern w:val="0"/>
          <w:sz w:val="21"/>
          <w:szCs w:val="21"/>
        </w:rPr>
        <w:t>LabelEncoder</w:t>
      </w:r>
      <w:r w:rsidRPr="0096408A">
        <w:rPr>
          <w:rFonts w:ascii="Consolas" w:hAnsi="Consolas" w:cs="宋体"/>
          <w:i/>
          <w:iCs/>
          <w:color w:val="A0A1A7"/>
          <w:kern w:val="0"/>
          <w:sz w:val="21"/>
          <w:szCs w:val="21"/>
        </w:rPr>
        <w:t>进行编码（确保</w:t>
      </w:r>
      <w:r w:rsidRPr="0096408A">
        <w:rPr>
          <w:rFonts w:ascii="Consolas" w:hAnsi="Consolas" w:cs="宋体"/>
          <w:i/>
          <w:iCs/>
          <w:color w:val="A0A1A7"/>
          <w:kern w:val="0"/>
          <w:sz w:val="21"/>
          <w:szCs w:val="21"/>
        </w:rPr>
        <w:t>y</w:t>
      </w:r>
      <w:r w:rsidRPr="0096408A">
        <w:rPr>
          <w:rFonts w:ascii="Consolas" w:hAnsi="Consolas" w:cs="宋体"/>
          <w:i/>
          <w:iCs/>
          <w:color w:val="A0A1A7"/>
          <w:kern w:val="0"/>
          <w:sz w:val="21"/>
          <w:szCs w:val="21"/>
        </w:rPr>
        <w:t>只包含</w:t>
      </w:r>
      <w:r w:rsidRPr="0096408A">
        <w:rPr>
          <w:rFonts w:ascii="Consolas" w:hAnsi="Consolas" w:cs="宋体"/>
          <w:i/>
          <w:iCs/>
          <w:color w:val="A0A1A7"/>
          <w:kern w:val="0"/>
          <w:sz w:val="21"/>
          <w:szCs w:val="21"/>
        </w:rPr>
        <w:t>0</w:t>
      </w:r>
      <w:r w:rsidRPr="0096408A">
        <w:rPr>
          <w:rFonts w:ascii="Consolas" w:hAnsi="Consolas" w:cs="宋体"/>
          <w:i/>
          <w:iCs/>
          <w:color w:val="A0A1A7"/>
          <w:kern w:val="0"/>
          <w:sz w:val="21"/>
          <w:szCs w:val="21"/>
        </w:rPr>
        <w:t>和</w:t>
      </w:r>
      <w:r w:rsidRPr="0096408A">
        <w:rPr>
          <w:rFonts w:ascii="Consolas" w:hAnsi="Consolas" w:cs="宋体"/>
          <w:i/>
          <w:iCs/>
          <w:color w:val="A0A1A7"/>
          <w:kern w:val="0"/>
          <w:sz w:val="21"/>
          <w:szCs w:val="21"/>
        </w:rPr>
        <w:t>1</w:t>
      </w:r>
      <w:r w:rsidRPr="0096408A">
        <w:rPr>
          <w:rFonts w:ascii="Consolas" w:hAnsi="Consolas" w:cs="宋体"/>
          <w:i/>
          <w:iCs/>
          <w:color w:val="A0A1A7"/>
          <w:kern w:val="0"/>
          <w:sz w:val="21"/>
          <w:szCs w:val="21"/>
        </w:rPr>
        <w:t>）</w:t>
      </w:r>
    </w:p>
    <w:p w14:paraId="134C594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label_encoder = LabelEncoder()</w:t>
      </w:r>
    </w:p>
    <w:p w14:paraId="730A530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y = label_encoder.fit_transform(y)</w:t>
      </w:r>
    </w:p>
    <w:p w14:paraId="6E2144D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D5B80A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标准化特征</w:t>
      </w:r>
    </w:p>
    <w:p w14:paraId="0A63E462"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scaler = StandardScaler()</w:t>
      </w:r>
    </w:p>
    <w:p w14:paraId="353D4949"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X = scaler.fit_transform(X)</w:t>
      </w:r>
    </w:p>
    <w:p w14:paraId="0B314C8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D511301"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使用</w:t>
      </w:r>
      <w:r w:rsidRPr="0096408A">
        <w:rPr>
          <w:rFonts w:ascii="Consolas" w:hAnsi="Consolas" w:cs="宋体"/>
          <w:i/>
          <w:iCs/>
          <w:color w:val="A0A1A7"/>
          <w:kern w:val="0"/>
          <w:sz w:val="21"/>
          <w:szCs w:val="21"/>
        </w:rPr>
        <w:t>StratifiedKFold</w:t>
      </w:r>
      <w:r w:rsidRPr="0096408A">
        <w:rPr>
          <w:rFonts w:ascii="Consolas" w:hAnsi="Consolas" w:cs="宋体"/>
          <w:i/>
          <w:iCs/>
          <w:color w:val="A0A1A7"/>
          <w:kern w:val="0"/>
          <w:sz w:val="21"/>
          <w:szCs w:val="21"/>
        </w:rPr>
        <w:t>进行分层交叉验证</w:t>
      </w:r>
    </w:p>
    <w:p w14:paraId="2A53104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skf = StratifiedKFold(n_splits=</w:t>
      </w:r>
      <w:r w:rsidRPr="0096408A">
        <w:rPr>
          <w:rFonts w:ascii="Consolas" w:hAnsi="Consolas" w:cs="宋体"/>
          <w:color w:val="986801"/>
          <w:kern w:val="0"/>
          <w:sz w:val="21"/>
          <w:szCs w:val="21"/>
        </w:rPr>
        <w:t>5</w:t>
      </w:r>
      <w:r w:rsidRPr="0096408A">
        <w:rPr>
          <w:rFonts w:ascii="Consolas" w:hAnsi="Consolas" w:cs="宋体"/>
          <w:color w:val="383A42"/>
          <w:kern w:val="0"/>
          <w:sz w:val="21"/>
          <w:szCs w:val="21"/>
        </w:rPr>
        <w:t>, shuffle=</w:t>
      </w:r>
      <w:r w:rsidRPr="0096408A">
        <w:rPr>
          <w:rFonts w:ascii="Consolas" w:hAnsi="Consolas" w:cs="宋体"/>
          <w:color w:val="0184BB"/>
          <w:kern w:val="0"/>
          <w:sz w:val="21"/>
          <w:szCs w:val="21"/>
        </w:rPr>
        <w:t>True</w:t>
      </w:r>
      <w:r w:rsidRPr="0096408A">
        <w:rPr>
          <w:rFonts w:ascii="Consolas" w:hAnsi="Consolas" w:cs="宋体"/>
          <w:color w:val="383A42"/>
          <w:kern w:val="0"/>
          <w:sz w:val="21"/>
          <w:szCs w:val="21"/>
        </w:rPr>
        <w:t>, random_state=</w:t>
      </w:r>
      <w:r w:rsidRPr="0096408A">
        <w:rPr>
          <w:rFonts w:ascii="Consolas" w:hAnsi="Consolas" w:cs="宋体"/>
          <w:color w:val="986801"/>
          <w:kern w:val="0"/>
          <w:sz w:val="21"/>
          <w:szCs w:val="21"/>
        </w:rPr>
        <w:t>42</w:t>
      </w:r>
      <w:r w:rsidRPr="0096408A">
        <w:rPr>
          <w:rFonts w:ascii="Consolas" w:hAnsi="Consolas" w:cs="宋体"/>
          <w:color w:val="383A42"/>
          <w:kern w:val="0"/>
          <w:sz w:val="21"/>
          <w:szCs w:val="21"/>
        </w:rPr>
        <w:t>)</w:t>
      </w:r>
    </w:p>
    <w:p w14:paraId="4FA3C0C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82704A8"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初始化不同核函数的</w:t>
      </w:r>
      <w:r w:rsidRPr="0096408A">
        <w:rPr>
          <w:rFonts w:ascii="Consolas" w:hAnsi="Consolas" w:cs="宋体"/>
          <w:i/>
          <w:iCs/>
          <w:color w:val="A0A1A7"/>
          <w:kern w:val="0"/>
          <w:sz w:val="21"/>
          <w:szCs w:val="21"/>
        </w:rPr>
        <w:t>SVM</w:t>
      </w:r>
      <w:r w:rsidRPr="0096408A">
        <w:rPr>
          <w:rFonts w:ascii="Consolas" w:hAnsi="Consolas" w:cs="宋体"/>
          <w:i/>
          <w:iCs/>
          <w:color w:val="A0A1A7"/>
          <w:kern w:val="0"/>
          <w:sz w:val="21"/>
          <w:szCs w:val="21"/>
        </w:rPr>
        <w:t>模型并进行评估</w:t>
      </w:r>
    </w:p>
    <w:p w14:paraId="6BEA789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kernels = [</w:t>
      </w:r>
      <w:r w:rsidRPr="0096408A">
        <w:rPr>
          <w:rFonts w:ascii="Consolas" w:hAnsi="Consolas" w:cs="宋体"/>
          <w:color w:val="50A14F"/>
          <w:kern w:val="0"/>
          <w:sz w:val="21"/>
          <w:szCs w:val="21"/>
        </w:rPr>
        <w:t>'linear'</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'poly'</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'rbf'</w:t>
      </w:r>
      <w:r w:rsidRPr="0096408A">
        <w:rPr>
          <w:rFonts w:ascii="Consolas" w:hAnsi="Consolas" w:cs="宋体"/>
          <w:color w:val="383A42"/>
          <w:kern w:val="0"/>
          <w:sz w:val="21"/>
          <w:szCs w:val="21"/>
        </w:rPr>
        <w:t>]</w:t>
      </w:r>
    </w:p>
    <w:p w14:paraId="1D225291"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results = []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用于存储所有核函数的性能指标</w:t>
      </w:r>
    </w:p>
    <w:p w14:paraId="48C6403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89B73D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创建</w:t>
      </w:r>
      <w:r w:rsidRPr="0096408A">
        <w:rPr>
          <w:rFonts w:ascii="Consolas" w:hAnsi="Consolas" w:cs="宋体"/>
          <w:i/>
          <w:iCs/>
          <w:color w:val="A0A1A7"/>
          <w:kern w:val="0"/>
          <w:sz w:val="21"/>
          <w:szCs w:val="21"/>
        </w:rPr>
        <w:t>vs</w:t>
      </w:r>
      <w:r w:rsidRPr="0096408A">
        <w:rPr>
          <w:rFonts w:ascii="Consolas" w:hAnsi="Consolas" w:cs="宋体"/>
          <w:i/>
          <w:iCs/>
          <w:color w:val="A0A1A7"/>
          <w:kern w:val="0"/>
          <w:sz w:val="21"/>
          <w:szCs w:val="21"/>
        </w:rPr>
        <w:t>目录用于保存汇总评估结果</w:t>
      </w:r>
    </w:p>
    <w:p w14:paraId="7EB91AA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vs_dir = os.path.join(</w:t>
      </w:r>
      <w:r w:rsidRPr="0096408A">
        <w:rPr>
          <w:rFonts w:ascii="Consolas" w:hAnsi="Consolas" w:cs="宋体"/>
          <w:color w:val="50A14F"/>
          <w:kern w:val="0"/>
          <w:sz w:val="21"/>
          <w:szCs w:val="21"/>
        </w:rPr>
        <w:t>"result"</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"vs"</w:t>
      </w:r>
      <w:r w:rsidRPr="0096408A">
        <w:rPr>
          <w:rFonts w:ascii="Consolas" w:hAnsi="Consolas" w:cs="宋体"/>
          <w:color w:val="383A42"/>
          <w:kern w:val="0"/>
          <w:sz w:val="21"/>
          <w:szCs w:val="21"/>
        </w:rPr>
        <w:t>)</w:t>
      </w:r>
    </w:p>
    <w:p w14:paraId="1E41A25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if</w:t>
      </w: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not</w:t>
      </w:r>
      <w:r w:rsidRPr="0096408A">
        <w:rPr>
          <w:rFonts w:ascii="Consolas" w:hAnsi="Consolas" w:cs="宋体"/>
          <w:color w:val="383A42"/>
          <w:kern w:val="0"/>
          <w:sz w:val="21"/>
          <w:szCs w:val="21"/>
        </w:rPr>
        <w:t xml:space="preserve"> os.path.exists(vs_dir):</w:t>
      </w:r>
    </w:p>
    <w:p w14:paraId="56FD935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os.makedirs(vs_dir)</w:t>
      </w:r>
    </w:p>
    <w:p w14:paraId="590A18C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364FED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汇总评估结果的</w:t>
      </w:r>
      <w:r w:rsidRPr="0096408A">
        <w:rPr>
          <w:rFonts w:ascii="Consolas" w:hAnsi="Consolas" w:cs="宋体"/>
          <w:i/>
          <w:iCs/>
          <w:color w:val="A0A1A7"/>
          <w:kern w:val="0"/>
          <w:sz w:val="21"/>
          <w:szCs w:val="21"/>
        </w:rPr>
        <w:t>CSV</w:t>
      </w:r>
      <w:r w:rsidRPr="0096408A">
        <w:rPr>
          <w:rFonts w:ascii="Consolas" w:hAnsi="Consolas" w:cs="宋体"/>
          <w:i/>
          <w:iCs/>
          <w:color w:val="A0A1A7"/>
          <w:kern w:val="0"/>
          <w:sz w:val="21"/>
          <w:szCs w:val="21"/>
        </w:rPr>
        <w:t>文件路径</w:t>
      </w:r>
    </w:p>
    <w:p w14:paraId="0490ECE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summary_results_csv_path = os.path.join(vs_dir, </w:t>
      </w:r>
      <w:r w:rsidRPr="0096408A">
        <w:rPr>
          <w:rFonts w:ascii="Consolas" w:hAnsi="Consolas" w:cs="宋体"/>
          <w:color w:val="50A14F"/>
          <w:kern w:val="0"/>
          <w:sz w:val="21"/>
          <w:szCs w:val="21"/>
        </w:rPr>
        <w:t>"summary_results.csv"</w:t>
      </w:r>
      <w:r w:rsidRPr="0096408A">
        <w:rPr>
          <w:rFonts w:ascii="Consolas" w:hAnsi="Consolas" w:cs="宋体"/>
          <w:color w:val="383A42"/>
          <w:kern w:val="0"/>
          <w:sz w:val="21"/>
          <w:szCs w:val="21"/>
        </w:rPr>
        <w:t>)</w:t>
      </w:r>
    </w:p>
    <w:p w14:paraId="46DC098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266EDD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如果</w:t>
      </w:r>
      <w:r w:rsidRPr="0096408A">
        <w:rPr>
          <w:rFonts w:ascii="Consolas" w:hAnsi="Consolas" w:cs="宋体"/>
          <w:i/>
          <w:iCs/>
          <w:color w:val="A0A1A7"/>
          <w:kern w:val="0"/>
          <w:sz w:val="21"/>
          <w:szCs w:val="21"/>
        </w:rPr>
        <w:t xml:space="preserve"> CSV </w:t>
      </w:r>
      <w:r w:rsidRPr="0096408A">
        <w:rPr>
          <w:rFonts w:ascii="Consolas" w:hAnsi="Consolas" w:cs="宋体"/>
          <w:i/>
          <w:iCs/>
          <w:color w:val="A0A1A7"/>
          <w:kern w:val="0"/>
          <w:sz w:val="21"/>
          <w:szCs w:val="21"/>
        </w:rPr>
        <w:t>文件不存在，创建文件并添加表头</w:t>
      </w:r>
    </w:p>
    <w:p w14:paraId="41C0255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if</w:t>
      </w: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not</w:t>
      </w:r>
      <w:r w:rsidRPr="0096408A">
        <w:rPr>
          <w:rFonts w:ascii="Consolas" w:hAnsi="Consolas" w:cs="宋体"/>
          <w:color w:val="383A42"/>
          <w:kern w:val="0"/>
          <w:sz w:val="21"/>
          <w:szCs w:val="21"/>
        </w:rPr>
        <w:t xml:space="preserve"> os.path.exists(summary_results_csv_path):</w:t>
      </w:r>
    </w:p>
    <w:p w14:paraId="0365E76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df_headers = pd.DataFrame(</w:t>
      </w:r>
    </w:p>
    <w:p w14:paraId="776A647A"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columns=[</w:t>
      </w:r>
      <w:r w:rsidRPr="0096408A">
        <w:rPr>
          <w:rFonts w:ascii="Consolas" w:hAnsi="Consolas" w:cs="宋体"/>
          <w:color w:val="50A14F"/>
          <w:kern w:val="0"/>
          <w:sz w:val="21"/>
          <w:szCs w:val="21"/>
        </w:rPr>
        <w:t>"Training_ID"</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"Kernel"</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"Accuracy"</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"Sensitivity"</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"Specificity"</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"AUC"</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"TP"</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"FP"</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"TN"</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"FN"</w:t>
      </w:r>
      <w:r w:rsidRPr="0096408A">
        <w:rPr>
          <w:rFonts w:ascii="Consolas" w:hAnsi="Consolas" w:cs="宋体"/>
          <w:color w:val="383A42"/>
          <w:kern w:val="0"/>
          <w:sz w:val="21"/>
          <w:szCs w:val="21"/>
        </w:rPr>
        <w:t>])</w:t>
      </w:r>
    </w:p>
    <w:p w14:paraId="479DA04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lastRenderedPageBreak/>
        <w:t xml:space="preserve">        df_headers.to_csv(summary_results_csv_path, index=</w:t>
      </w:r>
      <w:r w:rsidRPr="0096408A">
        <w:rPr>
          <w:rFonts w:ascii="Consolas" w:hAnsi="Consolas" w:cs="宋体"/>
          <w:color w:val="0184BB"/>
          <w:kern w:val="0"/>
          <w:sz w:val="21"/>
          <w:szCs w:val="21"/>
        </w:rPr>
        <w:t>False</w:t>
      </w:r>
      <w:r w:rsidRPr="0096408A">
        <w:rPr>
          <w:rFonts w:ascii="Consolas" w:hAnsi="Consolas" w:cs="宋体"/>
          <w:color w:val="383A42"/>
          <w:kern w:val="0"/>
          <w:sz w:val="21"/>
          <w:szCs w:val="21"/>
        </w:rPr>
        <w:t>)</w:t>
      </w:r>
    </w:p>
    <w:p w14:paraId="051A4BF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CE0EE7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for</w:t>
      </w:r>
      <w:r w:rsidRPr="0096408A">
        <w:rPr>
          <w:rFonts w:ascii="Consolas" w:hAnsi="Consolas" w:cs="宋体"/>
          <w:color w:val="383A42"/>
          <w:kern w:val="0"/>
          <w:sz w:val="21"/>
          <w:szCs w:val="21"/>
        </w:rPr>
        <w:t xml:space="preserve"> kernel </w:t>
      </w:r>
      <w:r w:rsidRPr="0096408A">
        <w:rPr>
          <w:rFonts w:ascii="Consolas" w:hAnsi="Consolas" w:cs="宋体"/>
          <w:color w:val="A626A4"/>
          <w:kern w:val="0"/>
          <w:sz w:val="21"/>
          <w:szCs w:val="21"/>
        </w:rPr>
        <w:t>in</w:t>
      </w:r>
      <w:r w:rsidRPr="0096408A">
        <w:rPr>
          <w:rFonts w:ascii="Consolas" w:hAnsi="Consolas" w:cs="宋体"/>
          <w:color w:val="383A42"/>
          <w:kern w:val="0"/>
          <w:sz w:val="21"/>
          <w:szCs w:val="21"/>
        </w:rPr>
        <w:t xml:space="preserve"> kernels:</w:t>
      </w:r>
    </w:p>
    <w:p w14:paraId="3C2A0E3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print</w:t>
      </w:r>
      <w:r w:rsidRPr="0096408A">
        <w:rPr>
          <w:rFonts w:ascii="Consolas" w:hAnsi="Consolas" w:cs="宋体"/>
          <w:color w:val="383A42"/>
          <w:kern w:val="0"/>
          <w:sz w:val="21"/>
          <w:szCs w:val="21"/>
        </w:rPr>
        <w:t>(</w:t>
      </w:r>
      <w:r w:rsidRPr="0096408A">
        <w:rPr>
          <w:rFonts w:ascii="Consolas" w:hAnsi="Consolas" w:cs="宋体"/>
          <w:color w:val="50A14F"/>
          <w:kern w:val="0"/>
          <w:sz w:val="21"/>
          <w:szCs w:val="21"/>
        </w:rPr>
        <w:t>f"</w:t>
      </w:r>
      <w:r w:rsidRPr="0096408A">
        <w:rPr>
          <w:rFonts w:ascii="Consolas" w:hAnsi="Consolas" w:cs="宋体"/>
          <w:color w:val="50A14F"/>
          <w:kern w:val="0"/>
          <w:sz w:val="21"/>
          <w:szCs w:val="21"/>
        </w:rPr>
        <w:t>正在训练和评估核函数</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{kernel}</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347162C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CE62DB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为当前核函数创建单独的子目录</w:t>
      </w:r>
    </w:p>
    <w:p w14:paraId="2575FBF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kernel_result_dir = os.path.join(</w:t>
      </w:r>
      <w:r w:rsidRPr="0096408A">
        <w:rPr>
          <w:rFonts w:ascii="Consolas" w:hAnsi="Consolas" w:cs="宋体"/>
          <w:color w:val="50A14F"/>
          <w:kern w:val="0"/>
          <w:sz w:val="21"/>
          <w:szCs w:val="21"/>
        </w:rPr>
        <w:t>"result"</w:t>
      </w:r>
      <w:r w:rsidRPr="0096408A">
        <w:rPr>
          <w:rFonts w:ascii="Consolas" w:hAnsi="Consolas" w:cs="宋体"/>
          <w:color w:val="383A42"/>
          <w:kern w:val="0"/>
          <w:sz w:val="21"/>
          <w:szCs w:val="21"/>
        </w:rPr>
        <w:t>, kernel)</w:t>
      </w:r>
    </w:p>
    <w:p w14:paraId="3A4FE4B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if</w:t>
      </w: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not</w:t>
      </w:r>
      <w:r w:rsidRPr="0096408A">
        <w:rPr>
          <w:rFonts w:ascii="Consolas" w:hAnsi="Consolas" w:cs="宋体"/>
          <w:color w:val="383A42"/>
          <w:kern w:val="0"/>
          <w:sz w:val="21"/>
          <w:szCs w:val="21"/>
        </w:rPr>
        <w:t xml:space="preserve"> os.path.exists(kernel_result_dir):</w:t>
      </w:r>
    </w:p>
    <w:p w14:paraId="2605D38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os.makedirs(kernel_result_dir)</w:t>
      </w:r>
    </w:p>
    <w:p w14:paraId="489027AC"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D4EDE9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初始化</w:t>
      </w:r>
      <w:r w:rsidRPr="0096408A">
        <w:rPr>
          <w:rFonts w:ascii="Consolas" w:hAnsi="Consolas" w:cs="宋体"/>
          <w:i/>
          <w:iCs/>
          <w:color w:val="A0A1A7"/>
          <w:kern w:val="0"/>
          <w:sz w:val="21"/>
          <w:szCs w:val="21"/>
        </w:rPr>
        <w:t>SVM</w:t>
      </w:r>
      <w:r w:rsidRPr="0096408A">
        <w:rPr>
          <w:rFonts w:ascii="Consolas" w:hAnsi="Consolas" w:cs="宋体"/>
          <w:i/>
          <w:iCs/>
          <w:color w:val="A0A1A7"/>
          <w:kern w:val="0"/>
          <w:sz w:val="21"/>
          <w:szCs w:val="21"/>
        </w:rPr>
        <w:t>分类器</w:t>
      </w:r>
    </w:p>
    <w:p w14:paraId="35BDBF9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clf = SVC(kernel=kernel, C=</w:t>
      </w:r>
      <w:r w:rsidRPr="0096408A">
        <w:rPr>
          <w:rFonts w:ascii="Consolas" w:hAnsi="Consolas" w:cs="宋体"/>
          <w:color w:val="986801"/>
          <w:kern w:val="0"/>
          <w:sz w:val="21"/>
          <w:szCs w:val="21"/>
        </w:rPr>
        <w:t>1.0</w:t>
      </w:r>
      <w:r w:rsidRPr="0096408A">
        <w:rPr>
          <w:rFonts w:ascii="Consolas" w:hAnsi="Consolas" w:cs="宋体"/>
          <w:color w:val="383A42"/>
          <w:kern w:val="0"/>
          <w:sz w:val="21"/>
          <w:szCs w:val="21"/>
        </w:rPr>
        <w:t>, gamma=</w:t>
      </w:r>
      <w:r w:rsidRPr="0096408A">
        <w:rPr>
          <w:rFonts w:ascii="Consolas" w:hAnsi="Consolas" w:cs="宋体"/>
          <w:color w:val="50A14F"/>
          <w:kern w:val="0"/>
          <w:sz w:val="21"/>
          <w:szCs w:val="21"/>
        </w:rPr>
        <w:t>'scale'</w:t>
      </w:r>
      <w:r w:rsidRPr="0096408A">
        <w:rPr>
          <w:rFonts w:ascii="Consolas" w:hAnsi="Consolas" w:cs="宋体"/>
          <w:color w:val="383A42"/>
          <w:kern w:val="0"/>
          <w:sz w:val="21"/>
          <w:szCs w:val="21"/>
        </w:rPr>
        <w:t>, probability=</w:t>
      </w:r>
      <w:r w:rsidRPr="0096408A">
        <w:rPr>
          <w:rFonts w:ascii="Consolas" w:hAnsi="Consolas" w:cs="宋体"/>
          <w:color w:val="0184BB"/>
          <w:kern w:val="0"/>
          <w:sz w:val="21"/>
          <w:szCs w:val="21"/>
        </w:rPr>
        <w:t>True</w:t>
      </w:r>
      <w:r w:rsidRPr="0096408A">
        <w:rPr>
          <w:rFonts w:ascii="Consolas" w:hAnsi="Consolas" w:cs="宋体"/>
          <w:color w:val="383A42"/>
          <w:kern w:val="0"/>
          <w:sz w:val="21"/>
          <w:szCs w:val="21"/>
        </w:rPr>
        <w:t>)</w:t>
      </w:r>
    </w:p>
    <w:p w14:paraId="4B6BC5F1"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095905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交叉验证预测</w:t>
      </w:r>
    </w:p>
    <w:p w14:paraId="04CEE84C"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y_pred = cross_val_predict(clf, X, y, cv=skf, method=</w:t>
      </w:r>
      <w:r w:rsidRPr="0096408A">
        <w:rPr>
          <w:rFonts w:ascii="Consolas" w:hAnsi="Consolas" w:cs="宋体"/>
          <w:color w:val="50A14F"/>
          <w:kern w:val="0"/>
          <w:sz w:val="21"/>
          <w:szCs w:val="21"/>
        </w:rPr>
        <w:t>'predict'</w:t>
      </w:r>
      <w:r w:rsidRPr="0096408A">
        <w:rPr>
          <w:rFonts w:ascii="Consolas" w:hAnsi="Consolas" w:cs="宋体"/>
          <w:color w:val="383A42"/>
          <w:kern w:val="0"/>
          <w:sz w:val="21"/>
          <w:szCs w:val="21"/>
        </w:rPr>
        <w:t>)</w:t>
      </w:r>
    </w:p>
    <w:p w14:paraId="10B24FC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y_pred_proba = cross_val_predict(clf, X, y, cv=skf, method=</w:t>
      </w:r>
      <w:r w:rsidRPr="0096408A">
        <w:rPr>
          <w:rFonts w:ascii="Consolas" w:hAnsi="Consolas" w:cs="宋体"/>
          <w:color w:val="50A14F"/>
          <w:kern w:val="0"/>
          <w:sz w:val="21"/>
          <w:szCs w:val="21"/>
        </w:rPr>
        <w:t>'predict_proba'</w:t>
      </w:r>
      <w:r w:rsidRPr="0096408A">
        <w:rPr>
          <w:rFonts w:ascii="Consolas" w:hAnsi="Consolas" w:cs="宋体"/>
          <w:color w:val="383A42"/>
          <w:kern w:val="0"/>
          <w:sz w:val="21"/>
          <w:szCs w:val="21"/>
        </w:rPr>
        <w:t xml:space="preserve">)[:, </w:t>
      </w:r>
      <w:r w:rsidRPr="0096408A">
        <w:rPr>
          <w:rFonts w:ascii="Consolas" w:hAnsi="Consolas" w:cs="宋体"/>
          <w:color w:val="986801"/>
          <w:kern w:val="0"/>
          <w:sz w:val="21"/>
          <w:szCs w:val="21"/>
        </w:rPr>
        <w:t>1</w:t>
      </w:r>
      <w:r w:rsidRPr="0096408A">
        <w:rPr>
          <w:rFonts w:ascii="Consolas" w:hAnsi="Consolas" w:cs="宋体"/>
          <w:color w:val="383A42"/>
          <w:kern w:val="0"/>
          <w:sz w:val="21"/>
          <w:szCs w:val="21"/>
        </w:rPr>
        <w:t>]</w:t>
      </w:r>
    </w:p>
    <w:p w14:paraId="23AC468C"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31B1F9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计算性能指标</w:t>
      </w:r>
    </w:p>
    <w:p w14:paraId="6298A34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cm = confusion_matrix(y, y_pred)</w:t>
      </w:r>
    </w:p>
    <w:p w14:paraId="14BC9B1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tn, fp, fn, tp = cm.ravel()</w:t>
      </w:r>
    </w:p>
    <w:p w14:paraId="229648A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A6CED5A"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灵敏度（</w:t>
      </w:r>
      <w:r w:rsidRPr="0096408A">
        <w:rPr>
          <w:rFonts w:ascii="Consolas" w:hAnsi="Consolas" w:cs="宋体"/>
          <w:i/>
          <w:iCs/>
          <w:color w:val="A0A1A7"/>
          <w:kern w:val="0"/>
          <w:sz w:val="21"/>
          <w:szCs w:val="21"/>
        </w:rPr>
        <w:t>Sensitivity, SE</w:t>
      </w:r>
      <w:r w:rsidRPr="0096408A">
        <w:rPr>
          <w:rFonts w:ascii="Consolas" w:hAnsi="Consolas" w:cs="宋体"/>
          <w:i/>
          <w:iCs/>
          <w:color w:val="A0A1A7"/>
          <w:kern w:val="0"/>
          <w:sz w:val="21"/>
          <w:szCs w:val="21"/>
        </w:rPr>
        <w:t>）</w:t>
      </w:r>
    </w:p>
    <w:p w14:paraId="3FDA7D9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sensitivity = tp / (tp + fn)</w:t>
      </w:r>
    </w:p>
    <w:p w14:paraId="3C12143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特异度（</w:t>
      </w:r>
      <w:r w:rsidRPr="0096408A">
        <w:rPr>
          <w:rFonts w:ascii="Consolas" w:hAnsi="Consolas" w:cs="宋体"/>
          <w:i/>
          <w:iCs/>
          <w:color w:val="A0A1A7"/>
          <w:kern w:val="0"/>
          <w:sz w:val="21"/>
          <w:szCs w:val="21"/>
        </w:rPr>
        <w:t>Specificity, SP</w:t>
      </w:r>
      <w:r w:rsidRPr="0096408A">
        <w:rPr>
          <w:rFonts w:ascii="Consolas" w:hAnsi="Consolas" w:cs="宋体"/>
          <w:i/>
          <w:iCs/>
          <w:color w:val="A0A1A7"/>
          <w:kern w:val="0"/>
          <w:sz w:val="21"/>
          <w:szCs w:val="21"/>
        </w:rPr>
        <w:t>）</w:t>
      </w:r>
    </w:p>
    <w:p w14:paraId="1C9DE7C2"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specificity = tn / (tn + fp)</w:t>
      </w:r>
    </w:p>
    <w:p w14:paraId="70D0C149"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准确率（</w:t>
      </w:r>
      <w:r w:rsidRPr="0096408A">
        <w:rPr>
          <w:rFonts w:ascii="Consolas" w:hAnsi="Consolas" w:cs="宋体"/>
          <w:i/>
          <w:iCs/>
          <w:color w:val="A0A1A7"/>
          <w:kern w:val="0"/>
          <w:sz w:val="21"/>
          <w:szCs w:val="21"/>
        </w:rPr>
        <w:t>Accuracy, ACC</w:t>
      </w:r>
      <w:r w:rsidRPr="0096408A">
        <w:rPr>
          <w:rFonts w:ascii="Consolas" w:hAnsi="Consolas" w:cs="宋体"/>
          <w:i/>
          <w:iCs/>
          <w:color w:val="A0A1A7"/>
          <w:kern w:val="0"/>
          <w:sz w:val="21"/>
          <w:szCs w:val="21"/>
        </w:rPr>
        <w:t>）</w:t>
      </w:r>
    </w:p>
    <w:p w14:paraId="1393F61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accuracy = (tp + tn) / (tp + tn + fp + fn)</w:t>
      </w:r>
    </w:p>
    <w:p w14:paraId="2E55CC9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曲线下面积（</w:t>
      </w:r>
      <w:r w:rsidRPr="0096408A">
        <w:rPr>
          <w:rFonts w:ascii="Consolas" w:hAnsi="Consolas" w:cs="宋体"/>
          <w:i/>
          <w:iCs/>
          <w:color w:val="A0A1A7"/>
          <w:kern w:val="0"/>
          <w:sz w:val="21"/>
          <w:szCs w:val="21"/>
        </w:rPr>
        <w:t>AUC</w:t>
      </w:r>
      <w:r w:rsidRPr="0096408A">
        <w:rPr>
          <w:rFonts w:ascii="Consolas" w:hAnsi="Consolas" w:cs="宋体"/>
          <w:i/>
          <w:iCs/>
          <w:color w:val="A0A1A7"/>
          <w:kern w:val="0"/>
          <w:sz w:val="21"/>
          <w:szCs w:val="21"/>
        </w:rPr>
        <w:t>）</w:t>
      </w:r>
    </w:p>
    <w:p w14:paraId="2C979C92"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auc_score = roc_auc_score(y, y_pred_proba)</w:t>
      </w:r>
    </w:p>
    <w:p w14:paraId="4F5E585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16FF07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保存当前核函数的指标到</w:t>
      </w:r>
      <w:r w:rsidRPr="0096408A">
        <w:rPr>
          <w:rFonts w:ascii="Consolas" w:hAnsi="Consolas" w:cs="宋体"/>
          <w:i/>
          <w:iCs/>
          <w:color w:val="A0A1A7"/>
          <w:kern w:val="0"/>
          <w:sz w:val="21"/>
          <w:szCs w:val="21"/>
        </w:rPr>
        <w:t>results</w:t>
      </w:r>
      <w:r w:rsidRPr="0096408A">
        <w:rPr>
          <w:rFonts w:ascii="Consolas" w:hAnsi="Consolas" w:cs="宋体"/>
          <w:i/>
          <w:iCs/>
          <w:color w:val="A0A1A7"/>
          <w:kern w:val="0"/>
          <w:sz w:val="21"/>
          <w:szCs w:val="21"/>
        </w:rPr>
        <w:t>中</w:t>
      </w:r>
    </w:p>
    <w:p w14:paraId="6E6A31B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results.append({</w:t>
      </w:r>
    </w:p>
    <w:p w14:paraId="7B033EB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'kernel'</w:t>
      </w:r>
      <w:r w:rsidRPr="0096408A">
        <w:rPr>
          <w:rFonts w:ascii="Consolas" w:hAnsi="Consolas" w:cs="宋体"/>
          <w:color w:val="383A42"/>
          <w:kern w:val="0"/>
          <w:sz w:val="21"/>
          <w:szCs w:val="21"/>
        </w:rPr>
        <w:t>: kernel,</w:t>
      </w:r>
    </w:p>
    <w:p w14:paraId="468A7DC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'sensitivity'</w:t>
      </w:r>
      <w:r w:rsidRPr="0096408A">
        <w:rPr>
          <w:rFonts w:ascii="Consolas" w:hAnsi="Consolas" w:cs="宋体"/>
          <w:color w:val="383A42"/>
          <w:kern w:val="0"/>
          <w:sz w:val="21"/>
          <w:szCs w:val="21"/>
        </w:rPr>
        <w:t>: sensitivity,</w:t>
      </w:r>
    </w:p>
    <w:p w14:paraId="4A07054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'specificity'</w:t>
      </w:r>
      <w:r w:rsidRPr="0096408A">
        <w:rPr>
          <w:rFonts w:ascii="Consolas" w:hAnsi="Consolas" w:cs="宋体"/>
          <w:color w:val="383A42"/>
          <w:kern w:val="0"/>
          <w:sz w:val="21"/>
          <w:szCs w:val="21"/>
        </w:rPr>
        <w:t>: specificity,</w:t>
      </w:r>
    </w:p>
    <w:p w14:paraId="0A62E039"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'accuracy'</w:t>
      </w:r>
      <w:r w:rsidRPr="0096408A">
        <w:rPr>
          <w:rFonts w:ascii="Consolas" w:hAnsi="Consolas" w:cs="宋体"/>
          <w:color w:val="383A42"/>
          <w:kern w:val="0"/>
          <w:sz w:val="21"/>
          <w:szCs w:val="21"/>
        </w:rPr>
        <w:t>: accuracy,</w:t>
      </w:r>
    </w:p>
    <w:p w14:paraId="0E40933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'auc'</w:t>
      </w:r>
      <w:r w:rsidRPr="0096408A">
        <w:rPr>
          <w:rFonts w:ascii="Consolas" w:hAnsi="Consolas" w:cs="宋体"/>
          <w:color w:val="383A42"/>
          <w:kern w:val="0"/>
          <w:sz w:val="21"/>
          <w:szCs w:val="21"/>
        </w:rPr>
        <w:t>: auc_score</w:t>
      </w:r>
    </w:p>
    <w:p w14:paraId="5E5D95A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p>
    <w:p w14:paraId="47420EB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C3C4CEA"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输出性能指标</w:t>
      </w:r>
    </w:p>
    <w:p w14:paraId="405F8832"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print</w:t>
      </w:r>
      <w:r w:rsidRPr="0096408A">
        <w:rPr>
          <w:rFonts w:ascii="Consolas" w:hAnsi="Consolas" w:cs="宋体"/>
          <w:color w:val="383A42"/>
          <w:kern w:val="0"/>
          <w:sz w:val="21"/>
          <w:szCs w:val="21"/>
        </w:rPr>
        <w:t>(</w:t>
      </w:r>
      <w:r w:rsidRPr="0096408A">
        <w:rPr>
          <w:rFonts w:ascii="Consolas" w:hAnsi="Consolas" w:cs="宋体"/>
          <w:color w:val="50A14F"/>
          <w:kern w:val="0"/>
          <w:sz w:val="21"/>
          <w:szCs w:val="21"/>
        </w:rPr>
        <w:t>f"***************</w:t>
      </w:r>
      <w:r w:rsidRPr="0096408A">
        <w:rPr>
          <w:rFonts w:ascii="Consolas" w:hAnsi="Consolas" w:cs="宋体"/>
          <w:color w:val="E45649"/>
          <w:kern w:val="0"/>
          <w:sz w:val="21"/>
          <w:szCs w:val="21"/>
        </w:rPr>
        <w:t>{kernel}</w:t>
      </w:r>
      <w:r w:rsidRPr="0096408A">
        <w:rPr>
          <w:rFonts w:ascii="Consolas" w:hAnsi="Consolas" w:cs="宋体"/>
          <w:color w:val="50A14F"/>
          <w:kern w:val="0"/>
          <w:sz w:val="21"/>
          <w:szCs w:val="21"/>
        </w:rPr>
        <w:t>性能指标</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2BF8C22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print</w:t>
      </w:r>
      <w:r w:rsidRPr="0096408A">
        <w:rPr>
          <w:rFonts w:ascii="Consolas" w:hAnsi="Consolas" w:cs="宋体"/>
          <w:color w:val="383A42"/>
          <w:kern w:val="0"/>
          <w:sz w:val="21"/>
          <w:szCs w:val="21"/>
        </w:rPr>
        <w:t>(</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混淆矩阵</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013E144A"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print</w:t>
      </w:r>
      <w:r w:rsidRPr="0096408A">
        <w:rPr>
          <w:rFonts w:ascii="Consolas" w:hAnsi="Consolas" w:cs="宋体"/>
          <w:color w:val="383A42"/>
          <w:kern w:val="0"/>
          <w:sz w:val="21"/>
          <w:szCs w:val="21"/>
        </w:rPr>
        <w:t>(cm)</w:t>
      </w:r>
    </w:p>
    <w:p w14:paraId="459D097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print</w:t>
      </w:r>
      <w:r w:rsidRPr="0096408A">
        <w:rPr>
          <w:rFonts w:ascii="Consolas" w:hAnsi="Consolas" w:cs="宋体"/>
          <w:color w:val="383A42"/>
          <w:kern w:val="0"/>
          <w:sz w:val="21"/>
          <w:szCs w:val="21"/>
        </w:rPr>
        <w:t>(</w:t>
      </w:r>
      <w:r w:rsidRPr="0096408A">
        <w:rPr>
          <w:rFonts w:ascii="Consolas" w:hAnsi="Consolas" w:cs="宋体"/>
          <w:color w:val="50A14F"/>
          <w:kern w:val="0"/>
          <w:sz w:val="21"/>
          <w:szCs w:val="21"/>
        </w:rPr>
        <w:t>f"</w:t>
      </w:r>
      <w:r w:rsidRPr="0096408A">
        <w:rPr>
          <w:rFonts w:ascii="Consolas" w:hAnsi="Consolas" w:cs="宋体"/>
          <w:color w:val="50A14F"/>
          <w:kern w:val="0"/>
          <w:sz w:val="21"/>
          <w:szCs w:val="21"/>
        </w:rPr>
        <w:t>灵敏度（</w:t>
      </w:r>
      <w:r w:rsidRPr="0096408A">
        <w:rPr>
          <w:rFonts w:ascii="Consolas" w:hAnsi="Consolas" w:cs="宋体"/>
          <w:color w:val="50A14F"/>
          <w:kern w:val="0"/>
          <w:sz w:val="21"/>
          <w:szCs w:val="21"/>
        </w:rPr>
        <w:t>Sensitivity, SE</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{sensitivity:</w:t>
      </w:r>
      <w:r w:rsidRPr="0096408A">
        <w:rPr>
          <w:rFonts w:ascii="Consolas" w:hAnsi="Consolas" w:cs="宋体"/>
          <w:color w:val="986801"/>
          <w:kern w:val="0"/>
          <w:sz w:val="21"/>
          <w:szCs w:val="21"/>
        </w:rPr>
        <w:t>.4</w:t>
      </w:r>
      <w:r w:rsidRPr="0096408A">
        <w:rPr>
          <w:rFonts w:ascii="Consolas" w:hAnsi="Consolas" w:cs="宋体"/>
          <w:color w:val="E45649"/>
          <w:kern w:val="0"/>
          <w:sz w:val="21"/>
          <w:szCs w:val="21"/>
        </w:rPr>
        <w:t>f}</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3481D981"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print</w:t>
      </w:r>
      <w:r w:rsidRPr="0096408A">
        <w:rPr>
          <w:rFonts w:ascii="Consolas" w:hAnsi="Consolas" w:cs="宋体"/>
          <w:color w:val="383A42"/>
          <w:kern w:val="0"/>
          <w:sz w:val="21"/>
          <w:szCs w:val="21"/>
        </w:rPr>
        <w:t>(</w:t>
      </w:r>
      <w:r w:rsidRPr="0096408A">
        <w:rPr>
          <w:rFonts w:ascii="Consolas" w:hAnsi="Consolas" w:cs="宋体"/>
          <w:color w:val="50A14F"/>
          <w:kern w:val="0"/>
          <w:sz w:val="21"/>
          <w:szCs w:val="21"/>
        </w:rPr>
        <w:t>f"</w:t>
      </w:r>
      <w:r w:rsidRPr="0096408A">
        <w:rPr>
          <w:rFonts w:ascii="Consolas" w:hAnsi="Consolas" w:cs="宋体"/>
          <w:color w:val="50A14F"/>
          <w:kern w:val="0"/>
          <w:sz w:val="21"/>
          <w:szCs w:val="21"/>
        </w:rPr>
        <w:t>特异度（</w:t>
      </w:r>
      <w:r w:rsidRPr="0096408A">
        <w:rPr>
          <w:rFonts w:ascii="Consolas" w:hAnsi="Consolas" w:cs="宋体"/>
          <w:color w:val="50A14F"/>
          <w:kern w:val="0"/>
          <w:sz w:val="21"/>
          <w:szCs w:val="21"/>
        </w:rPr>
        <w:t>Specificity, SP</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{specificity:</w:t>
      </w:r>
      <w:r w:rsidRPr="0096408A">
        <w:rPr>
          <w:rFonts w:ascii="Consolas" w:hAnsi="Consolas" w:cs="宋体"/>
          <w:color w:val="986801"/>
          <w:kern w:val="0"/>
          <w:sz w:val="21"/>
          <w:szCs w:val="21"/>
        </w:rPr>
        <w:t>.4</w:t>
      </w:r>
      <w:r w:rsidRPr="0096408A">
        <w:rPr>
          <w:rFonts w:ascii="Consolas" w:hAnsi="Consolas" w:cs="宋体"/>
          <w:color w:val="E45649"/>
          <w:kern w:val="0"/>
          <w:sz w:val="21"/>
          <w:szCs w:val="21"/>
        </w:rPr>
        <w:t>f}</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7481E7A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print</w:t>
      </w:r>
      <w:r w:rsidRPr="0096408A">
        <w:rPr>
          <w:rFonts w:ascii="Consolas" w:hAnsi="Consolas" w:cs="宋体"/>
          <w:color w:val="383A42"/>
          <w:kern w:val="0"/>
          <w:sz w:val="21"/>
          <w:szCs w:val="21"/>
        </w:rPr>
        <w:t>(</w:t>
      </w:r>
      <w:r w:rsidRPr="0096408A">
        <w:rPr>
          <w:rFonts w:ascii="Consolas" w:hAnsi="Consolas" w:cs="宋体"/>
          <w:color w:val="50A14F"/>
          <w:kern w:val="0"/>
          <w:sz w:val="21"/>
          <w:szCs w:val="21"/>
        </w:rPr>
        <w:t>f"</w:t>
      </w:r>
      <w:r w:rsidRPr="0096408A">
        <w:rPr>
          <w:rFonts w:ascii="Consolas" w:hAnsi="Consolas" w:cs="宋体"/>
          <w:color w:val="50A14F"/>
          <w:kern w:val="0"/>
          <w:sz w:val="21"/>
          <w:szCs w:val="21"/>
        </w:rPr>
        <w:t>准确率（</w:t>
      </w:r>
      <w:r w:rsidRPr="0096408A">
        <w:rPr>
          <w:rFonts w:ascii="Consolas" w:hAnsi="Consolas" w:cs="宋体"/>
          <w:color w:val="50A14F"/>
          <w:kern w:val="0"/>
          <w:sz w:val="21"/>
          <w:szCs w:val="21"/>
        </w:rPr>
        <w:t>Accuracy, ACC</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{accuracy:</w:t>
      </w:r>
      <w:r w:rsidRPr="0096408A">
        <w:rPr>
          <w:rFonts w:ascii="Consolas" w:hAnsi="Consolas" w:cs="宋体"/>
          <w:color w:val="986801"/>
          <w:kern w:val="0"/>
          <w:sz w:val="21"/>
          <w:szCs w:val="21"/>
        </w:rPr>
        <w:t>.4</w:t>
      </w:r>
      <w:r w:rsidRPr="0096408A">
        <w:rPr>
          <w:rFonts w:ascii="Consolas" w:hAnsi="Consolas" w:cs="宋体"/>
          <w:color w:val="E45649"/>
          <w:kern w:val="0"/>
          <w:sz w:val="21"/>
          <w:szCs w:val="21"/>
        </w:rPr>
        <w:t>f}</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36A1D26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print</w:t>
      </w:r>
      <w:r w:rsidRPr="0096408A">
        <w:rPr>
          <w:rFonts w:ascii="Consolas" w:hAnsi="Consolas" w:cs="宋体"/>
          <w:color w:val="383A42"/>
          <w:kern w:val="0"/>
          <w:sz w:val="21"/>
          <w:szCs w:val="21"/>
        </w:rPr>
        <w:t>(</w:t>
      </w:r>
      <w:r w:rsidRPr="0096408A">
        <w:rPr>
          <w:rFonts w:ascii="Consolas" w:hAnsi="Consolas" w:cs="宋体"/>
          <w:color w:val="50A14F"/>
          <w:kern w:val="0"/>
          <w:sz w:val="21"/>
          <w:szCs w:val="21"/>
        </w:rPr>
        <w:t>f"</w:t>
      </w:r>
      <w:r w:rsidRPr="0096408A">
        <w:rPr>
          <w:rFonts w:ascii="Consolas" w:hAnsi="Consolas" w:cs="宋体"/>
          <w:color w:val="50A14F"/>
          <w:kern w:val="0"/>
          <w:sz w:val="21"/>
          <w:szCs w:val="21"/>
        </w:rPr>
        <w:t>曲线下面积（</w:t>
      </w:r>
      <w:r w:rsidRPr="0096408A">
        <w:rPr>
          <w:rFonts w:ascii="Consolas" w:hAnsi="Consolas" w:cs="宋体"/>
          <w:color w:val="50A14F"/>
          <w:kern w:val="0"/>
          <w:sz w:val="21"/>
          <w:szCs w:val="21"/>
        </w:rPr>
        <w:t>AUC</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{auc_score:</w:t>
      </w:r>
      <w:r w:rsidRPr="0096408A">
        <w:rPr>
          <w:rFonts w:ascii="Consolas" w:hAnsi="Consolas" w:cs="宋体"/>
          <w:color w:val="986801"/>
          <w:kern w:val="0"/>
          <w:sz w:val="21"/>
          <w:szCs w:val="21"/>
        </w:rPr>
        <w:t>.4</w:t>
      </w:r>
      <w:r w:rsidRPr="0096408A">
        <w:rPr>
          <w:rFonts w:ascii="Consolas" w:hAnsi="Consolas" w:cs="宋体"/>
          <w:color w:val="E45649"/>
          <w:kern w:val="0"/>
          <w:sz w:val="21"/>
          <w:szCs w:val="21"/>
        </w:rPr>
        <w:t>f}</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7912A61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B7AC248"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保存各核函数的性能指标到</w:t>
      </w:r>
      <w:r w:rsidRPr="0096408A">
        <w:rPr>
          <w:rFonts w:ascii="Consolas" w:hAnsi="Consolas" w:cs="宋体"/>
          <w:i/>
          <w:iCs/>
          <w:color w:val="A0A1A7"/>
          <w:kern w:val="0"/>
          <w:sz w:val="21"/>
          <w:szCs w:val="21"/>
        </w:rPr>
        <w:t>CSV</w:t>
      </w:r>
      <w:r w:rsidRPr="0096408A">
        <w:rPr>
          <w:rFonts w:ascii="Consolas" w:hAnsi="Consolas" w:cs="宋体"/>
          <w:i/>
          <w:iCs/>
          <w:color w:val="A0A1A7"/>
          <w:kern w:val="0"/>
          <w:sz w:val="21"/>
          <w:szCs w:val="21"/>
        </w:rPr>
        <w:t>文件中，增加</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训练编号</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字段</w:t>
      </w:r>
    </w:p>
    <w:p w14:paraId="0F7C1CC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results_dict = {</w:t>
      </w:r>
    </w:p>
    <w:p w14:paraId="27699361"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"Training_ID"</w:t>
      </w:r>
      <w:r w:rsidRPr="0096408A">
        <w:rPr>
          <w:rFonts w:ascii="Consolas" w:hAnsi="Consolas" w:cs="宋体"/>
          <w:color w:val="383A42"/>
          <w:kern w:val="0"/>
          <w:sz w:val="21"/>
          <w:szCs w:val="21"/>
        </w:rPr>
        <w:t>: training_id,</w:t>
      </w:r>
    </w:p>
    <w:p w14:paraId="1847BED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lastRenderedPageBreak/>
        <w:t xml:space="preserve">            </w:t>
      </w:r>
      <w:r w:rsidRPr="0096408A">
        <w:rPr>
          <w:rFonts w:ascii="Consolas" w:hAnsi="Consolas" w:cs="宋体"/>
          <w:color w:val="50A14F"/>
          <w:kern w:val="0"/>
          <w:sz w:val="21"/>
          <w:szCs w:val="21"/>
        </w:rPr>
        <w:t>"Kernel"</w:t>
      </w:r>
      <w:r w:rsidRPr="0096408A">
        <w:rPr>
          <w:rFonts w:ascii="Consolas" w:hAnsi="Consolas" w:cs="宋体"/>
          <w:color w:val="383A42"/>
          <w:kern w:val="0"/>
          <w:sz w:val="21"/>
          <w:szCs w:val="21"/>
        </w:rPr>
        <w:t>: kernel,</w:t>
      </w:r>
    </w:p>
    <w:p w14:paraId="1371065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"Accuracy"</w:t>
      </w:r>
      <w:r w:rsidRPr="0096408A">
        <w:rPr>
          <w:rFonts w:ascii="Consolas" w:hAnsi="Consolas" w:cs="宋体"/>
          <w:color w:val="383A42"/>
          <w:kern w:val="0"/>
          <w:sz w:val="21"/>
          <w:szCs w:val="21"/>
        </w:rPr>
        <w:t>: accuracy,</w:t>
      </w:r>
    </w:p>
    <w:p w14:paraId="720CEEFA"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"Sensitivity"</w:t>
      </w:r>
      <w:r w:rsidRPr="0096408A">
        <w:rPr>
          <w:rFonts w:ascii="Consolas" w:hAnsi="Consolas" w:cs="宋体"/>
          <w:color w:val="383A42"/>
          <w:kern w:val="0"/>
          <w:sz w:val="21"/>
          <w:szCs w:val="21"/>
        </w:rPr>
        <w:t>: sensitivity,</w:t>
      </w:r>
    </w:p>
    <w:p w14:paraId="7538CF9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"Specificity"</w:t>
      </w:r>
      <w:r w:rsidRPr="0096408A">
        <w:rPr>
          <w:rFonts w:ascii="Consolas" w:hAnsi="Consolas" w:cs="宋体"/>
          <w:color w:val="383A42"/>
          <w:kern w:val="0"/>
          <w:sz w:val="21"/>
          <w:szCs w:val="21"/>
        </w:rPr>
        <w:t>: specificity,</w:t>
      </w:r>
    </w:p>
    <w:p w14:paraId="1F8023D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"AUC"</w:t>
      </w:r>
      <w:r w:rsidRPr="0096408A">
        <w:rPr>
          <w:rFonts w:ascii="Consolas" w:hAnsi="Consolas" w:cs="宋体"/>
          <w:color w:val="383A42"/>
          <w:kern w:val="0"/>
          <w:sz w:val="21"/>
          <w:szCs w:val="21"/>
        </w:rPr>
        <w:t>: auc_score,</w:t>
      </w:r>
    </w:p>
    <w:p w14:paraId="11EB456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"TP"</w:t>
      </w:r>
      <w:r w:rsidRPr="0096408A">
        <w:rPr>
          <w:rFonts w:ascii="Consolas" w:hAnsi="Consolas" w:cs="宋体"/>
          <w:color w:val="383A42"/>
          <w:kern w:val="0"/>
          <w:sz w:val="21"/>
          <w:szCs w:val="21"/>
        </w:rPr>
        <w:t>: tp,</w:t>
      </w:r>
    </w:p>
    <w:p w14:paraId="09D120B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"FP"</w:t>
      </w:r>
      <w:r w:rsidRPr="0096408A">
        <w:rPr>
          <w:rFonts w:ascii="Consolas" w:hAnsi="Consolas" w:cs="宋体"/>
          <w:color w:val="383A42"/>
          <w:kern w:val="0"/>
          <w:sz w:val="21"/>
          <w:szCs w:val="21"/>
        </w:rPr>
        <w:t>: fp,</w:t>
      </w:r>
    </w:p>
    <w:p w14:paraId="36DFA4E1"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"TN"</w:t>
      </w:r>
      <w:r w:rsidRPr="0096408A">
        <w:rPr>
          <w:rFonts w:ascii="Consolas" w:hAnsi="Consolas" w:cs="宋体"/>
          <w:color w:val="383A42"/>
          <w:kern w:val="0"/>
          <w:sz w:val="21"/>
          <w:szCs w:val="21"/>
        </w:rPr>
        <w:t>: tn,</w:t>
      </w:r>
    </w:p>
    <w:p w14:paraId="3CC5144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"FN"</w:t>
      </w:r>
      <w:r w:rsidRPr="0096408A">
        <w:rPr>
          <w:rFonts w:ascii="Consolas" w:hAnsi="Consolas" w:cs="宋体"/>
          <w:color w:val="383A42"/>
          <w:kern w:val="0"/>
          <w:sz w:val="21"/>
          <w:szCs w:val="21"/>
        </w:rPr>
        <w:t>: fn,</w:t>
      </w:r>
    </w:p>
    <w:p w14:paraId="6FA76E4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p>
    <w:p w14:paraId="053FC55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results_df = pd.DataFrame([results_dict])</w:t>
      </w:r>
    </w:p>
    <w:p w14:paraId="7A8238CC"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results_df.to_csv(summary_results_csv_path, mode=</w:t>
      </w:r>
      <w:r w:rsidRPr="0096408A">
        <w:rPr>
          <w:rFonts w:ascii="Consolas" w:hAnsi="Consolas" w:cs="宋体"/>
          <w:color w:val="50A14F"/>
          <w:kern w:val="0"/>
          <w:sz w:val="21"/>
          <w:szCs w:val="21"/>
        </w:rPr>
        <w:t>'a'</w:t>
      </w:r>
      <w:r w:rsidRPr="0096408A">
        <w:rPr>
          <w:rFonts w:ascii="Consolas" w:hAnsi="Consolas" w:cs="宋体"/>
          <w:color w:val="383A42"/>
          <w:kern w:val="0"/>
          <w:sz w:val="21"/>
          <w:szCs w:val="21"/>
        </w:rPr>
        <w:t>, index=</w:t>
      </w:r>
      <w:r w:rsidRPr="0096408A">
        <w:rPr>
          <w:rFonts w:ascii="Consolas" w:hAnsi="Consolas" w:cs="宋体"/>
          <w:color w:val="0184BB"/>
          <w:kern w:val="0"/>
          <w:sz w:val="21"/>
          <w:szCs w:val="21"/>
        </w:rPr>
        <w:t>False</w:t>
      </w:r>
      <w:r w:rsidRPr="0096408A">
        <w:rPr>
          <w:rFonts w:ascii="Consolas" w:hAnsi="Consolas" w:cs="宋体"/>
          <w:color w:val="383A42"/>
          <w:kern w:val="0"/>
          <w:sz w:val="21"/>
          <w:szCs w:val="21"/>
        </w:rPr>
        <w:t>, header=</w:t>
      </w:r>
      <w:r w:rsidRPr="0096408A">
        <w:rPr>
          <w:rFonts w:ascii="Consolas" w:hAnsi="Consolas" w:cs="宋体"/>
          <w:color w:val="0184BB"/>
          <w:kern w:val="0"/>
          <w:sz w:val="21"/>
          <w:szCs w:val="21"/>
        </w:rPr>
        <w:t>False</w:t>
      </w:r>
      <w:r w:rsidRPr="0096408A">
        <w:rPr>
          <w:rFonts w:ascii="Consolas" w:hAnsi="Consolas" w:cs="宋体"/>
          <w:color w:val="383A42"/>
          <w:kern w:val="0"/>
          <w:sz w:val="21"/>
          <w:szCs w:val="21"/>
        </w:rPr>
        <w:t>)</w:t>
      </w:r>
    </w:p>
    <w:p w14:paraId="70C9F20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E56E391"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print</w:t>
      </w:r>
      <w:r w:rsidRPr="0096408A">
        <w:rPr>
          <w:rFonts w:ascii="Consolas" w:hAnsi="Consolas" w:cs="宋体"/>
          <w:color w:val="383A42"/>
          <w:kern w:val="0"/>
          <w:sz w:val="21"/>
          <w:szCs w:val="21"/>
        </w:rPr>
        <w:t>(</w:t>
      </w:r>
      <w:r w:rsidRPr="0096408A">
        <w:rPr>
          <w:rFonts w:ascii="Consolas" w:hAnsi="Consolas" w:cs="宋体"/>
          <w:color w:val="50A14F"/>
          <w:kern w:val="0"/>
          <w:sz w:val="21"/>
          <w:szCs w:val="21"/>
        </w:rPr>
        <w:t>f"</w:t>
      </w:r>
      <w:r w:rsidRPr="0096408A">
        <w:rPr>
          <w:rFonts w:ascii="Consolas" w:hAnsi="Consolas" w:cs="宋体"/>
          <w:color w:val="50A14F"/>
          <w:kern w:val="0"/>
          <w:sz w:val="21"/>
          <w:szCs w:val="21"/>
        </w:rPr>
        <w:t>核函数</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{kernel}</w:t>
      </w:r>
      <w:r w:rsidRPr="0096408A">
        <w:rPr>
          <w:rFonts w:ascii="Consolas" w:hAnsi="Consolas" w:cs="宋体"/>
          <w:color w:val="50A14F"/>
          <w:kern w:val="0"/>
          <w:sz w:val="21"/>
          <w:szCs w:val="21"/>
        </w:rPr>
        <w:t xml:space="preserve"> </w:t>
      </w:r>
      <w:r w:rsidRPr="0096408A">
        <w:rPr>
          <w:rFonts w:ascii="Consolas" w:hAnsi="Consolas" w:cs="宋体"/>
          <w:color w:val="50A14F"/>
          <w:kern w:val="0"/>
          <w:sz w:val="21"/>
          <w:szCs w:val="21"/>
        </w:rPr>
        <w:t>的性能指标汇总保存到</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{summary_results_csv_path}</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3664F03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96147B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如果是最后一次训练，保存可视化结果</w:t>
      </w:r>
    </w:p>
    <w:p w14:paraId="04087B51"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if</w:t>
      </w:r>
      <w:r w:rsidRPr="0096408A">
        <w:rPr>
          <w:rFonts w:ascii="Consolas" w:hAnsi="Consolas" w:cs="宋体"/>
          <w:color w:val="383A42"/>
          <w:kern w:val="0"/>
          <w:sz w:val="21"/>
          <w:szCs w:val="21"/>
        </w:rPr>
        <w:t xml:space="preserve"> training_id == num:</w:t>
      </w:r>
    </w:p>
    <w:p w14:paraId="546F8B5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print</w:t>
      </w:r>
      <w:r w:rsidRPr="0096408A">
        <w:rPr>
          <w:rFonts w:ascii="Consolas" w:hAnsi="Consolas" w:cs="宋体"/>
          <w:color w:val="383A42"/>
          <w:kern w:val="0"/>
          <w:sz w:val="21"/>
          <w:szCs w:val="21"/>
        </w:rPr>
        <w:t>(</w:t>
      </w:r>
      <w:r w:rsidRPr="0096408A">
        <w:rPr>
          <w:rFonts w:ascii="Consolas" w:hAnsi="Consolas" w:cs="宋体"/>
          <w:color w:val="50A14F"/>
          <w:kern w:val="0"/>
          <w:sz w:val="21"/>
          <w:szCs w:val="21"/>
        </w:rPr>
        <w:t>f"</w:t>
      </w:r>
      <w:r w:rsidRPr="0096408A">
        <w:rPr>
          <w:rFonts w:ascii="Consolas" w:hAnsi="Consolas" w:cs="宋体"/>
          <w:color w:val="50A14F"/>
          <w:kern w:val="0"/>
          <w:sz w:val="21"/>
          <w:szCs w:val="21"/>
        </w:rPr>
        <w:t>保存第</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{training_id}</w:t>
      </w:r>
      <w:r w:rsidRPr="0096408A">
        <w:rPr>
          <w:rFonts w:ascii="Consolas" w:hAnsi="Consolas" w:cs="宋体"/>
          <w:color w:val="50A14F"/>
          <w:kern w:val="0"/>
          <w:sz w:val="21"/>
          <w:szCs w:val="21"/>
        </w:rPr>
        <w:t xml:space="preserve"> </w:t>
      </w:r>
      <w:r w:rsidRPr="0096408A">
        <w:rPr>
          <w:rFonts w:ascii="Consolas" w:hAnsi="Consolas" w:cs="宋体"/>
          <w:color w:val="50A14F"/>
          <w:kern w:val="0"/>
          <w:sz w:val="21"/>
          <w:szCs w:val="21"/>
        </w:rPr>
        <w:t>次训练的可视化结果</w:t>
      </w:r>
      <w:r w:rsidRPr="0096408A">
        <w:rPr>
          <w:rFonts w:ascii="Consolas" w:hAnsi="Consolas" w:cs="宋体"/>
          <w:color w:val="50A14F"/>
          <w:kern w:val="0"/>
          <w:sz w:val="21"/>
          <w:szCs w:val="21"/>
        </w:rPr>
        <w:t xml:space="preserve"> - </w:t>
      </w:r>
      <w:r w:rsidRPr="0096408A">
        <w:rPr>
          <w:rFonts w:ascii="Consolas" w:hAnsi="Consolas" w:cs="宋体"/>
          <w:color w:val="50A14F"/>
          <w:kern w:val="0"/>
          <w:sz w:val="21"/>
          <w:szCs w:val="21"/>
        </w:rPr>
        <w:t>核函数</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{kernel}</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5642972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3AD6C4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保存模型参数到文本文件（每个核函数独立）</w:t>
      </w:r>
    </w:p>
    <w:p w14:paraId="3F1F2FEA"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model_params_path = os.path.join(kernel_result_dir, </w:t>
      </w:r>
      <w:r w:rsidRPr="0096408A">
        <w:rPr>
          <w:rFonts w:ascii="Consolas" w:hAnsi="Consolas" w:cs="宋体"/>
          <w:color w:val="50A14F"/>
          <w:kern w:val="0"/>
          <w:sz w:val="21"/>
          <w:szCs w:val="21"/>
        </w:rPr>
        <w:t>"model_params.txt"</w:t>
      </w:r>
      <w:r w:rsidRPr="0096408A">
        <w:rPr>
          <w:rFonts w:ascii="Consolas" w:hAnsi="Consolas" w:cs="宋体"/>
          <w:color w:val="383A42"/>
          <w:kern w:val="0"/>
          <w:sz w:val="21"/>
          <w:szCs w:val="21"/>
        </w:rPr>
        <w:t>)</w:t>
      </w:r>
    </w:p>
    <w:p w14:paraId="2A7DFB3A"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with</w:t>
      </w: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open</w:t>
      </w:r>
      <w:r w:rsidRPr="0096408A">
        <w:rPr>
          <w:rFonts w:ascii="Consolas" w:hAnsi="Consolas" w:cs="宋体"/>
          <w:color w:val="383A42"/>
          <w:kern w:val="0"/>
          <w:sz w:val="21"/>
          <w:szCs w:val="21"/>
        </w:rPr>
        <w:t xml:space="preserve">(model_params_path, </w:t>
      </w:r>
      <w:r w:rsidRPr="0096408A">
        <w:rPr>
          <w:rFonts w:ascii="Consolas" w:hAnsi="Consolas" w:cs="宋体"/>
          <w:color w:val="50A14F"/>
          <w:kern w:val="0"/>
          <w:sz w:val="21"/>
          <w:szCs w:val="21"/>
        </w:rPr>
        <w:t>"w"</w:t>
      </w: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as</w:t>
      </w:r>
      <w:r w:rsidRPr="0096408A">
        <w:rPr>
          <w:rFonts w:ascii="Consolas" w:hAnsi="Consolas" w:cs="宋体"/>
          <w:color w:val="383A42"/>
          <w:kern w:val="0"/>
          <w:sz w:val="21"/>
          <w:szCs w:val="21"/>
        </w:rPr>
        <w:t xml:space="preserve"> file:</w:t>
      </w:r>
    </w:p>
    <w:p w14:paraId="3E1BA408"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file.write(</w:t>
      </w:r>
      <w:r w:rsidRPr="0096408A">
        <w:rPr>
          <w:rFonts w:ascii="Consolas" w:hAnsi="Consolas" w:cs="宋体"/>
          <w:color w:val="50A14F"/>
          <w:kern w:val="0"/>
          <w:sz w:val="21"/>
          <w:szCs w:val="21"/>
        </w:rPr>
        <w:t xml:space="preserve">f"kernel: </w:t>
      </w:r>
      <w:r w:rsidRPr="0096408A">
        <w:rPr>
          <w:rFonts w:ascii="Consolas" w:hAnsi="Consolas" w:cs="宋体"/>
          <w:color w:val="E45649"/>
          <w:kern w:val="0"/>
          <w:sz w:val="21"/>
          <w:szCs w:val="21"/>
        </w:rPr>
        <w:t>{kernel}</w:t>
      </w:r>
      <w:r w:rsidRPr="0096408A">
        <w:rPr>
          <w:rFonts w:ascii="Consolas" w:hAnsi="Consolas" w:cs="宋体"/>
          <w:color w:val="50A14F"/>
          <w:kern w:val="0"/>
          <w:sz w:val="21"/>
          <w:szCs w:val="21"/>
        </w:rPr>
        <w:t>\n"</w:t>
      </w:r>
      <w:r w:rsidRPr="0096408A">
        <w:rPr>
          <w:rFonts w:ascii="Consolas" w:hAnsi="Consolas" w:cs="宋体"/>
          <w:color w:val="383A42"/>
          <w:kern w:val="0"/>
          <w:sz w:val="21"/>
          <w:szCs w:val="21"/>
        </w:rPr>
        <w:t>)</w:t>
      </w:r>
    </w:p>
    <w:p w14:paraId="4570971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file.write(</w:t>
      </w:r>
      <w:r w:rsidRPr="0096408A">
        <w:rPr>
          <w:rFonts w:ascii="Consolas" w:hAnsi="Consolas" w:cs="宋体"/>
          <w:color w:val="50A14F"/>
          <w:kern w:val="0"/>
          <w:sz w:val="21"/>
          <w:szCs w:val="21"/>
        </w:rPr>
        <w:t xml:space="preserve">f"params: </w:t>
      </w:r>
      <w:r w:rsidRPr="0096408A">
        <w:rPr>
          <w:rFonts w:ascii="Consolas" w:hAnsi="Consolas" w:cs="宋体"/>
          <w:color w:val="E45649"/>
          <w:kern w:val="0"/>
          <w:sz w:val="21"/>
          <w:szCs w:val="21"/>
        </w:rPr>
        <w:t>{clf.get_params()}</w:t>
      </w:r>
      <w:r w:rsidRPr="0096408A">
        <w:rPr>
          <w:rFonts w:ascii="Consolas" w:hAnsi="Consolas" w:cs="宋体"/>
          <w:color w:val="50A14F"/>
          <w:kern w:val="0"/>
          <w:sz w:val="21"/>
          <w:szCs w:val="21"/>
        </w:rPr>
        <w:t>\n"</w:t>
      </w:r>
      <w:r w:rsidRPr="0096408A">
        <w:rPr>
          <w:rFonts w:ascii="Consolas" w:hAnsi="Consolas" w:cs="宋体"/>
          <w:color w:val="383A42"/>
          <w:kern w:val="0"/>
          <w:sz w:val="21"/>
          <w:szCs w:val="21"/>
        </w:rPr>
        <w:t>)</w:t>
      </w:r>
    </w:p>
    <w:p w14:paraId="0B60C1B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9F569F2"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print</w:t>
      </w:r>
      <w:r w:rsidRPr="0096408A">
        <w:rPr>
          <w:rFonts w:ascii="Consolas" w:hAnsi="Consolas" w:cs="宋体"/>
          <w:color w:val="383A42"/>
          <w:kern w:val="0"/>
          <w:sz w:val="21"/>
          <w:szCs w:val="21"/>
        </w:rPr>
        <w:t>(</w:t>
      </w:r>
      <w:r w:rsidRPr="0096408A">
        <w:rPr>
          <w:rFonts w:ascii="Consolas" w:hAnsi="Consolas" w:cs="宋体"/>
          <w:color w:val="50A14F"/>
          <w:kern w:val="0"/>
          <w:sz w:val="21"/>
          <w:szCs w:val="21"/>
        </w:rPr>
        <w:t>f"</w:t>
      </w:r>
      <w:r w:rsidRPr="0096408A">
        <w:rPr>
          <w:rFonts w:ascii="Consolas" w:hAnsi="Consolas" w:cs="宋体"/>
          <w:color w:val="50A14F"/>
          <w:kern w:val="0"/>
          <w:sz w:val="21"/>
          <w:szCs w:val="21"/>
        </w:rPr>
        <w:t>模型参数保存到</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{model_params_path}</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76EE2D2C"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A47DD08"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可视化混淆矩阵并保存</w:t>
      </w:r>
    </w:p>
    <w:p w14:paraId="21F7530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plt.figure(figsize=(</w:t>
      </w:r>
      <w:r w:rsidRPr="0096408A">
        <w:rPr>
          <w:rFonts w:ascii="Consolas" w:hAnsi="Consolas" w:cs="宋体"/>
          <w:color w:val="986801"/>
          <w:kern w:val="0"/>
          <w:sz w:val="21"/>
          <w:szCs w:val="21"/>
        </w:rPr>
        <w:t>6</w:t>
      </w:r>
      <w:r w:rsidRPr="0096408A">
        <w:rPr>
          <w:rFonts w:ascii="Consolas" w:hAnsi="Consolas" w:cs="宋体"/>
          <w:color w:val="383A42"/>
          <w:kern w:val="0"/>
          <w:sz w:val="21"/>
          <w:szCs w:val="21"/>
        </w:rPr>
        <w:t xml:space="preserve">, </w:t>
      </w:r>
      <w:r w:rsidRPr="0096408A">
        <w:rPr>
          <w:rFonts w:ascii="Consolas" w:hAnsi="Consolas" w:cs="宋体"/>
          <w:color w:val="986801"/>
          <w:kern w:val="0"/>
          <w:sz w:val="21"/>
          <w:szCs w:val="21"/>
        </w:rPr>
        <w:t>5</w:t>
      </w:r>
      <w:r w:rsidRPr="0096408A">
        <w:rPr>
          <w:rFonts w:ascii="Consolas" w:hAnsi="Consolas" w:cs="宋体"/>
          <w:color w:val="383A42"/>
          <w:kern w:val="0"/>
          <w:sz w:val="21"/>
          <w:szCs w:val="21"/>
        </w:rPr>
        <w:t>))</w:t>
      </w:r>
    </w:p>
    <w:p w14:paraId="2839D6B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sns.heatmap(cm, annot=</w:t>
      </w:r>
      <w:r w:rsidRPr="0096408A">
        <w:rPr>
          <w:rFonts w:ascii="Consolas" w:hAnsi="Consolas" w:cs="宋体"/>
          <w:color w:val="0184BB"/>
          <w:kern w:val="0"/>
          <w:sz w:val="21"/>
          <w:szCs w:val="21"/>
        </w:rPr>
        <w:t>True</w:t>
      </w:r>
      <w:r w:rsidRPr="0096408A">
        <w:rPr>
          <w:rFonts w:ascii="Consolas" w:hAnsi="Consolas" w:cs="宋体"/>
          <w:color w:val="383A42"/>
          <w:kern w:val="0"/>
          <w:sz w:val="21"/>
          <w:szCs w:val="21"/>
        </w:rPr>
        <w:t>, fmt=</w:t>
      </w:r>
      <w:r w:rsidRPr="0096408A">
        <w:rPr>
          <w:rFonts w:ascii="Consolas" w:hAnsi="Consolas" w:cs="宋体"/>
          <w:color w:val="50A14F"/>
          <w:kern w:val="0"/>
          <w:sz w:val="21"/>
          <w:szCs w:val="21"/>
        </w:rPr>
        <w:t>'d'</w:t>
      </w:r>
      <w:r w:rsidRPr="0096408A">
        <w:rPr>
          <w:rFonts w:ascii="Consolas" w:hAnsi="Consolas" w:cs="宋体"/>
          <w:color w:val="383A42"/>
          <w:kern w:val="0"/>
          <w:sz w:val="21"/>
          <w:szCs w:val="21"/>
        </w:rPr>
        <w:t>, cmap=</w:t>
      </w:r>
      <w:r w:rsidRPr="0096408A">
        <w:rPr>
          <w:rFonts w:ascii="Consolas" w:hAnsi="Consolas" w:cs="宋体"/>
          <w:color w:val="50A14F"/>
          <w:kern w:val="0"/>
          <w:sz w:val="21"/>
          <w:szCs w:val="21"/>
        </w:rPr>
        <w:t>'Blues'</w:t>
      </w:r>
      <w:r w:rsidRPr="0096408A">
        <w:rPr>
          <w:rFonts w:ascii="Consolas" w:hAnsi="Consolas" w:cs="宋体"/>
          <w:color w:val="383A42"/>
          <w:kern w:val="0"/>
          <w:sz w:val="21"/>
          <w:szCs w:val="21"/>
        </w:rPr>
        <w:t>, cbar=</w:t>
      </w:r>
      <w:r w:rsidRPr="0096408A">
        <w:rPr>
          <w:rFonts w:ascii="Consolas" w:hAnsi="Consolas" w:cs="宋体"/>
          <w:color w:val="0184BB"/>
          <w:kern w:val="0"/>
          <w:sz w:val="21"/>
          <w:szCs w:val="21"/>
        </w:rPr>
        <w:t>False</w:t>
      </w:r>
      <w:r w:rsidRPr="0096408A">
        <w:rPr>
          <w:rFonts w:ascii="Consolas" w:hAnsi="Consolas" w:cs="宋体"/>
          <w:color w:val="383A42"/>
          <w:kern w:val="0"/>
          <w:sz w:val="21"/>
          <w:szCs w:val="21"/>
        </w:rPr>
        <w:t>,</w:t>
      </w:r>
    </w:p>
    <w:p w14:paraId="4DEEFEC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xticklabels=label_encoder.classes_, yticklabels=label_encoder.classes_)</w:t>
      </w:r>
    </w:p>
    <w:p w14:paraId="64B0D90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plt.xlabel(</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预测值</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6F82DF58"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plt.ylabel(</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真实值</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0ABF323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plt.title(</w:t>
      </w:r>
      <w:r w:rsidRPr="0096408A">
        <w:rPr>
          <w:rFonts w:ascii="Consolas" w:hAnsi="Consolas" w:cs="宋体"/>
          <w:color w:val="50A14F"/>
          <w:kern w:val="0"/>
          <w:sz w:val="21"/>
          <w:szCs w:val="21"/>
        </w:rPr>
        <w:t>f'</w:t>
      </w:r>
      <w:r w:rsidRPr="0096408A">
        <w:rPr>
          <w:rFonts w:ascii="Consolas" w:hAnsi="Consolas" w:cs="宋体"/>
          <w:color w:val="50A14F"/>
          <w:kern w:val="0"/>
          <w:sz w:val="21"/>
          <w:szCs w:val="21"/>
        </w:rPr>
        <w:t>混淆矩阵</w:t>
      </w:r>
      <w:r w:rsidRPr="0096408A">
        <w:rPr>
          <w:rFonts w:ascii="Consolas" w:hAnsi="Consolas" w:cs="宋体"/>
          <w:color w:val="50A14F"/>
          <w:kern w:val="0"/>
          <w:sz w:val="21"/>
          <w:szCs w:val="21"/>
        </w:rPr>
        <w:t xml:space="preserve"> - </w:t>
      </w:r>
      <w:r w:rsidRPr="0096408A">
        <w:rPr>
          <w:rFonts w:ascii="Consolas" w:hAnsi="Consolas" w:cs="宋体"/>
          <w:color w:val="50A14F"/>
          <w:kern w:val="0"/>
          <w:sz w:val="21"/>
          <w:szCs w:val="21"/>
        </w:rPr>
        <w:t>核函数</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{kernel}</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63F5927C"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plt.tight_layout()</w:t>
      </w:r>
    </w:p>
    <w:p w14:paraId="5F01959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confusion_matrix_path = os.path.join(kernel_result_dir, </w:t>
      </w:r>
      <w:r w:rsidRPr="0096408A">
        <w:rPr>
          <w:rFonts w:ascii="Consolas" w:hAnsi="Consolas" w:cs="宋体"/>
          <w:color w:val="50A14F"/>
          <w:kern w:val="0"/>
          <w:sz w:val="21"/>
          <w:szCs w:val="21"/>
        </w:rPr>
        <w:t>"confusion_matrix.png"</w:t>
      </w:r>
      <w:r w:rsidRPr="0096408A">
        <w:rPr>
          <w:rFonts w:ascii="Consolas" w:hAnsi="Consolas" w:cs="宋体"/>
          <w:color w:val="383A42"/>
          <w:kern w:val="0"/>
          <w:sz w:val="21"/>
          <w:szCs w:val="21"/>
        </w:rPr>
        <w:t>)</w:t>
      </w:r>
    </w:p>
    <w:p w14:paraId="5AD45C9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plt.savefig(confusion_matrix_path)</w:t>
      </w:r>
    </w:p>
    <w:p w14:paraId="1FF17A3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plt.close()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关闭图表，防止显示</w:t>
      </w:r>
    </w:p>
    <w:p w14:paraId="0DEAEDB2"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8AD8B5A"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可视化</w:t>
      </w:r>
      <w:r w:rsidRPr="0096408A">
        <w:rPr>
          <w:rFonts w:ascii="Consolas" w:hAnsi="Consolas" w:cs="宋体"/>
          <w:i/>
          <w:iCs/>
          <w:color w:val="A0A1A7"/>
          <w:kern w:val="0"/>
          <w:sz w:val="21"/>
          <w:szCs w:val="21"/>
        </w:rPr>
        <w:t>ROC</w:t>
      </w:r>
      <w:r w:rsidRPr="0096408A">
        <w:rPr>
          <w:rFonts w:ascii="Consolas" w:hAnsi="Consolas" w:cs="宋体"/>
          <w:i/>
          <w:iCs/>
          <w:color w:val="A0A1A7"/>
          <w:kern w:val="0"/>
          <w:sz w:val="21"/>
          <w:szCs w:val="21"/>
        </w:rPr>
        <w:t>曲线并保存</w:t>
      </w:r>
    </w:p>
    <w:p w14:paraId="04C7AC5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fpr, tpr, thresholds = roc_curve(y, y_pred_proba)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获取假阳性率、真阳性率和阈值数据</w:t>
      </w:r>
    </w:p>
    <w:p w14:paraId="7B2AC191"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plt.figure(figsize=(</w:t>
      </w:r>
      <w:r w:rsidRPr="0096408A">
        <w:rPr>
          <w:rFonts w:ascii="Consolas" w:hAnsi="Consolas" w:cs="宋体"/>
          <w:color w:val="986801"/>
          <w:kern w:val="0"/>
          <w:sz w:val="21"/>
          <w:szCs w:val="21"/>
        </w:rPr>
        <w:t>8</w:t>
      </w:r>
      <w:r w:rsidRPr="0096408A">
        <w:rPr>
          <w:rFonts w:ascii="Consolas" w:hAnsi="Consolas" w:cs="宋体"/>
          <w:color w:val="383A42"/>
          <w:kern w:val="0"/>
          <w:sz w:val="21"/>
          <w:szCs w:val="21"/>
        </w:rPr>
        <w:t xml:space="preserve">, </w:t>
      </w:r>
      <w:r w:rsidRPr="0096408A">
        <w:rPr>
          <w:rFonts w:ascii="Consolas" w:hAnsi="Consolas" w:cs="宋体"/>
          <w:color w:val="986801"/>
          <w:kern w:val="0"/>
          <w:sz w:val="21"/>
          <w:szCs w:val="21"/>
        </w:rPr>
        <w:t>6</w:t>
      </w:r>
      <w:r w:rsidRPr="0096408A">
        <w:rPr>
          <w:rFonts w:ascii="Consolas" w:hAnsi="Consolas" w:cs="宋体"/>
          <w:color w:val="383A42"/>
          <w:kern w:val="0"/>
          <w:sz w:val="21"/>
          <w:szCs w:val="21"/>
        </w:rPr>
        <w:t>))</w:t>
      </w:r>
    </w:p>
    <w:p w14:paraId="3250DA9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plt.plot(fpr, tpr, color=</w:t>
      </w:r>
      <w:r w:rsidRPr="0096408A">
        <w:rPr>
          <w:rFonts w:ascii="Consolas" w:hAnsi="Consolas" w:cs="宋体"/>
          <w:color w:val="50A14F"/>
          <w:kern w:val="0"/>
          <w:sz w:val="21"/>
          <w:szCs w:val="21"/>
        </w:rPr>
        <w:t>'blue'</w:t>
      </w:r>
      <w:r w:rsidRPr="0096408A">
        <w:rPr>
          <w:rFonts w:ascii="Consolas" w:hAnsi="Consolas" w:cs="宋体"/>
          <w:color w:val="383A42"/>
          <w:kern w:val="0"/>
          <w:sz w:val="21"/>
          <w:szCs w:val="21"/>
        </w:rPr>
        <w:t>, lw=</w:t>
      </w:r>
      <w:r w:rsidRPr="0096408A">
        <w:rPr>
          <w:rFonts w:ascii="Consolas" w:hAnsi="Consolas" w:cs="宋体"/>
          <w:color w:val="986801"/>
          <w:kern w:val="0"/>
          <w:sz w:val="21"/>
          <w:szCs w:val="21"/>
        </w:rPr>
        <w:t>2</w:t>
      </w:r>
      <w:r w:rsidRPr="0096408A">
        <w:rPr>
          <w:rFonts w:ascii="Consolas" w:hAnsi="Consolas" w:cs="宋体"/>
          <w:color w:val="383A42"/>
          <w:kern w:val="0"/>
          <w:sz w:val="21"/>
          <w:szCs w:val="21"/>
        </w:rPr>
        <w:t>, label=</w:t>
      </w:r>
      <w:r w:rsidRPr="0096408A">
        <w:rPr>
          <w:rFonts w:ascii="Consolas" w:hAnsi="Consolas" w:cs="宋体"/>
          <w:color w:val="50A14F"/>
          <w:kern w:val="0"/>
          <w:sz w:val="21"/>
          <w:szCs w:val="21"/>
        </w:rPr>
        <w:t xml:space="preserve">f'AUC = </w:t>
      </w:r>
      <w:r w:rsidRPr="0096408A">
        <w:rPr>
          <w:rFonts w:ascii="Consolas" w:hAnsi="Consolas" w:cs="宋体"/>
          <w:color w:val="E45649"/>
          <w:kern w:val="0"/>
          <w:sz w:val="21"/>
          <w:szCs w:val="21"/>
        </w:rPr>
        <w:t>{auc_score:</w:t>
      </w:r>
      <w:r w:rsidRPr="0096408A">
        <w:rPr>
          <w:rFonts w:ascii="Consolas" w:hAnsi="Consolas" w:cs="宋体"/>
          <w:color w:val="986801"/>
          <w:kern w:val="0"/>
          <w:sz w:val="21"/>
          <w:szCs w:val="21"/>
        </w:rPr>
        <w:t>.4</w:t>
      </w:r>
      <w:r w:rsidRPr="0096408A">
        <w:rPr>
          <w:rFonts w:ascii="Consolas" w:hAnsi="Consolas" w:cs="宋体"/>
          <w:color w:val="E45649"/>
          <w:kern w:val="0"/>
          <w:sz w:val="21"/>
          <w:szCs w:val="21"/>
        </w:rPr>
        <w:t>f}</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62DE1FD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plt.plot([</w:t>
      </w:r>
      <w:r w:rsidRPr="0096408A">
        <w:rPr>
          <w:rFonts w:ascii="Consolas" w:hAnsi="Consolas" w:cs="宋体"/>
          <w:color w:val="986801"/>
          <w:kern w:val="0"/>
          <w:sz w:val="21"/>
          <w:szCs w:val="21"/>
        </w:rPr>
        <w:t>0</w:t>
      </w:r>
      <w:r w:rsidRPr="0096408A">
        <w:rPr>
          <w:rFonts w:ascii="Consolas" w:hAnsi="Consolas" w:cs="宋体"/>
          <w:color w:val="383A42"/>
          <w:kern w:val="0"/>
          <w:sz w:val="21"/>
          <w:szCs w:val="21"/>
        </w:rPr>
        <w:t xml:space="preserve">, </w:t>
      </w:r>
      <w:r w:rsidRPr="0096408A">
        <w:rPr>
          <w:rFonts w:ascii="Consolas" w:hAnsi="Consolas" w:cs="宋体"/>
          <w:color w:val="986801"/>
          <w:kern w:val="0"/>
          <w:sz w:val="21"/>
          <w:szCs w:val="21"/>
        </w:rPr>
        <w:t>1</w:t>
      </w:r>
      <w:r w:rsidRPr="0096408A">
        <w:rPr>
          <w:rFonts w:ascii="Consolas" w:hAnsi="Consolas" w:cs="宋体"/>
          <w:color w:val="383A42"/>
          <w:kern w:val="0"/>
          <w:sz w:val="21"/>
          <w:szCs w:val="21"/>
        </w:rPr>
        <w:t>], [</w:t>
      </w:r>
      <w:r w:rsidRPr="0096408A">
        <w:rPr>
          <w:rFonts w:ascii="Consolas" w:hAnsi="Consolas" w:cs="宋体"/>
          <w:color w:val="986801"/>
          <w:kern w:val="0"/>
          <w:sz w:val="21"/>
          <w:szCs w:val="21"/>
        </w:rPr>
        <w:t>0</w:t>
      </w:r>
      <w:r w:rsidRPr="0096408A">
        <w:rPr>
          <w:rFonts w:ascii="Consolas" w:hAnsi="Consolas" w:cs="宋体"/>
          <w:color w:val="383A42"/>
          <w:kern w:val="0"/>
          <w:sz w:val="21"/>
          <w:szCs w:val="21"/>
        </w:rPr>
        <w:t xml:space="preserve">, </w:t>
      </w:r>
      <w:r w:rsidRPr="0096408A">
        <w:rPr>
          <w:rFonts w:ascii="Consolas" w:hAnsi="Consolas" w:cs="宋体"/>
          <w:color w:val="986801"/>
          <w:kern w:val="0"/>
          <w:sz w:val="21"/>
          <w:szCs w:val="21"/>
        </w:rPr>
        <w:t>1</w:t>
      </w:r>
      <w:r w:rsidRPr="0096408A">
        <w:rPr>
          <w:rFonts w:ascii="Consolas" w:hAnsi="Consolas" w:cs="宋体"/>
          <w:color w:val="383A42"/>
          <w:kern w:val="0"/>
          <w:sz w:val="21"/>
          <w:szCs w:val="21"/>
        </w:rPr>
        <w:t>], color=</w:t>
      </w:r>
      <w:r w:rsidRPr="0096408A">
        <w:rPr>
          <w:rFonts w:ascii="Consolas" w:hAnsi="Consolas" w:cs="宋体"/>
          <w:color w:val="50A14F"/>
          <w:kern w:val="0"/>
          <w:sz w:val="21"/>
          <w:szCs w:val="21"/>
        </w:rPr>
        <w:t>'gray'</w:t>
      </w:r>
      <w:r w:rsidRPr="0096408A">
        <w:rPr>
          <w:rFonts w:ascii="Consolas" w:hAnsi="Consolas" w:cs="宋体"/>
          <w:color w:val="383A42"/>
          <w:kern w:val="0"/>
          <w:sz w:val="21"/>
          <w:szCs w:val="21"/>
        </w:rPr>
        <w:t>, lw=</w:t>
      </w:r>
      <w:r w:rsidRPr="0096408A">
        <w:rPr>
          <w:rFonts w:ascii="Consolas" w:hAnsi="Consolas" w:cs="宋体"/>
          <w:color w:val="986801"/>
          <w:kern w:val="0"/>
          <w:sz w:val="21"/>
          <w:szCs w:val="21"/>
        </w:rPr>
        <w:t>2</w:t>
      </w:r>
      <w:r w:rsidRPr="0096408A">
        <w:rPr>
          <w:rFonts w:ascii="Consolas" w:hAnsi="Consolas" w:cs="宋体"/>
          <w:color w:val="383A42"/>
          <w:kern w:val="0"/>
          <w:sz w:val="21"/>
          <w:szCs w:val="21"/>
        </w:rPr>
        <w:t>, linestyle=</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7E77ED7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plt.xlabel(</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假阳性率</w:t>
      </w:r>
      <w:r w:rsidRPr="0096408A">
        <w:rPr>
          <w:rFonts w:ascii="Consolas" w:hAnsi="Consolas" w:cs="宋体"/>
          <w:color w:val="50A14F"/>
          <w:kern w:val="0"/>
          <w:sz w:val="21"/>
          <w:szCs w:val="21"/>
        </w:rPr>
        <w:t xml:space="preserve"> (False Positive Rate)'</w:t>
      </w:r>
      <w:r w:rsidRPr="0096408A">
        <w:rPr>
          <w:rFonts w:ascii="Consolas" w:hAnsi="Consolas" w:cs="宋体"/>
          <w:color w:val="383A42"/>
          <w:kern w:val="0"/>
          <w:sz w:val="21"/>
          <w:szCs w:val="21"/>
        </w:rPr>
        <w:t>)</w:t>
      </w:r>
    </w:p>
    <w:p w14:paraId="59DDEC2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lastRenderedPageBreak/>
        <w:t xml:space="preserve">            plt.ylabel(</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真阳性率</w:t>
      </w:r>
      <w:r w:rsidRPr="0096408A">
        <w:rPr>
          <w:rFonts w:ascii="Consolas" w:hAnsi="Consolas" w:cs="宋体"/>
          <w:color w:val="50A14F"/>
          <w:kern w:val="0"/>
          <w:sz w:val="21"/>
          <w:szCs w:val="21"/>
        </w:rPr>
        <w:t xml:space="preserve"> (True Positive Rate)'</w:t>
      </w:r>
      <w:r w:rsidRPr="0096408A">
        <w:rPr>
          <w:rFonts w:ascii="Consolas" w:hAnsi="Consolas" w:cs="宋体"/>
          <w:color w:val="383A42"/>
          <w:kern w:val="0"/>
          <w:sz w:val="21"/>
          <w:szCs w:val="21"/>
        </w:rPr>
        <w:t>)</w:t>
      </w:r>
    </w:p>
    <w:p w14:paraId="31BAADF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plt.title(</w:t>
      </w:r>
      <w:r w:rsidRPr="0096408A">
        <w:rPr>
          <w:rFonts w:ascii="Consolas" w:hAnsi="Consolas" w:cs="宋体"/>
          <w:color w:val="50A14F"/>
          <w:kern w:val="0"/>
          <w:sz w:val="21"/>
          <w:szCs w:val="21"/>
        </w:rPr>
        <w:t xml:space="preserve">f'ROC </w:t>
      </w:r>
      <w:r w:rsidRPr="0096408A">
        <w:rPr>
          <w:rFonts w:ascii="Consolas" w:hAnsi="Consolas" w:cs="宋体"/>
          <w:color w:val="50A14F"/>
          <w:kern w:val="0"/>
          <w:sz w:val="21"/>
          <w:szCs w:val="21"/>
        </w:rPr>
        <w:t>曲线</w:t>
      </w:r>
      <w:r w:rsidRPr="0096408A">
        <w:rPr>
          <w:rFonts w:ascii="Consolas" w:hAnsi="Consolas" w:cs="宋体"/>
          <w:color w:val="50A14F"/>
          <w:kern w:val="0"/>
          <w:sz w:val="21"/>
          <w:szCs w:val="21"/>
        </w:rPr>
        <w:t xml:space="preserve"> - </w:t>
      </w:r>
      <w:r w:rsidRPr="0096408A">
        <w:rPr>
          <w:rFonts w:ascii="Consolas" w:hAnsi="Consolas" w:cs="宋体"/>
          <w:color w:val="50A14F"/>
          <w:kern w:val="0"/>
          <w:sz w:val="21"/>
          <w:szCs w:val="21"/>
        </w:rPr>
        <w:t>核函数</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{kernel}</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61B02C2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plt.legend(loc=</w:t>
      </w:r>
      <w:r w:rsidRPr="0096408A">
        <w:rPr>
          <w:rFonts w:ascii="Consolas" w:hAnsi="Consolas" w:cs="宋体"/>
          <w:color w:val="50A14F"/>
          <w:kern w:val="0"/>
          <w:sz w:val="21"/>
          <w:szCs w:val="21"/>
        </w:rPr>
        <w:t>"lower right"</w:t>
      </w:r>
      <w:r w:rsidRPr="0096408A">
        <w:rPr>
          <w:rFonts w:ascii="Consolas" w:hAnsi="Consolas" w:cs="宋体"/>
          <w:color w:val="383A42"/>
          <w:kern w:val="0"/>
          <w:sz w:val="21"/>
          <w:szCs w:val="21"/>
        </w:rPr>
        <w:t>)</w:t>
      </w:r>
    </w:p>
    <w:p w14:paraId="3E9B9F9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plt.grid()</w:t>
      </w:r>
    </w:p>
    <w:p w14:paraId="7345B37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plt.tight_layout()</w:t>
      </w:r>
    </w:p>
    <w:p w14:paraId="540235F1"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roc_curve_path = os.path.join(kernel_result_dir, </w:t>
      </w:r>
      <w:r w:rsidRPr="0096408A">
        <w:rPr>
          <w:rFonts w:ascii="Consolas" w:hAnsi="Consolas" w:cs="宋体"/>
          <w:color w:val="50A14F"/>
          <w:kern w:val="0"/>
          <w:sz w:val="21"/>
          <w:szCs w:val="21"/>
        </w:rPr>
        <w:t>"roc_curve.png"</w:t>
      </w:r>
      <w:r w:rsidRPr="0096408A">
        <w:rPr>
          <w:rFonts w:ascii="Consolas" w:hAnsi="Consolas" w:cs="宋体"/>
          <w:color w:val="383A42"/>
          <w:kern w:val="0"/>
          <w:sz w:val="21"/>
          <w:szCs w:val="21"/>
        </w:rPr>
        <w:t>)</w:t>
      </w:r>
    </w:p>
    <w:p w14:paraId="73DC3F6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plt.savefig(roc_curve_path)</w:t>
      </w:r>
    </w:p>
    <w:p w14:paraId="637A59D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plt.close()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关闭图表，防止显示</w:t>
      </w:r>
    </w:p>
    <w:p w14:paraId="67D5891C"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5F9E89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保存</w:t>
      </w:r>
      <w:r w:rsidRPr="0096408A">
        <w:rPr>
          <w:rFonts w:ascii="Consolas" w:hAnsi="Consolas" w:cs="宋体"/>
          <w:i/>
          <w:iCs/>
          <w:color w:val="A0A1A7"/>
          <w:kern w:val="0"/>
          <w:sz w:val="21"/>
          <w:szCs w:val="21"/>
        </w:rPr>
        <w:t>ROC</w:t>
      </w:r>
      <w:r w:rsidRPr="0096408A">
        <w:rPr>
          <w:rFonts w:ascii="Consolas" w:hAnsi="Consolas" w:cs="宋体"/>
          <w:i/>
          <w:iCs/>
          <w:color w:val="A0A1A7"/>
          <w:kern w:val="0"/>
          <w:sz w:val="21"/>
          <w:szCs w:val="21"/>
        </w:rPr>
        <w:t>曲线数据到</w:t>
      </w:r>
      <w:r w:rsidRPr="0096408A">
        <w:rPr>
          <w:rFonts w:ascii="Consolas" w:hAnsi="Consolas" w:cs="宋体"/>
          <w:i/>
          <w:iCs/>
          <w:color w:val="A0A1A7"/>
          <w:kern w:val="0"/>
          <w:sz w:val="21"/>
          <w:szCs w:val="21"/>
        </w:rPr>
        <w:t>CSV</w:t>
      </w:r>
      <w:r w:rsidRPr="0096408A">
        <w:rPr>
          <w:rFonts w:ascii="Consolas" w:hAnsi="Consolas" w:cs="宋体"/>
          <w:i/>
          <w:iCs/>
          <w:color w:val="A0A1A7"/>
          <w:kern w:val="0"/>
          <w:sz w:val="21"/>
          <w:szCs w:val="21"/>
        </w:rPr>
        <w:t>文件</w:t>
      </w:r>
    </w:p>
    <w:p w14:paraId="5F5DA90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roc_data_path = os.path.join(kernel_result_dir, </w:t>
      </w:r>
      <w:r w:rsidRPr="0096408A">
        <w:rPr>
          <w:rFonts w:ascii="Consolas" w:hAnsi="Consolas" w:cs="宋体"/>
          <w:color w:val="50A14F"/>
          <w:kern w:val="0"/>
          <w:sz w:val="21"/>
          <w:szCs w:val="21"/>
        </w:rPr>
        <w:t>f"</w:t>
      </w:r>
      <w:r w:rsidRPr="0096408A">
        <w:rPr>
          <w:rFonts w:ascii="Consolas" w:hAnsi="Consolas" w:cs="宋体"/>
          <w:color w:val="E45649"/>
          <w:kern w:val="0"/>
          <w:sz w:val="21"/>
          <w:szCs w:val="21"/>
        </w:rPr>
        <w:t>{kernel}</w:t>
      </w:r>
      <w:r w:rsidRPr="0096408A">
        <w:rPr>
          <w:rFonts w:ascii="Consolas" w:hAnsi="Consolas" w:cs="宋体"/>
          <w:color w:val="50A14F"/>
          <w:kern w:val="0"/>
          <w:sz w:val="21"/>
          <w:szCs w:val="21"/>
        </w:rPr>
        <w:t>_roc_curve_data.csv"</w:t>
      </w:r>
      <w:r w:rsidRPr="0096408A">
        <w:rPr>
          <w:rFonts w:ascii="Consolas" w:hAnsi="Consolas" w:cs="宋体"/>
          <w:color w:val="383A42"/>
          <w:kern w:val="0"/>
          <w:sz w:val="21"/>
          <w:szCs w:val="21"/>
        </w:rPr>
        <w:t>)</w:t>
      </w:r>
    </w:p>
    <w:p w14:paraId="272A2ACA"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roc_data = pd.DataFrame({</w:t>
      </w:r>
    </w:p>
    <w:p w14:paraId="17B85888"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'FPR'</w:t>
      </w:r>
      <w:r w:rsidRPr="0096408A">
        <w:rPr>
          <w:rFonts w:ascii="Consolas" w:hAnsi="Consolas" w:cs="宋体"/>
          <w:color w:val="383A42"/>
          <w:kern w:val="0"/>
          <w:sz w:val="21"/>
          <w:szCs w:val="21"/>
        </w:rPr>
        <w:t xml:space="preserve">: fpr,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假阳性率</w:t>
      </w:r>
    </w:p>
    <w:p w14:paraId="16292862"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'TPR'</w:t>
      </w:r>
      <w:r w:rsidRPr="0096408A">
        <w:rPr>
          <w:rFonts w:ascii="Consolas" w:hAnsi="Consolas" w:cs="宋体"/>
          <w:color w:val="383A42"/>
          <w:kern w:val="0"/>
          <w:sz w:val="21"/>
          <w:szCs w:val="21"/>
        </w:rPr>
        <w:t xml:space="preserve">: tpr,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真阳性率</w:t>
      </w:r>
    </w:p>
    <w:p w14:paraId="43FEFC5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'Thresholds'</w:t>
      </w:r>
      <w:r w:rsidRPr="0096408A">
        <w:rPr>
          <w:rFonts w:ascii="Consolas" w:hAnsi="Consolas" w:cs="宋体"/>
          <w:color w:val="383A42"/>
          <w:kern w:val="0"/>
          <w:sz w:val="21"/>
          <w:szCs w:val="21"/>
        </w:rPr>
        <w:t xml:space="preserve">: thresholds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阈值</w:t>
      </w:r>
    </w:p>
    <w:p w14:paraId="28225232"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p>
    <w:p w14:paraId="47B8066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roc_data.to_csv(roc_data_path, index=</w:t>
      </w:r>
      <w:r w:rsidRPr="0096408A">
        <w:rPr>
          <w:rFonts w:ascii="Consolas" w:hAnsi="Consolas" w:cs="宋体"/>
          <w:color w:val="0184BB"/>
          <w:kern w:val="0"/>
          <w:sz w:val="21"/>
          <w:szCs w:val="21"/>
        </w:rPr>
        <w:t>False</w:t>
      </w:r>
      <w:r w:rsidRPr="0096408A">
        <w:rPr>
          <w:rFonts w:ascii="Consolas" w:hAnsi="Consolas" w:cs="宋体"/>
          <w:color w:val="383A42"/>
          <w:kern w:val="0"/>
          <w:sz w:val="21"/>
          <w:szCs w:val="21"/>
        </w:rPr>
        <w:t>)</w:t>
      </w:r>
    </w:p>
    <w:p w14:paraId="79DB81A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print</w:t>
      </w:r>
      <w:r w:rsidRPr="0096408A">
        <w:rPr>
          <w:rFonts w:ascii="Consolas" w:hAnsi="Consolas" w:cs="宋体"/>
          <w:color w:val="383A42"/>
          <w:kern w:val="0"/>
          <w:sz w:val="21"/>
          <w:szCs w:val="21"/>
        </w:rPr>
        <w:t>(</w:t>
      </w:r>
      <w:r w:rsidRPr="0096408A">
        <w:rPr>
          <w:rFonts w:ascii="Consolas" w:hAnsi="Consolas" w:cs="宋体"/>
          <w:color w:val="50A14F"/>
          <w:kern w:val="0"/>
          <w:sz w:val="21"/>
          <w:szCs w:val="21"/>
        </w:rPr>
        <w:t xml:space="preserve">f"ROC </w:t>
      </w:r>
      <w:r w:rsidRPr="0096408A">
        <w:rPr>
          <w:rFonts w:ascii="Consolas" w:hAnsi="Consolas" w:cs="宋体"/>
          <w:color w:val="50A14F"/>
          <w:kern w:val="0"/>
          <w:sz w:val="21"/>
          <w:szCs w:val="21"/>
        </w:rPr>
        <w:t>曲线数据保存到</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{roc_data_path}</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7508C4E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C76631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可视化灵敏度、特异度和准确率并保存</w:t>
      </w:r>
    </w:p>
    <w:p w14:paraId="14C3C0AC"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metrics = {</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灵敏度</w:t>
      </w:r>
      <w:r w:rsidRPr="0096408A">
        <w:rPr>
          <w:rFonts w:ascii="Consolas" w:hAnsi="Consolas" w:cs="宋体"/>
          <w:color w:val="50A14F"/>
          <w:kern w:val="0"/>
          <w:sz w:val="21"/>
          <w:szCs w:val="21"/>
        </w:rPr>
        <w:t xml:space="preserve"> (SE)'</w:t>
      </w:r>
      <w:r w:rsidRPr="0096408A">
        <w:rPr>
          <w:rFonts w:ascii="Consolas" w:hAnsi="Consolas" w:cs="宋体"/>
          <w:color w:val="383A42"/>
          <w:kern w:val="0"/>
          <w:sz w:val="21"/>
          <w:szCs w:val="21"/>
        </w:rPr>
        <w:t xml:space="preserve">: sensitivity, </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特异度</w:t>
      </w:r>
      <w:r w:rsidRPr="0096408A">
        <w:rPr>
          <w:rFonts w:ascii="Consolas" w:hAnsi="Consolas" w:cs="宋体"/>
          <w:color w:val="50A14F"/>
          <w:kern w:val="0"/>
          <w:sz w:val="21"/>
          <w:szCs w:val="21"/>
        </w:rPr>
        <w:t xml:space="preserve"> (SP)'</w:t>
      </w:r>
      <w:r w:rsidRPr="0096408A">
        <w:rPr>
          <w:rFonts w:ascii="Consolas" w:hAnsi="Consolas" w:cs="宋体"/>
          <w:color w:val="383A42"/>
          <w:kern w:val="0"/>
          <w:sz w:val="21"/>
          <w:szCs w:val="21"/>
        </w:rPr>
        <w:t xml:space="preserve">: specificity, </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准确率</w:t>
      </w:r>
      <w:r w:rsidRPr="0096408A">
        <w:rPr>
          <w:rFonts w:ascii="Consolas" w:hAnsi="Consolas" w:cs="宋体"/>
          <w:color w:val="50A14F"/>
          <w:kern w:val="0"/>
          <w:sz w:val="21"/>
          <w:szCs w:val="21"/>
        </w:rPr>
        <w:t xml:space="preserve"> (ACC)'</w:t>
      </w:r>
      <w:r w:rsidRPr="0096408A">
        <w:rPr>
          <w:rFonts w:ascii="Consolas" w:hAnsi="Consolas" w:cs="宋体"/>
          <w:color w:val="383A42"/>
          <w:kern w:val="0"/>
          <w:sz w:val="21"/>
          <w:szCs w:val="21"/>
        </w:rPr>
        <w:t>: accuracy}</w:t>
      </w:r>
    </w:p>
    <w:p w14:paraId="34C3483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plt.figure(figsize=(</w:t>
      </w:r>
      <w:r w:rsidRPr="0096408A">
        <w:rPr>
          <w:rFonts w:ascii="Consolas" w:hAnsi="Consolas" w:cs="宋体"/>
          <w:color w:val="986801"/>
          <w:kern w:val="0"/>
          <w:sz w:val="21"/>
          <w:szCs w:val="21"/>
        </w:rPr>
        <w:t>8</w:t>
      </w:r>
      <w:r w:rsidRPr="0096408A">
        <w:rPr>
          <w:rFonts w:ascii="Consolas" w:hAnsi="Consolas" w:cs="宋体"/>
          <w:color w:val="383A42"/>
          <w:kern w:val="0"/>
          <w:sz w:val="21"/>
          <w:szCs w:val="21"/>
        </w:rPr>
        <w:t xml:space="preserve">, </w:t>
      </w:r>
      <w:r w:rsidRPr="0096408A">
        <w:rPr>
          <w:rFonts w:ascii="Consolas" w:hAnsi="Consolas" w:cs="宋体"/>
          <w:color w:val="986801"/>
          <w:kern w:val="0"/>
          <w:sz w:val="21"/>
          <w:szCs w:val="21"/>
        </w:rPr>
        <w:t>5</w:t>
      </w:r>
      <w:r w:rsidRPr="0096408A">
        <w:rPr>
          <w:rFonts w:ascii="Consolas" w:hAnsi="Consolas" w:cs="宋体"/>
          <w:color w:val="383A42"/>
          <w:kern w:val="0"/>
          <w:sz w:val="21"/>
          <w:szCs w:val="21"/>
        </w:rPr>
        <w:t>))</w:t>
      </w:r>
    </w:p>
    <w:p w14:paraId="42B58B78"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plt.bar(metrics.keys(), metrics.values(), color=[</w:t>
      </w:r>
      <w:r w:rsidRPr="0096408A">
        <w:rPr>
          <w:rFonts w:ascii="Consolas" w:hAnsi="Consolas" w:cs="宋体"/>
          <w:color w:val="50A14F"/>
          <w:kern w:val="0"/>
          <w:sz w:val="21"/>
          <w:szCs w:val="21"/>
        </w:rPr>
        <w:t>'skyblue'</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'orange'</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'green'</w:t>
      </w:r>
      <w:r w:rsidRPr="0096408A">
        <w:rPr>
          <w:rFonts w:ascii="Consolas" w:hAnsi="Consolas" w:cs="宋体"/>
          <w:color w:val="383A42"/>
          <w:kern w:val="0"/>
          <w:sz w:val="21"/>
          <w:szCs w:val="21"/>
        </w:rPr>
        <w:t>])</w:t>
      </w:r>
    </w:p>
    <w:p w14:paraId="49B4443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plt.ylabel(</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得分</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23AB13E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plt.ylim(</w:t>
      </w:r>
      <w:r w:rsidRPr="0096408A">
        <w:rPr>
          <w:rFonts w:ascii="Consolas" w:hAnsi="Consolas" w:cs="宋体"/>
          <w:color w:val="986801"/>
          <w:kern w:val="0"/>
          <w:sz w:val="21"/>
          <w:szCs w:val="21"/>
        </w:rPr>
        <w:t>0</w:t>
      </w:r>
      <w:r w:rsidRPr="0096408A">
        <w:rPr>
          <w:rFonts w:ascii="Consolas" w:hAnsi="Consolas" w:cs="宋体"/>
          <w:color w:val="383A42"/>
          <w:kern w:val="0"/>
          <w:sz w:val="21"/>
          <w:szCs w:val="21"/>
        </w:rPr>
        <w:t xml:space="preserve">, </w:t>
      </w:r>
      <w:r w:rsidRPr="0096408A">
        <w:rPr>
          <w:rFonts w:ascii="Consolas" w:hAnsi="Consolas" w:cs="宋体"/>
          <w:color w:val="986801"/>
          <w:kern w:val="0"/>
          <w:sz w:val="21"/>
          <w:szCs w:val="21"/>
        </w:rPr>
        <w:t>1</w:t>
      </w:r>
      <w:r w:rsidRPr="0096408A">
        <w:rPr>
          <w:rFonts w:ascii="Consolas" w:hAnsi="Consolas" w:cs="宋体"/>
          <w:color w:val="383A42"/>
          <w:kern w:val="0"/>
          <w:sz w:val="21"/>
          <w:szCs w:val="21"/>
        </w:rPr>
        <w:t>)</w:t>
      </w:r>
    </w:p>
    <w:p w14:paraId="752872A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plt.title(</w:t>
      </w:r>
      <w:r w:rsidRPr="0096408A">
        <w:rPr>
          <w:rFonts w:ascii="Consolas" w:hAnsi="Consolas" w:cs="宋体"/>
          <w:color w:val="50A14F"/>
          <w:kern w:val="0"/>
          <w:sz w:val="21"/>
          <w:szCs w:val="21"/>
        </w:rPr>
        <w:t>f'</w:t>
      </w:r>
      <w:r w:rsidRPr="0096408A">
        <w:rPr>
          <w:rFonts w:ascii="Consolas" w:hAnsi="Consolas" w:cs="宋体"/>
          <w:color w:val="50A14F"/>
          <w:kern w:val="0"/>
          <w:sz w:val="21"/>
          <w:szCs w:val="21"/>
        </w:rPr>
        <w:t>性能指标</w:t>
      </w:r>
      <w:r w:rsidRPr="0096408A">
        <w:rPr>
          <w:rFonts w:ascii="Consolas" w:hAnsi="Consolas" w:cs="宋体"/>
          <w:color w:val="50A14F"/>
          <w:kern w:val="0"/>
          <w:sz w:val="21"/>
          <w:szCs w:val="21"/>
        </w:rPr>
        <w:t xml:space="preserve"> - </w:t>
      </w:r>
      <w:r w:rsidRPr="0096408A">
        <w:rPr>
          <w:rFonts w:ascii="Consolas" w:hAnsi="Consolas" w:cs="宋体"/>
          <w:color w:val="50A14F"/>
          <w:kern w:val="0"/>
          <w:sz w:val="21"/>
          <w:szCs w:val="21"/>
        </w:rPr>
        <w:t>核函数</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{kernel}</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2BC2EDF9"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plt.grid(axis=</w:t>
      </w:r>
      <w:r w:rsidRPr="0096408A">
        <w:rPr>
          <w:rFonts w:ascii="Consolas" w:hAnsi="Consolas" w:cs="宋体"/>
          <w:color w:val="50A14F"/>
          <w:kern w:val="0"/>
          <w:sz w:val="21"/>
          <w:szCs w:val="21"/>
        </w:rPr>
        <w:t>'y'</w:t>
      </w:r>
      <w:r w:rsidRPr="0096408A">
        <w:rPr>
          <w:rFonts w:ascii="Consolas" w:hAnsi="Consolas" w:cs="宋体"/>
          <w:color w:val="383A42"/>
          <w:kern w:val="0"/>
          <w:sz w:val="21"/>
          <w:szCs w:val="21"/>
        </w:rPr>
        <w:t>, linestyle=</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70302E9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plt.tight_layout()</w:t>
      </w:r>
    </w:p>
    <w:p w14:paraId="03792FF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metrics_path = os.path.join(kernel_result_dir, </w:t>
      </w:r>
      <w:r w:rsidRPr="0096408A">
        <w:rPr>
          <w:rFonts w:ascii="Consolas" w:hAnsi="Consolas" w:cs="宋体"/>
          <w:color w:val="50A14F"/>
          <w:kern w:val="0"/>
          <w:sz w:val="21"/>
          <w:szCs w:val="21"/>
        </w:rPr>
        <w:t>"metrics.png"</w:t>
      </w:r>
      <w:r w:rsidRPr="0096408A">
        <w:rPr>
          <w:rFonts w:ascii="Consolas" w:hAnsi="Consolas" w:cs="宋体"/>
          <w:color w:val="383A42"/>
          <w:kern w:val="0"/>
          <w:sz w:val="21"/>
          <w:szCs w:val="21"/>
        </w:rPr>
        <w:t>)</w:t>
      </w:r>
    </w:p>
    <w:p w14:paraId="5B3255D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plt.savefig(metrics_path)</w:t>
      </w:r>
    </w:p>
    <w:p w14:paraId="351533D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plt.close()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关闭图表，防止显示</w:t>
      </w:r>
    </w:p>
    <w:p w14:paraId="097375B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D769098"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完成一轮训练后，递增训练编号</w:t>
      </w:r>
    </w:p>
    <w:p w14:paraId="3895DEC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training_id += </w:t>
      </w:r>
      <w:r w:rsidRPr="0096408A">
        <w:rPr>
          <w:rFonts w:ascii="Consolas" w:hAnsi="Consolas" w:cs="宋体"/>
          <w:color w:val="986801"/>
          <w:kern w:val="0"/>
          <w:sz w:val="21"/>
          <w:szCs w:val="21"/>
        </w:rPr>
        <w:t>1</w:t>
      </w:r>
    </w:p>
    <w:p w14:paraId="68903DA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09AF75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40F376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i/>
          <w:iCs/>
          <w:color w:val="A0A1A7"/>
          <w:kern w:val="0"/>
          <w:sz w:val="21"/>
          <w:szCs w:val="21"/>
        </w:rPr>
        <w:t xml:space="preserve"># 3. </w:t>
      </w:r>
      <w:r w:rsidRPr="0096408A">
        <w:rPr>
          <w:rFonts w:ascii="Consolas" w:hAnsi="Consolas" w:cs="宋体"/>
          <w:i/>
          <w:iCs/>
          <w:color w:val="A0A1A7"/>
          <w:kern w:val="0"/>
          <w:sz w:val="21"/>
          <w:szCs w:val="21"/>
        </w:rPr>
        <w:t>计算平均值并绘图</w:t>
      </w:r>
    </w:p>
    <w:p w14:paraId="66CDDEE8"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A626A4"/>
          <w:kern w:val="0"/>
          <w:sz w:val="21"/>
          <w:szCs w:val="21"/>
        </w:rPr>
        <w:t>def</w:t>
      </w:r>
      <w:r w:rsidRPr="0096408A">
        <w:rPr>
          <w:rFonts w:ascii="Consolas" w:hAnsi="Consolas" w:cs="宋体"/>
          <w:color w:val="383A42"/>
          <w:kern w:val="0"/>
          <w:sz w:val="21"/>
          <w:szCs w:val="21"/>
        </w:rPr>
        <w:t xml:space="preserve"> </w:t>
      </w:r>
      <w:r w:rsidRPr="0096408A">
        <w:rPr>
          <w:rFonts w:ascii="Consolas" w:hAnsi="Consolas" w:cs="宋体"/>
          <w:color w:val="4078F2"/>
          <w:kern w:val="0"/>
          <w:sz w:val="21"/>
          <w:szCs w:val="21"/>
        </w:rPr>
        <w:t>calculate_average_and_plot</w:t>
      </w:r>
      <w:r w:rsidRPr="0096408A">
        <w:rPr>
          <w:rFonts w:ascii="Consolas" w:hAnsi="Consolas" w:cs="宋体"/>
          <w:color w:val="383A42"/>
          <w:kern w:val="0"/>
          <w:sz w:val="21"/>
          <w:szCs w:val="21"/>
        </w:rPr>
        <w:t>():</w:t>
      </w:r>
    </w:p>
    <w:p w14:paraId="02ED6A3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读取所有训练的汇总结果</w:t>
      </w:r>
    </w:p>
    <w:p w14:paraId="690F693C"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summary_results_csv_path = os.path.join(</w:t>
      </w:r>
      <w:r w:rsidRPr="0096408A">
        <w:rPr>
          <w:rFonts w:ascii="Consolas" w:hAnsi="Consolas" w:cs="宋体"/>
          <w:color w:val="50A14F"/>
          <w:kern w:val="0"/>
          <w:sz w:val="21"/>
          <w:szCs w:val="21"/>
        </w:rPr>
        <w:t>"result"</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"vs"</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"summary_results.csv"</w:t>
      </w:r>
      <w:r w:rsidRPr="0096408A">
        <w:rPr>
          <w:rFonts w:ascii="Consolas" w:hAnsi="Consolas" w:cs="宋体"/>
          <w:color w:val="383A42"/>
          <w:kern w:val="0"/>
          <w:sz w:val="21"/>
          <w:szCs w:val="21"/>
        </w:rPr>
        <w:t>)</w:t>
      </w:r>
    </w:p>
    <w:p w14:paraId="0F450CA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df = pd.read_csv(summary_results_csv_path)</w:t>
      </w:r>
    </w:p>
    <w:p w14:paraId="6704063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06F3CC1"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计算每个核函数的平均值</w:t>
      </w:r>
    </w:p>
    <w:p w14:paraId="667A8A9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avg_results = df.groupby(</w:t>
      </w:r>
      <w:r w:rsidRPr="0096408A">
        <w:rPr>
          <w:rFonts w:ascii="Consolas" w:hAnsi="Consolas" w:cs="宋体"/>
          <w:color w:val="50A14F"/>
          <w:kern w:val="0"/>
          <w:sz w:val="21"/>
          <w:szCs w:val="21"/>
        </w:rPr>
        <w:t>'Kernel'</w:t>
      </w:r>
      <w:r w:rsidRPr="0096408A">
        <w:rPr>
          <w:rFonts w:ascii="Consolas" w:hAnsi="Consolas" w:cs="宋体"/>
          <w:color w:val="383A42"/>
          <w:kern w:val="0"/>
          <w:sz w:val="21"/>
          <w:szCs w:val="21"/>
        </w:rPr>
        <w:t>).mean().reset_index()</w:t>
      </w:r>
    </w:p>
    <w:p w14:paraId="06245BF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BE9C02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保存平均值结果到一个新的</w:t>
      </w:r>
      <w:r w:rsidRPr="0096408A">
        <w:rPr>
          <w:rFonts w:ascii="Consolas" w:hAnsi="Consolas" w:cs="宋体"/>
          <w:i/>
          <w:iCs/>
          <w:color w:val="A0A1A7"/>
          <w:kern w:val="0"/>
          <w:sz w:val="21"/>
          <w:szCs w:val="21"/>
        </w:rPr>
        <w:t xml:space="preserve"> CSV </w:t>
      </w:r>
      <w:r w:rsidRPr="0096408A">
        <w:rPr>
          <w:rFonts w:ascii="Consolas" w:hAnsi="Consolas" w:cs="宋体"/>
          <w:i/>
          <w:iCs/>
          <w:color w:val="A0A1A7"/>
          <w:kern w:val="0"/>
          <w:sz w:val="21"/>
          <w:szCs w:val="21"/>
        </w:rPr>
        <w:t>文件</w:t>
      </w:r>
    </w:p>
    <w:p w14:paraId="117E017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lastRenderedPageBreak/>
        <w:t xml:space="preserve">    average_results_csv_path = os.path.join(</w:t>
      </w:r>
      <w:r w:rsidRPr="0096408A">
        <w:rPr>
          <w:rFonts w:ascii="Consolas" w:hAnsi="Consolas" w:cs="宋体"/>
          <w:color w:val="50A14F"/>
          <w:kern w:val="0"/>
          <w:sz w:val="21"/>
          <w:szCs w:val="21"/>
        </w:rPr>
        <w:t>"result"</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"vs"</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"average_results.csv"</w:t>
      </w:r>
      <w:r w:rsidRPr="0096408A">
        <w:rPr>
          <w:rFonts w:ascii="Consolas" w:hAnsi="Consolas" w:cs="宋体"/>
          <w:color w:val="383A42"/>
          <w:kern w:val="0"/>
          <w:sz w:val="21"/>
          <w:szCs w:val="21"/>
        </w:rPr>
        <w:t>)</w:t>
      </w:r>
    </w:p>
    <w:p w14:paraId="2A0C30B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avg_results.to_csv(average_results_csv_path, index=</w:t>
      </w:r>
      <w:r w:rsidRPr="0096408A">
        <w:rPr>
          <w:rFonts w:ascii="Consolas" w:hAnsi="Consolas" w:cs="宋体"/>
          <w:color w:val="0184BB"/>
          <w:kern w:val="0"/>
          <w:sz w:val="21"/>
          <w:szCs w:val="21"/>
        </w:rPr>
        <w:t>False</w:t>
      </w:r>
      <w:r w:rsidRPr="0096408A">
        <w:rPr>
          <w:rFonts w:ascii="Consolas" w:hAnsi="Consolas" w:cs="宋体"/>
          <w:color w:val="383A42"/>
          <w:kern w:val="0"/>
          <w:sz w:val="21"/>
          <w:szCs w:val="21"/>
        </w:rPr>
        <w:t>)</w:t>
      </w:r>
    </w:p>
    <w:p w14:paraId="30B6A711"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print</w:t>
      </w:r>
      <w:r w:rsidRPr="0096408A">
        <w:rPr>
          <w:rFonts w:ascii="Consolas" w:hAnsi="Consolas" w:cs="宋体"/>
          <w:color w:val="383A42"/>
          <w:kern w:val="0"/>
          <w:sz w:val="21"/>
          <w:szCs w:val="21"/>
        </w:rPr>
        <w:t>(</w:t>
      </w:r>
      <w:r w:rsidRPr="0096408A">
        <w:rPr>
          <w:rFonts w:ascii="Consolas" w:hAnsi="Consolas" w:cs="宋体"/>
          <w:color w:val="50A14F"/>
          <w:kern w:val="0"/>
          <w:sz w:val="21"/>
          <w:szCs w:val="21"/>
        </w:rPr>
        <w:t>f"</w:t>
      </w:r>
      <w:r w:rsidRPr="0096408A">
        <w:rPr>
          <w:rFonts w:ascii="Consolas" w:hAnsi="Consolas" w:cs="宋体"/>
          <w:color w:val="50A14F"/>
          <w:kern w:val="0"/>
          <w:sz w:val="21"/>
          <w:szCs w:val="21"/>
        </w:rPr>
        <w:t>正在保存前</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 xml:space="preserve">{training_id - </w:t>
      </w:r>
      <w:r w:rsidRPr="0096408A">
        <w:rPr>
          <w:rFonts w:ascii="Consolas" w:hAnsi="Consolas" w:cs="宋体"/>
          <w:color w:val="986801"/>
          <w:kern w:val="0"/>
          <w:sz w:val="21"/>
          <w:szCs w:val="21"/>
        </w:rPr>
        <w:t>1</w:t>
      </w:r>
      <w:r w:rsidRPr="0096408A">
        <w:rPr>
          <w:rFonts w:ascii="Consolas" w:hAnsi="Consolas" w:cs="宋体"/>
          <w:color w:val="E45649"/>
          <w:kern w:val="0"/>
          <w:sz w:val="21"/>
          <w:szCs w:val="21"/>
        </w:rPr>
        <w:t>}</w:t>
      </w:r>
      <w:r w:rsidRPr="0096408A">
        <w:rPr>
          <w:rFonts w:ascii="Consolas" w:hAnsi="Consolas" w:cs="宋体"/>
          <w:color w:val="50A14F"/>
          <w:kern w:val="0"/>
          <w:sz w:val="21"/>
          <w:szCs w:val="21"/>
        </w:rPr>
        <w:t xml:space="preserve"> </w:t>
      </w:r>
      <w:r w:rsidRPr="0096408A">
        <w:rPr>
          <w:rFonts w:ascii="Consolas" w:hAnsi="Consolas" w:cs="宋体"/>
          <w:color w:val="50A14F"/>
          <w:kern w:val="0"/>
          <w:sz w:val="21"/>
          <w:szCs w:val="21"/>
        </w:rPr>
        <w:t>次训练的平均结果到</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{average_results_csv_path}</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6A33F9E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7083FF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绘制平均性能指标图</w:t>
      </w:r>
    </w:p>
    <w:p w14:paraId="428A76B1"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metrics_to_plot = [</w:t>
      </w:r>
      <w:r w:rsidRPr="0096408A">
        <w:rPr>
          <w:rFonts w:ascii="Consolas" w:hAnsi="Consolas" w:cs="宋体"/>
          <w:color w:val="50A14F"/>
          <w:kern w:val="0"/>
          <w:sz w:val="21"/>
          <w:szCs w:val="21"/>
        </w:rPr>
        <w:t>'Accuracy'</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'Sensitivity'</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'Specificity'</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'AUC'</w:t>
      </w:r>
      <w:r w:rsidRPr="0096408A">
        <w:rPr>
          <w:rFonts w:ascii="Consolas" w:hAnsi="Consolas" w:cs="宋体"/>
          <w:color w:val="383A42"/>
          <w:kern w:val="0"/>
          <w:sz w:val="21"/>
          <w:szCs w:val="21"/>
        </w:rPr>
        <w:t>]</w:t>
      </w:r>
    </w:p>
    <w:p w14:paraId="54F8323A"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for</w:t>
      </w:r>
      <w:r w:rsidRPr="0096408A">
        <w:rPr>
          <w:rFonts w:ascii="Consolas" w:hAnsi="Consolas" w:cs="宋体"/>
          <w:color w:val="383A42"/>
          <w:kern w:val="0"/>
          <w:sz w:val="21"/>
          <w:szCs w:val="21"/>
        </w:rPr>
        <w:t xml:space="preserve"> metric </w:t>
      </w:r>
      <w:r w:rsidRPr="0096408A">
        <w:rPr>
          <w:rFonts w:ascii="Consolas" w:hAnsi="Consolas" w:cs="宋体"/>
          <w:color w:val="A626A4"/>
          <w:kern w:val="0"/>
          <w:sz w:val="21"/>
          <w:szCs w:val="21"/>
        </w:rPr>
        <w:t>in</w:t>
      </w:r>
      <w:r w:rsidRPr="0096408A">
        <w:rPr>
          <w:rFonts w:ascii="Consolas" w:hAnsi="Consolas" w:cs="宋体"/>
          <w:color w:val="383A42"/>
          <w:kern w:val="0"/>
          <w:sz w:val="21"/>
          <w:szCs w:val="21"/>
        </w:rPr>
        <w:t xml:space="preserve"> metrics_to_plot:</w:t>
      </w:r>
    </w:p>
    <w:p w14:paraId="50ABB15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plt.figure(figsize=(</w:t>
      </w:r>
      <w:r w:rsidRPr="0096408A">
        <w:rPr>
          <w:rFonts w:ascii="Consolas" w:hAnsi="Consolas" w:cs="宋体"/>
          <w:color w:val="986801"/>
          <w:kern w:val="0"/>
          <w:sz w:val="21"/>
          <w:szCs w:val="21"/>
        </w:rPr>
        <w:t>12</w:t>
      </w:r>
      <w:r w:rsidRPr="0096408A">
        <w:rPr>
          <w:rFonts w:ascii="Consolas" w:hAnsi="Consolas" w:cs="宋体"/>
          <w:color w:val="383A42"/>
          <w:kern w:val="0"/>
          <w:sz w:val="21"/>
          <w:szCs w:val="21"/>
        </w:rPr>
        <w:t xml:space="preserve">, </w:t>
      </w:r>
      <w:r w:rsidRPr="0096408A">
        <w:rPr>
          <w:rFonts w:ascii="Consolas" w:hAnsi="Consolas" w:cs="宋体"/>
          <w:color w:val="986801"/>
          <w:kern w:val="0"/>
          <w:sz w:val="21"/>
          <w:szCs w:val="21"/>
        </w:rPr>
        <w:t>8</w:t>
      </w:r>
      <w:r w:rsidRPr="0096408A">
        <w:rPr>
          <w:rFonts w:ascii="Consolas" w:hAnsi="Consolas" w:cs="宋体"/>
          <w:color w:val="383A42"/>
          <w:kern w:val="0"/>
          <w:sz w:val="21"/>
          <w:szCs w:val="21"/>
        </w:rPr>
        <w:t>))</w:t>
      </w:r>
    </w:p>
    <w:p w14:paraId="65BE268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values = avg_results[metric].values</w:t>
      </w:r>
    </w:p>
    <w:p w14:paraId="4AD8C21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kernels = avg_results[</w:t>
      </w:r>
      <w:r w:rsidRPr="0096408A">
        <w:rPr>
          <w:rFonts w:ascii="Consolas" w:hAnsi="Consolas" w:cs="宋体"/>
          <w:color w:val="50A14F"/>
          <w:kern w:val="0"/>
          <w:sz w:val="21"/>
          <w:szCs w:val="21"/>
        </w:rPr>
        <w:t>'Kernel'</w:t>
      </w:r>
      <w:r w:rsidRPr="0096408A">
        <w:rPr>
          <w:rFonts w:ascii="Consolas" w:hAnsi="Consolas" w:cs="宋体"/>
          <w:color w:val="383A42"/>
          <w:kern w:val="0"/>
          <w:sz w:val="21"/>
          <w:szCs w:val="21"/>
        </w:rPr>
        <w:t>].values</w:t>
      </w:r>
    </w:p>
    <w:p w14:paraId="7899C26A"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bars = plt.bar(kernels, values, color=[</w:t>
      </w:r>
      <w:r w:rsidRPr="0096408A">
        <w:rPr>
          <w:rFonts w:ascii="Consolas" w:hAnsi="Consolas" w:cs="宋体"/>
          <w:color w:val="50A14F"/>
          <w:kern w:val="0"/>
          <w:sz w:val="21"/>
          <w:szCs w:val="21"/>
        </w:rPr>
        <w:t>'#4E79A7'</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'#F28E2C'</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'#76B7B2'</w:t>
      </w:r>
      <w:r w:rsidRPr="0096408A">
        <w:rPr>
          <w:rFonts w:ascii="Consolas" w:hAnsi="Consolas" w:cs="宋体"/>
          <w:color w:val="383A42"/>
          <w:kern w:val="0"/>
          <w:sz w:val="21"/>
          <w:szCs w:val="21"/>
        </w:rPr>
        <w:t>], alpha=</w:t>
      </w:r>
      <w:r w:rsidRPr="0096408A">
        <w:rPr>
          <w:rFonts w:ascii="Consolas" w:hAnsi="Consolas" w:cs="宋体"/>
          <w:color w:val="986801"/>
          <w:kern w:val="0"/>
          <w:sz w:val="21"/>
          <w:szCs w:val="21"/>
        </w:rPr>
        <w:t>0.85</w:t>
      </w:r>
      <w:r w:rsidRPr="0096408A">
        <w:rPr>
          <w:rFonts w:ascii="Consolas" w:hAnsi="Consolas" w:cs="宋体"/>
          <w:color w:val="383A42"/>
          <w:kern w:val="0"/>
          <w:sz w:val="21"/>
          <w:szCs w:val="21"/>
        </w:rPr>
        <w:t>)</w:t>
      </w:r>
    </w:p>
    <w:p w14:paraId="3DC45E3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plt.ylabel(</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得分</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 fontsize=</w:t>
      </w:r>
      <w:r w:rsidRPr="0096408A">
        <w:rPr>
          <w:rFonts w:ascii="Consolas" w:hAnsi="Consolas" w:cs="宋体"/>
          <w:color w:val="986801"/>
          <w:kern w:val="0"/>
          <w:sz w:val="21"/>
          <w:szCs w:val="21"/>
        </w:rPr>
        <w:t>14</w:t>
      </w:r>
      <w:r w:rsidRPr="0096408A">
        <w:rPr>
          <w:rFonts w:ascii="Consolas" w:hAnsi="Consolas" w:cs="宋体"/>
          <w:color w:val="383A42"/>
          <w:kern w:val="0"/>
          <w:sz w:val="21"/>
          <w:szCs w:val="21"/>
        </w:rPr>
        <w:t>)</w:t>
      </w:r>
    </w:p>
    <w:p w14:paraId="315F014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plt.ylim(</w:t>
      </w:r>
      <w:r w:rsidRPr="0096408A">
        <w:rPr>
          <w:rFonts w:ascii="Consolas" w:hAnsi="Consolas" w:cs="宋体"/>
          <w:color w:val="986801"/>
          <w:kern w:val="0"/>
          <w:sz w:val="21"/>
          <w:szCs w:val="21"/>
        </w:rPr>
        <w:t>0</w:t>
      </w:r>
      <w:r w:rsidRPr="0096408A">
        <w:rPr>
          <w:rFonts w:ascii="Consolas" w:hAnsi="Consolas" w:cs="宋体"/>
          <w:color w:val="383A42"/>
          <w:kern w:val="0"/>
          <w:sz w:val="21"/>
          <w:szCs w:val="21"/>
        </w:rPr>
        <w:t xml:space="preserve">, </w:t>
      </w:r>
      <w:r w:rsidRPr="0096408A">
        <w:rPr>
          <w:rFonts w:ascii="Consolas" w:hAnsi="Consolas" w:cs="宋体"/>
          <w:color w:val="986801"/>
          <w:kern w:val="0"/>
          <w:sz w:val="21"/>
          <w:szCs w:val="21"/>
        </w:rPr>
        <w:t>1</w:t>
      </w:r>
      <w:r w:rsidRPr="0096408A">
        <w:rPr>
          <w:rFonts w:ascii="Consolas" w:hAnsi="Consolas" w:cs="宋体"/>
          <w:color w:val="383A42"/>
          <w:kern w:val="0"/>
          <w:sz w:val="21"/>
          <w:szCs w:val="21"/>
        </w:rPr>
        <w:t>)</w:t>
      </w:r>
    </w:p>
    <w:p w14:paraId="24C0DB7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plt.title(</w:t>
      </w:r>
      <w:r w:rsidRPr="0096408A">
        <w:rPr>
          <w:rFonts w:ascii="Consolas" w:hAnsi="Consolas" w:cs="宋体"/>
          <w:color w:val="50A14F"/>
          <w:kern w:val="0"/>
          <w:sz w:val="21"/>
          <w:szCs w:val="21"/>
        </w:rPr>
        <w:t>f'</w:t>
      </w:r>
      <w:r w:rsidRPr="0096408A">
        <w:rPr>
          <w:rFonts w:ascii="Consolas" w:hAnsi="Consolas" w:cs="宋体"/>
          <w:color w:val="E45649"/>
          <w:kern w:val="0"/>
          <w:sz w:val="21"/>
          <w:szCs w:val="21"/>
        </w:rPr>
        <w:t>{metric}</w:t>
      </w:r>
      <w:r w:rsidRPr="0096408A">
        <w:rPr>
          <w:rFonts w:ascii="Consolas" w:hAnsi="Consolas" w:cs="宋体"/>
          <w:color w:val="50A14F"/>
          <w:kern w:val="0"/>
          <w:sz w:val="21"/>
          <w:szCs w:val="21"/>
        </w:rPr>
        <w:t xml:space="preserve"> </w:t>
      </w:r>
      <w:r w:rsidRPr="0096408A">
        <w:rPr>
          <w:rFonts w:ascii="Consolas" w:hAnsi="Consolas" w:cs="宋体"/>
          <w:color w:val="50A14F"/>
          <w:kern w:val="0"/>
          <w:sz w:val="21"/>
          <w:szCs w:val="21"/>
        </w:rPr>
        <w:t>平均值对比</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 fontsize=</w:t>
      </w:r>
      <w:r w:rsidRPr="0096408A">
        <w:rPr>
          <w:rFonts w:ascii="Consolas" w:hAnsi="Consolas" w:cs="宋体"/>
          <w:color w:val="986801"/>
          <w:kern w:val="0"/>
          <w:sz w:val="21"/>
          <w:szCs w:val="21"/>
        </w:rPr>
        <w:t>18</w:t>
      </w:r>
      <w:r w:rsidRPr="0096408A">
        <w:rPr>
          <w:rFonts w:ascii="Consolas" w:hAnsi="Consolas" w:cs="宋体"/>
          <w:color w:val="383A42"/>
          <w:kern w:val="0"/>
          <w:sz w:val="21"/>
          <w:szCs w:val="21"/>
        </w:rPr>
        <w:t>)</w:t>
      </w:r>
    </w:p>
    <w:p w14:paraId="15AFE91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plt.grid(axis=</w:t>
      </w:r>
      <w:r w:rsidRPr="0096408A">
        <w:rPr>
          <w:rFonts w:ascii="Consolas" w:hAnsi="Consolas" w:cs="宋体"/>
          <w:color w:val="50A14F"/>
          <w:kern w:val="0"/>
          <w:sz w:val="21"/>
          <w:szCs w:val="21"/>
        </w:rPr>
        <w:t>'y'</w:t>
      </w:r>
      <w:r w:rsidRPr="0096408A">
        <w:rPr>
          <w:rFonts w:ascii="Consolas" w:hAnsi="Consolas" w:cs="宋体"/>
          <w:color w:val="383A42"/>
          <w:kern w:val="0"/>
          <w:sz w:val="21"/>
          <w:szCs w:val="21"/>
        </w:rPr>
        <w:t>, linestyle=</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188E5CD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88D82F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在每个柱状图上显示具体数值</w:t>
      </w:r>
    </w:p>
    <w:p w14:paraId="57E73C0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for</w:t>
      </w:r>
      <w:r w:rsidRPr="0096408A">
        <w:rPr>
          <w:rFonts w:ascii="Consolas" w:hAnsi="Consolas" w:cs="宋体"/>
          <w:color w:val="383A42"/>
          <w:kern w:val="0"/>
          <w:sz w:val="21"/>
          <w:szCs w:val="21"/>
        </w:rPr>
        <w:t xml:space="preserve"> bar </w:t>
      </w:r>
      <w:r w:rsidRPr="0096408A">
        <w:rPr>
          <w:rFonts w:ascii="Consolas" w:hAnsi="Consolas" w:cs="宋体"/>
          <w:color w:val="A626A4"/>
          <w:kern w:val="0"/>
          <w:sz w:val="21"/>
          <w:szCs w:val="21"/>
        </w:rPr>
        <w:t>in</w:t>
      </w:r>
      <w:r w:rsidRPr="0096408A">
        <w:rPr>
          <w:rFonts w:ascii="Consolas" w:hAnsi="Consolas" w:cs="宋体"/>
          <w:color w:val="383A42"/>
          <w:kern w:val="0"/>
          <w:sz w:val="21"/>
          <w:szCs w:val="21"/>
        </w:rPr>
        <w:t xml:space="preserve"> bars:</w:t>
      </w:r>
    </w:p>
    <w:p w14:paraId="5CF634F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plt.text(bar.get_x() + bar.get_width() / </w:t>
      </w:r>
      <w:r w:rsidRPr="0096408A">
        <w:rPr>
          <w:rFonts w:ascii="Consolas" w:hAnsi="Consolas" w:cs="宋体"/>
          <w:color w:val="986801"/>
          <w:kern w:val="0"/>
          <w:sz w:val="21"/>
          <w:szCs w:val="21"/>
        </w:rPr>
        <w:t>2</w:t>
      </w:r>
      <w:r w:rsidRPr="0096408A">
        <w:rPr>
          <w:rFonts w:ascii="Consolas" w:hAnsi="Consolas" w:cs="宋体"/>
          <w:color w:val="383A42"/>
          <w:kern w:val="0"/>
          <w:sz w:val="21"/>
          <w:szCs w:val="21"/>
        </w:rPr>
        <w:t xml:space="preserve">, bar.get_height() - </w:t>
      </w:r>
      <w:r w:rsidRPr="0096408A">
        <w:rPr>
          <w:rFonts w:ascii="Consolas" w:hAnsi="Consolas" w:cs="宋体"/>
          <w:color w:val="986801"/>
          <w:kern w:val="0"/>
          <w:sz w:val="21"/>
          <w:szCs w:val="21"/>
        </w:rPr>
        <w:t>0.05</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f'</w:t>
      </w:r>
      <w:r w:rsidRPr="0096408A">
        <w:rPr>
          <w:rFonts w:ascii="Consolas" w:hAnsi="Consolas" w:cs="宋体"/>
          <w:color w:val="E45649"/>
          <w:kern w:val="0"/>
          <w:sz w:val="21"/>
          <w:szCs w:val="21"/>
        </w:rPr>
        <w:t>{bar.get_height():</w:t>
      </w:r>
      <w:r w:rsidRPr="0096408A">
        <w:rPr>
          <w:rFonts w:ascii="Consolas" w:hAnsi="Consolas" w:cs="宋体"/>
          <w:color w:val="986801"/>
          <w:kern w:val="0"/>
          <w:sz w:val="21"/>
          <w:szCs w:val="21"/>
        </w:rPr>
        <w:t>.4</w:t>
      </w:r>
      <w:r w:rsidRPr="0096408A">
        <w:rPr>
          <w:rFonts w:ascii="Consolas" w:hAnsi="Consolas" w:cs="宋体"/>
          <w:color w:val="E45649"/>
          <w:kern w:val="0"/>
          <w:sz w:val="21"/>
          <w:szCs w:val="21"/>
        </w:rPr>
        <w:t>f}</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6C5A43C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ha=</w:t>
      </w:r>
      <w:r w:rsidRPr="0096408A">
        <w:rPr>
          <w:rFonts w:ascii="Consolas" w:hAnsi="Consolas" w:cs="宋体"/>
          <w:color w:val="50A14F"/>
          <w:kern w:val="0"/>
          <w:sz w:val="21"/>
          <w:szCs w:val="21"/>
        </w:rPr>
        <w:t>'center'</w:t>
      </w:r>
      <w:r w:rsidRPr="0096408A">
        <w:rPr>
          <w:rFonts w:ascii="Consolas" w:hAnsi="Consolas" w:cs="宋体"/>
          <w:color w:val="383A42"/>
          <w:kern w:val="0"/>
          <w:sz w:val="21"/>
          <w:szCs w:val="21"/>
        </w:rPr>
        <w:t>, va=</w:t>
      </w:r>
      <w:r w:rsidRPr="0096408A">
        <w:rPr>
          <w:rFonts w:ascii="Consolas" w:hAnsi="Consolas" w:cs="宋体"/>
          <w:color w:val="50A14F"/>
          <w:kern w:val="0"/>
          <w:sz w:val="21"/>
          <w:szCs w:val="21"/>
        </w:rPr>
        <w:t>'bottom'</w:t>
      </w:r>
      <w:r w:rsidRPr="0096408A">
        <w:rPr>
          <w:rFonts w:ascii="Consolas" w:hAnsi="Consolas" w:cs="宋体"/>
          <w:color w:val="383A42"/>
          <w:kern w:val="0"/>
          <w:sz w:val="21"/>
          <w:szCs w:val="21"/>
        </w:rPr>
        <w:t>, fontsize=</w:t>
      </w:r>
      <w:r w:rsidRPr="0096408A">
        <w:rPr>
          <w:rFonts w:ascii="Consolas" w:hAnsi="Consolas" w:cs="宋体"/>
          <w:color w:val="986801"/>
          <w:kern w:val="0"/>
          <w:sz w:val="21"/>
          <w:szCs w:val="21"/>
        </w:rPr>
        <w:t>12</w:t>
      </w:r>
      <w:r w:rsidRPr="0096408A">
        <w:rPr>
          <w:rFonts w:ascii="Consolas" w:hAnsi="Consolas" w:cs="宋体"/>
          <w:color w:val="383A42"/>
          <w:kern w:val="0"/>
          <w:sz w:val="21"/>
          <w:szCs w:val="21"/>
        </w:rPr>
        <w:t>, color=</w:t>
      </w:r>
      <w:r w:rsidRPr="0096408A">
        <w:rPr>
          <w:rFonts w:ascii="Consolas" w:hAnsi="Consolas" w:cs="宋体"/>
          <w:color w:val="50A14F"/>
          <w:kern w:val="0"/>
          <w:sz w:val="21"/>
          <w:szCs w:val="21"/>
        </w:rPr>
        <w:t>'black'</w:t>
      </w:r>
      <w:r w:rsidRPr="0096408A">
        <w:rPr>
          <w:rFonts w:ascii="Consolas" w:hAnsi="Consolas" w:cs="宋体"/>
          <w:color w:val="383A42"/>
          <w:kern w:val="0"/>
          <w:sz w:val="21"/>
          <w:szCs w:val="21"/>
        </w:rPr>
        <w:t>, weight=</w:t>
      </w:r>
      <w:r w:rsidRPr="0096408A">
        <w:rPr>
          <w:rFonts w:ascii="Consolas" w:hAnsi="Consolas" w:cs="宋体"/>
          <w:color w:val="50A14F"/>
          <w:kern w:val="0"/>
          <w:sz w:val="21"/>
          <w:szCs w:val="21"/>
        </w:rPr>
        <w:t>'bold'</w:t>
      </w:r>
      <w:r w:rsidRPr="0096408A">
        <w:rPr>
          <w:rFonts w:ascii="Consolas" w:hAnsi="Consolas" w:cs="宋体"/>
          <w:color w:val="383A42"/>
          <w:kern w:val="0"/>
          <w:sz w:val="21"/>
          <w:szCs w:val="21"/>
        </w:rPr>
        <w:t>)</w:t>
      </w:r>
    </w:p>
    <w:p w14:paraId="5DE688D9"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01CD428"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plt.tight_layout()</w:t>
      </w:r>
    </w:p>
    <w:p w14:paraId="1D03EEE1"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comparison_path = os.path.join(</w:t>
      </w:r>
      <w:r w:rsidRPr="0096408A">
        <w:rPr>
          <w:rFonts w:ascii="Consolas" w:hAnsi="Consolas" w:cs="宋体"/>
          <w:color w:val="50A14F"/>
          <w:kern w:val="0"/>
          <w:sz w:val="21"/>
          <w:szCs w:val="21"/>
        </w:rPr>
        <w:t>"result"</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"vs"</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f"</w:t>
      </w:r>
      <w:r w:rsidRPr="0096408A">
        <w:rPr>
          <w:rFonts w:ascii="Consolas" w:hAnsi="Consolas" w:cs="宋体"/>
          <w:color w:val="E45649"/>
          <w:kern w:val="0"/>
          <w:sz w:val="21"/>
          <w:szCs w:val="21"/>
        </w:rPr>
        <w:t>{metric}</w:t>
      </w:r>
      <w:r w:rsidRPr="0096408A">
        <w:rPr>
          <w:rFonts w:ascii="Consolas" w:hAnsi="Consolas" w:cs="宋体"/>
          <w:color w:val="50A14F"/>
          <w:kern w:val="0"/>
          <w:sz w:val="21"/>
          <w:szCs w:val="21"/>
        </w:rPr>
        <w:t>_average_comparison.png"</w:t>
      </w:r>
      <w:r w:rsidRPr="0096408A">
        <w:rPr>
          <w:rFonts w:ascii="Consolas" w:hAnsi="Consolas" w:cs="宋体"/>
          <w:color w:val="383A42"/>
          <w:kern w:val="0"/>
          <w:sz w:val="21"/>
          <w:szCs w:val="21"/>
        </w:rPr>
        <w:t>)</w:t>
      </w:r>
    </w:p>
    <w:p w14:paraId="3AEFFA6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plt.savefig(comparison_path)</w:t>
      </w:r>
    </w:p>
    <w:p w14:paraId="2365A13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plt.close()</w:t>
      </w:r>
    </w:p>
    <w:p w14:paraId="0CE5F75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D4DDDC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i/>
          <w:iCs/>
          <w:color w:val="A0A1A7"/>
          <w:kern w:val="0"/>
          <w:sz w:val="21"/>
          <w:szCs w:val="21"/>
        </w:rPr>
        <w:t xml:space="preserve"># 4. </w:t>
      </w:r>
      <w:r w:rsidRPr="0096408A">
        <w:rPr>
          <w:rFonts w:ascii="Consolas" w:hAnsi="Consolas" w:cs="宋体"/>
          <w:i/>
          <w:iCs/>
          <w:color w:val="A0A1A7"/>
          <w:kern w:val="0"/>
          <w:sz w:val="21"/>
          <w:szCs w:val="21"/>
        </w:rPr>
        <w:t>特征组合投影函数，针对三种核函数进行可视化（实现特征两两组合）</w:t>
      </w:r>
    </w:p>
    <w:p w14:paraId="5F42F99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A626A4"/>
          <w:kern w:val="0"/>
          <w:sz w:val="21"/>
          <w:szCs w:val="21"/>
        </w:rPr>
        <w:t>def</w:t>
      </w:r>
      <w:r w:rsidRPr="0096408A">
        <w:rPr>
          <w:rFonts w:ascii="Consolas" w:hAnsi="Consolas" w:cs="宋体"/>
          <w:color w:val="383A42"/>
          <w:kern w:val="0"/>
          <w:sz w:val="21"/>
          <w:szCs w:val="21"/>
        </w:rPr>
        <w:t xml:space="preserve"> </w:t>
      </w:r>
      <w:r w:rsidRPr="0096408A">
        <w:rPr>
          <w:rFonts w:ascii="Consolas" w:hAnsi="Consolas" w:cs="宋体"/>
          <w:color w:val="4078F2"/>
          <w:kern w:val="0"/>
          <w:sz w:val="21"/>
          <w:szCs w:val="21"/>
        </w:rPr>
        <w:t>feature_combination_projection</w:t>
      </w:r>
      <w:r w:rsidRPr="0096408A">
        <w:rPr>
          <w:rFonts w:ascii="Consolas" w:hAnsi="Consolas" w:cs="宋体"/>
          <w:color w:val="383A42"/>
          <w:kern w:val="0"/>
          <w:sz w:val="21"/>
          <w:szCs w:val="21"/>
        </w:rPr>
        <w:t>(filtered_data_file):</w:t>
      </w:r>
    </w:p>
    <w:p w14:paraId="276DA99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读取数据</w:t>
      </w:r>
    </w:p>
    <w:p w14:paraId="350ECA6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df = pd.read_csv(filtered_data_file)</w:t>
      </w:r>
    </w:p>
    <w:p w14:paraId="1376FFF9"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746BC49"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提取特征和标签</w:t>
      </w:r>
    </w:p>
    <w:p w14:paraId="4FB22BA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X = df[[</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身高</w:t>
      </w:r>
      <w:r w:rsidRPr="0096408A">
        <w:rPr>
          <w:rFonts w:ascii="Consolas" w:hAnsi="Consolas" w:cs="宋体"/>
          <w:color w:val="50A14F"/>
          <w:kern w:val="0"/>
          <w:sz w:val="21"/>
          <w:szCs w:val="21"/>
        </w:rPr>
        <w:t>(cm)'</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体重</w:t>
      </w:r>
      <w:r w:rsidRPr="0096408A">
        <w:rPr>
          <w:rFonts w:ascii="Consolas" w:hAnsi="Consolas" w:cs="宋体"/>
          <w:color w:val="50A14F"/>
          <w:kern w:val="0"/>
          <w:sz w:val="21"/>
          <w:szCs w:val="21"/>
        </w:rPr>
        <w:t>(kg)'</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鞋码</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'50</w:t>
      </w:r>
      <w:r w:rsidRPr="0096408A">
        <w:rPr>
          <w:rFonts w:ascii="Consolas" w:hAnsi="Consolas" w:cs="宋体"/>
          <w:color w:val="50A14F"/>
          <w:kern w:val="0"/>
          <w:sz w:val="21"/>
          <w:szCs w:val="21"/>
        </w:rPr>
        <w:t>米成绩</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0140F45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y = df[</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性别</w:t>
      </w:r>
      <w:r w:rsidRPr="0096408A">
        <w:rPr>
          <w:rFonts w:ascii="Consolas" w:hAnsi="Consolas" w:cs="宋体"/>
          <w:color w:val="50A14F"/>
          <w:kern w:val="0"/>
          <w:sz w:val="21"/>
          <w:szCs w:val="21"/>
        </w:rPr>
        <w:t xml:space="preserve"> </w:t>
      </w:r>
      <w:r w:rsidRPr="0096408A">
        <w:rPr>
          <w:rFonts w:ascii="Consolas" w:hAnsi="Consolas" w:cs="宋体"/>
          <w:color w:val="50A14F"/>
          <w:kern w:val="0"/>
          <w:sz w:val="21"/>
          <w:szCs w:val="21"/>
        </w:rPr>
        <w:t>男</w:t>
      </w:r>
      <w:r w:rsidRPr="0096408A">
        <w:rPr>
          <w:rFonts w:ascii="Consolas" w:hAnsi="Consolas" w:cs="宋体"/>
          <w:color w:val="50A14F"/>
          <w:kern w:val="0"/>
          <w:sz w:val="21"/>
          <w:szCs w:val="21"/>
        </w:rPr>
        <w:t>1</w:t>
      </w:r>
      <w:r w:rsidRPr="0096408A">
        <w:rPr>
          <w:rFonts w:ascii="Consolas" w:hAnsi="Consolas" w:cs="宋体"/>
          <w:color w:val="50A14F"/>
          <w:kern w:val="0"/>
          <w:sz w:val="21"/>
          <w:szCs w:val="21"/>
        </w:rPr>
        <w:t>女</w:t>
      </w:r>
      <w:r w:rsidRPr="0096408A">
        <w:rPr>
          <w:rFonts w:ascii="Consolas" w:hAnsi="Consolas" w:cs="宋体"/>
          <w:color w:val="50A14F"/>
          <w:kern w:val="0"/>
          <w:sz w:val="21"/>
          <w:szCs w:val="21"/>
        </w:rPr>
        <w:t>0'</w:t>
      </w:r>
      <w:r w:rsidRPr="0096408A">
        <w:rPr>
          <w:rFonts w:ascii="Consolas" w:hAnsi="Consolas" w:cs="宋体"/>
          <w:color w:val="383A42"/>
          <w:kern w:val="0"/>
          <w:sz w:val="21"/>
          <w:szCs w:val="21"/>
        </w:rPr>
        <w:t>]</w:t>
      </w:r>
    </w:p>
    <w:p w14:paraId="33EB800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C9C84F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使用</w:t>
      </w:r>
      <w:r w:rsidRPr="0096408A">
        <w:rPr>
          <w:rFonts w:ascii="Consolas" w:hAnsi="Consolas" w:cs="宋体"/>
          <w:i/>
          <w:iCs/>
          <w:color w:val="A0A1A7"/>
          <w:kern w:val="0"/>
          <w:sz w:val="21"/>
          <w:szCs w:val="21"/>
        </w:rPr>
        <w:t>LabelEncoder</w:t>
      </w:r>
      <w:r w:rsidRPr="0096408A">
        <w:rPr>
          <w:rFonts w:ascii="Consolas" w:hAnsi="Consolas" w:cs="宋体"/>
          <w:i/>
          <w:iCs/>
          <w:color w:val="A0A1A7"/>
          <w:kern w:val="0"/>
          <w:sz w:val="21"/>
          <w:szCs w:val="21"/>
        </w:rPr>
        <w:t>进行编码（确保</w:t>
      </w:r>
      <w:r w:rsidRPr="0096408A">
        <w:rPr>
          <w:rFonts w:ascii="Consolas" w:hAnsi="Consolas" w:cs="宋体"/>
          <w:i/>
          <w:iCs/>
          <w:color w:val="A0A1A7"/>
          <w:kern w:val="0"/>
          <w:sz w:val="21"/>
          <w:szCs w:val="21"/>
        </w:rPr>
        <w:t>y</w:t>
      </w:r>
      <w:r w:rsidRPr="0096408A">
        <w:rPr>
          <w:rFonts w:ascii="Consolas" w:hAnsi="Consolas" w:cs="宋体"/>
          <w:i/>
          <w:iCs/>
          <w:color w:val="A0A1A7"/>
          <w:kern w:val="0"/>
          <w:sz w:val="21"/>
          <w:szCs w:val="21"/>
        </w:rPr>
        <w:t>只包含</w:t>
      </w:r>
      <w:r w:rsidRPr="0096408A">
        <w:rPr>
          <w:rFonts w:ascii="Consolas" w:hAnsi="Consolas" w:cs="宋体"/>
          <w:i/>
          <w:iCs/>
          <w:color w:val="A0A1A7"/>
          <w:kern w:val="0"/>
          <w:sz w:val="21"/>
          <w:szCs w:val="21"/>
        </w:rPr>
        <w:t>0</w:t>
      </w:r>
      <w:r w:rsidRPr="0096408A">
        <w:rPr>
          <w:rFonts w:ascii="Consolas" w:hAnsi="Consolas" w:cs="宋体"/>
          <w:i/>
          <w:iCs/>
          <w:color w:val="A0A1A7"/>
          <w:kern w:val="0"/>
          <w:sz w:val="21"/>
          <w:szCs w:val="21"/>
        </w:rPr>
        <w:t>和</w:t>
      </w:r>
      <w:r w:rsidRPr="0096408A">
        <w:rPr>
          <w:rFonts w:ascii="Consolas" w:hAnsi="Consolas" w:cs="宋体"/>
          <w:i/>
          <w:iCs/>
          <w:color w:val="A0A1A7"/>
          <w:kern w:val="0"/>
          <w:sz w:val="21"/>
          <w:szCs w:val="21"/>
        </w:rPr>
        <w:t>1</w:t>
      </w:r>
      <w:r w:rsidRPr="0096408A">
        <w:rPr>
          <w:rFonts w:ascii="Consolas" w:hAnsi="Consolas" w:cs="宋体"/>
          <w:i/>
          <w:iCs/>
          <w:color w:val="A0A1A7"/>
          <w:kern w:val="0"/>
          <w:sz w:val="21"/>
          <w:szCs w:val="21"/>
        </w:rPr>
        <w:t>）</w:t>
      </w:r>
    </w:p>
    <w:p w14:paraId="4BA68C1A"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label_encoder = LabelEncoder()</w:t>
      </w:r>
    </w:p>
    <w:p w14:paraId="4F59ADD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y = label_encoder.fit_transform(y)</w:t>
      </w:r>
    </w:p>
    <w:p w14:paraId="3E6FF11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781F31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标准化特征</w:t>
      </w:r>
    </w:p>
    <w:p w14:paraId="7F56FE4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scaler = StandardScaler()</w:t>
      </w:r>
    </w:p>
    <w:p w14:paraId="476717C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X = scaler.fit_transform(X)</w:t>
      </w:r>
    </w:p>
    <w:p w14:paraId="5909247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EC8888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核函数列表</w:t>
      </w:r>
    </w:p>
    <w:p w14:paraId="7E2B603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kernels = [</w:t>
      </w:r>
      <w:r w:rsidRPr="0096408A">
        <w:rPr>
          <w:rFonts w:ascii="Consolas" w:hAnsi="Consolas" w:cs="宋体"/>
          <w:color w:val="50A14F"/>
          <w:kern w:val="0"/>
          <w:sz w:val="21"/>
          <w:szCs w:val="21"/>
        </w:rPr>
        <w:t>'linear'</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'poly'</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'rbf'</w:t>
      </w:r>
      <w:r w:rsidRPr="0096408A">
        <w:rPr>
          <w:rFonts w:ascii="Consolas" w:hAnsi="Consolas" w:cs="宋体"/>
          <w:color w:val="383A42"/>
          <w:kern w:val="0"/>
          <w:sz w:val="21"/>
          <w:szCs w:val="21"/>
        </w:rPr>
        <w:t>]</w:t>
      </w:r>
    </w:p>
    <w:p w14:paraId="6116F36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feature_names = [</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身高</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体重</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鞋码</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'50</w:t>
      </w:r>
      <w:r w:rsidRPr="0096408A">
        <w:rPr>
          <w:rFonts w:ascii="Consolas" w:hAnsi="Consolas" w:cs="宋体"/>
          <w:color w:val="50A14F"/>
          <w:kern w:val="0"/>
          <w:sz w:val="21"/>
          <w:szCs w:val="21"/>
        </w:rPr>
        <w:t>米成绩</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48846C9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B46C33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lastRenderedPageBreak/>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获取所有两两特征组合的索引</w:t>
      </w:r>
    </w:p>
    <w:p w14:paraId="04BBA6B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feature_combinations = [(i, j) </w:t>
      </w:r>
      <w:r w:rsidRPr="0096408A">
        <w:rPr>
          <w:rFonts w:ascii="Consolas" w:hAnsi="Consolas" w:cs="宋体"/>
          <w:color w:val="A626A4"/>
          <w:kern w:val="0"/>
          <w:sz w:val="21"/>
          <w:szCs w:val="21"/>
        </w:rPr>
        <w:t>for</w:t>
      </w:r>
      <w:r w:rsidRPr="0096408A">
        <w:rPr>
          <w:rFonts w:ascii="Consolas" w:hAnsi="Consolas" w:cs="宋体"/>
          <w:color w:val="383A42"/>
          <w:kern w:val="0"/>
          <w:sz w:val="21"/>
          <w:szCs w:val="21"/>
        </w:rPr>
        <w:t xml:space="preserve"> i </w:t>
      </w:r>
      <w:r w:rsidRPr="0096408A">
        <w:rPr>
          <w:rFonts w:ascii="Consolas" w:hAnsi="Consolas" w:cs="宋体"/>
          <w:color w:val="A626A4"/>
          <w:kern w:val="0"/>
          <w:sz w:val="21"/>
          <w:szCs w:val="21"/>
        </w:rPr>
        <w:t>in</w:t>
      </w: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range</w:t>
      </w:r>
      <w:r w:rsidRPr="0096408A">
        <w:rPr>
          <w:rFonts w:ascii="Consolas" w:hAnsi="Consolas" w:cs="宋体"/>
          <w:color w:val="383A42"/>
          <w:kern w:val="0"/>
          <w:sz w:val="21"/>
          <w:szCs w:val="21"/>
        </w:rPr>
        <w:t>(</w:t>
      </w:r>
      <w:r w:rsidRPr="0096408A">
        <w:rPr>
          <w:rFonts w:ascii="Consolas" w:hAnsi="Consolas" w:cs="宋体"/>
          <w:color w:val="C18401"/>
          <w:kern w:val="0"/>
          <w:sz w:val="21"/>
          <w:szCs w:val="21"/>
        </w:rPr>
        <w:t>len</w:t>
      </w:r>
      <w:r w:rsidRPr="0096408A">
        <w:rPr>
          <w:rFonts w:ascii="Consolas" w:hAnsi="Consolas" w:cs="宋体"/>
          <w:color w:val="383A42"/>
          <w:kern w:val="0"/>
          <w:sz w:val="21"/>
          <w:szCs w:val="21"/>
        </w:rPr>
        <w:t xml:space="preserve">(feature_names)) </w:t>
      </w:r>
      <w:r w:rsidRPr="0096408A">
        <w:rPr>
          <w:rFonts w:ascii="Consolas" w:hAnsi="Consolas" w:cs="宋体"/>
          <w:color w:val="A626A4"/>
          <w:kern w:val="0"/>
          <w:sz w:val="21"/>
          <w:szCs w:val="21"/>
        </w:rPr>
        <w:t>for</w:t>
      </w:r>
      <w:r w:rsidRPr="0096408A">
        <w:rPr>
          <w:rFonts w:ascii="Consolas" w:hAnsi="Consolas" w:cs="宋体"/>
          <w:color w:val="383A42"/>
          <w:kern w:val="0"/>
          <w:sz w:val="21"/>
          <w:szCs w:val="21"/>
        </w:rPr>
        <w:t xml:space="preserve"> j </w:t>
      </w:r>
      <w:r w:rsidRPr="0096408A">
        <w:rPr>
          <w:rFonts w:ascii="Consolas" w:hAnsi="Consolas" w:cs="宋体"/>
          <w:color w:val="A626A4"/>
          <w:kern w:val="0"/>
          <w:sz w:val="21"/>
          <w:szCs w:val="21"/>
        </w:rPr>
        <w:t>in</w:t>
      </w: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range</w:t>
      </w:r>
      <w:r w:rsidRPr="0096408A">
        <w:rPr>
          <w:rFonts w:ascii="Consolas" w:hAnsi="Consolas" w:cs="宋体"/>
          <w:color w:val="383A42"/>
          <w:kern w:val="0"/>
          <w:sz w:val="21"/>
          <w:szCs w:val="21"/>
        </w:rPr>
        <w:t xml:space="preserve">(i + </w:t>
      </w:r>
      <w:r w:rsidRPr="0096408A">
        <w:rPr>
          <w:rFonts w:ascii="Consolas" w:hAnsi="Consolas" w:cs="宋体"/>
          <w:color w:val="986801"/>
          <w:kern w:val="0"/>
          <w:sz w:val="21"/>
          <w:szCs w:val="21"/>
        </w:rPr>
        <w:t>1</w:t>
      </w: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len</w:t>
      </w:r>
      <w:r w:rsidRPr="0096408A">
        <w:rPr>
          <w:rFonts w:ascii="Consolas" w:hAnsi="Consolas" w:cs="宋体"/>
          <w:color w:val="383A42"/>
          <w:kern w:val="0"/>
          <w:sz w:val="21"/>
          <w:szCs w:val="21"/>
        </w:rPr>
        <w:t>(feature_names))]</w:t>
      </w:r>
    </w:p>
    <w:p w14:paraId="2DF87C6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0C82EF1"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对每个核函数进行投影和可视化</w:t>
      </w:r>
    </w:p>
    <w:p w14:paraId="0ABD92A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for</w:t>
      </w:r>
      <w:r w:rsidRPr="0096408A">
        <w:rPr>
          <w:rFonts w:ascii="Consolas" w:hAnsi="Consolas" w:cs="宋体"/>
          <w:color w:val="383A42"/>
          <w:kern w:val="0"/>
          <w:sz w:val="21"/>
          <w:szCs w:val="21"/>
        </w:rPr>
        <w:t xml:space="preserve"> kernel </w:t>
      </w:r>
      <w:r w:rsidRPr="0096408A">
        <w:rPr>
          <w:rFonts w:ascii="Consolas" w:hAnsi="Consolas" w:cs="宋体"/>
          <w:color w:val="A626A4"/>
          <w:kern w:val="0"/>
          <w:sz w:val="21"/>
          <w:szCs w:val="21"/>
        </w:rPr>
        <w:t>in</w:t>
      </w:r>
      <w:r w:rsidRPr="0096408A">
        <w:rPr>
          <w:rFonts w:ascii="Consolas" w:hAnsi="Consolas" w:cs="宋体"/>
          <w:color w:val="383A42"/>
          <w:kern w:val="0"/>
          <w:sz w:val="21"/>
          <w:szCs w:val="21"/>
        </w:rPr>
        <w:t xml:space="preserve"> kernels:</w:t>
      </w:r>
    </w:p>
    <w:p w14:paraId="25AF752C"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for</w:t>
      </w:r>
      <w:r w:rsidRPr="0096408A">
        <w:rPr>
          <w:rFonts w:ascii="Consolas" w:hAnsi="Consolas" w:cs="宋体"/>
          <w:color w:val="383A42"/>
          <w:kern w:val="0"/>
          <w:sz w:val="21"/>
          <w:szCs w:val="21"/>
        </w:rPr>
        <w:t xml:space="preserve"> (i, j) </w:t>
      </w:r>
      <w:r w:rsidRPr="0096408A">
        <w:rPr>
          <w:rFonts w:ascii="Consolas" w:hAnsi="Consolas" w:cs="宋体"/>
          <w:color w:val="A626A4"/>
          <w:kern w:val="0"/>
          <w:sz w:val="21"/>
          <w:szCs w:val="21"/>
        </w:rPr>
        <w:t>in</w:t>
      </w:r>
      <w:r w:rsidRPr="0096408A">
        <w:rPr>
          <w:rFonts w:ascii="Consolas" w:hAnsi="Consolas" w:cs="宋体"/>
          <w:color w:val="383A42"/>
          <w:kern w:val="0"/>
          <w:sz w:val="21"/>
          <w:szCs w:val="21"/>
        </w:rPr>
        <w:t xml:space="preserve"> feature_combinations:</w:t>
      </w:r>
    </w:p>
    <w:p w14:paraId="572ED96C"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使用两个特征进行组合投影</w:t>
      </w:r>
    </w:p>
    <w:p w14:paraId="3B57E62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X_selected = X[:, [i, j]]</w:t>
      </w:r>
    </w:p>
    <w:p w14:paraId="3625C29C"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1A79CF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创建子文件夹保存每个核函数的结果</w:t>
      </w:r>
    </w:p>
    <w:p w14:paraId="763E3FD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touying_file = os.path.join(</w:t>
      </w:r>
      <w:r w:rsidRPr="0096408A">
        <w:rPr>
          <w:rFonts w:ascii="Consolas" w:hAnsi="Consolas" w:cs="宋体"/>
          <w:color w:val="50A14F"/>
          <w:kern w:val="0"/>
          <w:sz w:val="21"/>
          <w:szCs w:val="21"/>
        </w:rPr>
        <w:t>"result/keshihua"</w:t>
      </w:r>
      <w:r w:rsidRPr="0096408A">
        <w:rPr>
          <w:rFonts w:ascii="Consolas" w:hAnsi="Consolas" w:cs="宋体"/>
          <w:color w:val="383A42"/>
          <w:kern w:val="0"/>
          <w:sz w:val="21"/>
          <w:szCs w:val="21"/>
        </w:rPr>
        <w:t>, kernel)</w:t>
      </w:r>
    </w:p>
    <w:p w14:paraId="4D251D1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if</w:t>
      </w: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not</w:t>
      </w:r>
      <w:r w:rsidRPr="0096408A">
        <w:rPr>
          <w:rFonts w:ascii="Consolas" w:hAnsi="Consolas" w:cs="宋体"/>
          <w:color w:val="383A42"/>
          <w:kern w:val="0"/>
          <w:sz w:val="21"/>
          <w:szCs w:val="21"/>
        </w:rPr>
        <w:t xml:space="preserve"> os.path.exists(touying_file):</w:t>
      </w:r>
    </w:p>
    <w:p w14:paraId="23D8BA91"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os.makedirs(touying_file)</w:t>
      </w:r>
    </w:p>
    <w:p w14:paraId="4C7A18A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3109F8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使用</w:t>
      </w:r>
      <w:r w:rsidRPr="0096408A">
        <w:rPr>
          <w:rFonts w:ascii="Consolas" w:hAnsi="Consolas" w:cs="宋体"/>
          <w:i/>
          <w:iCs/>
          <w:color w:val="A0A1A7"/>
          <w:kern w:val="0"/>
          <w:sz w:val="21"/>
          <w:szCs w:val="21"/>
        </w:rPr>
        <w:t xml:space="preserve"> SVM </w:t>
      </w:r>
      <w:r w:rsidRPr="0096408A">
        <w:rPr>
          <w:rFonts w:ascii="Consolas" w:hAnsi="Consolas" w:cs="宋体"/>
          <w:i/>
          <w:iCs/>
          <w:color w:val="A0A1A7"/>
          <w:kern w:val="0"/>
          <w:sz w:val="21"/>
          <w:szCs w:val="21"/>
        </w:rPr>
        <w:t>重新训练模型</w:t>
      </w:r>
    </w:p>
    <w:p w14:paraId="2FC5B8B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clf = SVC(kernel=kernel, C=</w:t>
      </w:r>
      <w:r w:rsidRPr="0096408A">
        <w:rPr>
          <w:rFonts w:ascii="Consolas" w:hAnsi="Consolas" w:cs="宋体"/>
          <w:color w:val="986801"/>
          <w:kern w:val="0"/>
          <w:sz w:val="21"/>
          <w:szCs w:val="21"/>
        </w:rPr>
        <w:t>1.0</w:t>
      </w:r>
      <w:r w:rsidRPr="0096408A">
        <w:rPr>
          <w:rFonts w:ascii="Consolas" w:hAnsi="Consolas" w:cs="宋体"/>
          <w:color w:val="383A42"/>
          <w:kern w:val="0"/>
          <w:sz w:val="21"/>
          <w:szCs w:val="21"/>
        </w:rPr>
        <w:t>, gamma=</w:t>
      </w:r>
      <w:r w:rsidRPr="0096408A">
        <w:rPr>
          <w:rFonts w:ascii="Consolas" w:hAnsi="Consolas" w:cs="宋体"/>
          <w:color w:val="50A14F"/>
          <w:kern w:val="0"/>
          <w:sz w:val="21"/>
          <w:szCs w:val="21"/>
        </w:rPr>
        <w:t>'scale'</w:t>
      </w:r>
      <w:r w:rsidRPr="0096408A">
        <w:rPr>
          <w:rFonts w:ascii="Consolas" w:hAnsi="Consolas" w:cs="宋体"/>
          <w:color w:val="383A42"/>
          <w:kern w:val="0"/>
          <w:sz w:val="21"/>
          <w:szCs w:val="21"/>
        </w:rPr>
        <w:t>, probability=</w:t>
      </w:r>
      <w:r w:rsidRPr="0096408A">
        <w:rPr>
          <w:rFonts w:ascii="Consolas" w:hAnsi="Consolas" w:cs="宋体"/>
          <w:color w:val="0184BB"/>
          <w:kern w:val="0"/>
          <w:sz w:val="21"/>
          <w:szCs w:val="21"/>
        </w:rPr>
        <w:t>True</w:t>
      </w:r>
      <w:r w:rsidRPr="0096408A">
        <w:rPr>
          <w:rFonts w:ascii="Consolas" w:hAnsi="Consolas" w:cs="宋体"/>
          <w:color w:val="383A42"/>
          <w:kern w:val="0"/>
          <w:sz w:val="21"/>
          <w:szCs w:val="21"/>
        </w:rPr>
        <w:t>)</w:t>
      </w:r>
    </w:p>
    <w:p w14:paraId="4F4D26A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clf.fit(X_selected, y)</w:t>
      </w:r>
    </w:p>
    <w:p w14:paraId="5DD1503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1FEABD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创建网格以绘制决策边界</w:t>
      </w:r>
    </w:p>
    <w:p w14:paraId="62122AF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x_min, x_max = X_selected[:, </w:t>
      </w:r>
      <w:r w:rsidRPr="0096408A">
        <w:rPr>
          <w:rFonts w:ascii="Consolas" w:hAnsi="Consolas" w:cs="宋体"/>
          <w:color w:val="986801"/>
          <w:kern w:val="0"/>
          <w:sz w:val="21"/>
          <w:szCs w:val="21"/>
        </w:rPr>
        <w:t>0</w:t>
      </w:r>
      <w:r w:rsidRPr="0096408A">
        <w:rPr>
          <w:rFonts w:ascii="Consolas" w:hAnsi="Consolas" w:cs="宋体"/>
          <w:color w:val="383A42"/>
          <w:kern w:val="0"/>
          <w:sz w:val="21"/>
          <w:szCs w:val="21"/>
        </w:rPr>
        <w:t>].</w:t>
      </w:r>
      <w:r w:rsidRPr="0096408A">
        <w:rPr>
          <w:rFonts w:ascii="Consolas" w:hAnsi="Consolas" w:cs="宋体"/>
          <w:color w:val="C18401"/>
          <w:kern w:val="0"/>
          <w:sz w:val="21"/>
          <w:szCs w:val="21"/>
        </w:rPr>
        <w:t>min</w:t>
      </w:r>
      <w:r w:rsidRPr="0096408A">
        <w:rPr>
          <w:rFonts w:ascii="Consolas" w:hAnsi="Consolas" w:cs="宋体"/>
          <w:color w:val="383A42"/>
          <w:kern w:val="0"/>
          <w:sz w:val="21"/>
          <w:szCs w:val="21"/>
        </w:rPr>
        <w:t xml:space="preserve">() - </w:t>
      </w:r>
      <w:r w:rsidRPr="0096408A">
        <w:rPr>
          <w:rFonts w:ascii="Consolas" w:hAnsi="Consolas" w:cs="宋体"/>
          <w:color w:val="986801"/>
          <w:kern w:val="0"/>
          <w:sz w:val="21"/>
          <w:szCs w:val="21"/>
        </w:rPr>
        <w:t>1</w:t>
      </w:r>
      <w:r w:rsidRPr="0096408A">
        <w:rPr>
          <w:rFonts w:ascii="Consolas" w:hAnsi="Consolas" w:cs="宋体"/>
          <w:color w:val="383A42"/>
          <w:kern w:val="0"/>
          <w:sz w:val="21"/>
          <w:szCs w:val="21"/>
        </w:rPr>
        <w:t xml:space="preserve">, X_selected[:, </w:t>
      </w:r>
      <w:r w:rsidRPr="0096408A">
        <w:rPr>
          <w:rFonts w:ascii="Consolas" w:hAnsi="Consolas" w:cs="宋体"/>
          <w:color w:val="986801"/>
          <w:kern w:val="0"/>
          <w:sz w:val="21"/>
          <w:szCs w:val="21"/>
        </w:rPr>
        <w:t>0</w:t>
      </w:r>
      <w:r w:rsidRPr="0096408A">
        <w:rPr>
          <w:rFonts w:ascii="Consolas" w:hAnsi="Consolas" w:cs="宋体"/>
          <w:color w:val="383A42"/>
          <w:kern w:val="0"/>
          <w:sz w:val="21"/>
          <w:szCs w:val="21"/>
        </w:rPr>
        <w:t>].</w:t>
      </w:r>
      <w:r w:rsidRPr="0096408A">
        <w:rPr>
          <w:rFonts w:ascii="Consolas" w:hAnsi="Consolas" w:cs="宋体"/>
          <w:color w:val="C18401"/>
          <w:kern w:val="0"/>
          <w:sz w:val="21"/>
          <w:szCs w:val="21"/>
        </w:rPr>
        <w:t>max</w:t>
      </w:r>
      <w:r w:rsidRPr="0096408A">
        <w:rPr>
          <w:rFonts w:ascii="Consolas" w:hAnsi="Consolas" w:cs="宋体"/>
          <w:color w:val="383A42"/>
          <w:kern w:val="0"/>
          <w:sz w:val="21"/>
          <w:szCs w:val="21"/>
        </w:rPr>
        <w:t xml:space="preserve">() + </w:t>
      </w:r>
      <w:r w:rsidRPr="0096408A">
        <w:rPr>
          <w:rFonts w:ascii="Consolas" w:hAnsi="Consolas" w:cs="宋体"/>
          <w:color w:val="986801"/>
          <w:kern w:val="0"/>
          <w:sz w:val="21"/>
          <w:szCs w:val="21"/>
        </w:rPr>
        <w:t>1</w:t>
      </w:r>
    </w:p>
    <w:p w14:paraId="6E0849B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y_min, y_max = X_selected[:, </w:t>
      </w:r>
      <w:r w:rsidRPr="0096408A">
        <w:rPr>
          <w:rFonts w:ascii="Consolas" w:hAnsi="Consolas" w:cs="宋体"/>
          <w:color w:val="986801"/>
          <w:kern w:val="0"/>
          <w:sz w:val="21"/>
          <w:szCs w:val="21"/>
        </w:rPr>
        <w:t>1</w:t>
      </w:r>
      <w:r w:rsidRPr="0096408A">
        <w:rPr>
          <w:rFonts w:ascii="Consolas" w:hAnsi="Consolas" w:cs="宋体"/>
          <w:color w:val="383A42"/>
          <w:kern w:val="0"/>
          <w:sz w:val="21"/>
          <w:szCs w:val="21"/>
        </w:rPr>
        <w:t>].</w:t>
      </w:r>
      <w:r w:rsidRPr="0096408A">
        <w:rPr>
          <w:rFonts w:ascii="Consolas" w:hAnsi="Consolas" w:cs="宋体"/>
          <w:color w:val="C18401"/>
          <w:kern w:val="0"/>
          <w:sz w:val="21"/>
          <w:szCs w:val="21"/>
        </w:rPr>
        <w:t>min</w:t>
      </w:r>
      <w:r w:rsidRPr="0096408A">
        <w:rPr>
          <w:rFonts w:ascii="Consolas" w:hAnsi="Consolas" w:cs="宋体"/>
          <w:color w:val="383A42"/>
          <w:kern w:val="0"/>
          <w:sz w:val="21"/>
          <w:szCs w:val="21"/>
        </w:rPr>
        <w:t xml:space="preserve">() - </w:t>
      </w:r>
      <w:r w:rsidRPr="0096408A">
        <w:rPr>
          <w:rFonts w:ascii="Consolas" w:hAnsi="Consolas" w:cs="宋体"/>
          <w:color w:val="986801"/>
          <w:kern w:val="0"/>
          <w:sz w:val="21"/>
          <w:szCs w:val="21"/>
        </w:rPr>
        <w:t>1</w:t>
      </w:r>
      <w:r w:rsidRPr="0096408A">
        <w:rPr>
          <w:rFonts w:ascii="Consolas" w:hAnsi="Consolas" w:cs="宋体"/>
          <w:color w:val="383A42"/>
          <w:kern w:val="0"/>
          <w:sz w:val="21"/>
          <w:szCs w:val="21"/>
        </w:rPr>
        <w:t xml:space="preserve">, X_selected[:, </w:t>
      </w:r>
      <w:r w:rsidRPr="0096408A">
        <w:rPr>
          <w:rFonts w:ascii="Consolas" w:hAnsi="Consolas" w:cs="宋体"/>
          <w:color w:val="986801"/>
          <w:kern w:val="0"/>
          <w:sz w:val="21"/>
          <w:szCs w:val="21"/>
        </w:rPr>
        <w:t>1</w:t>
      </w:r>
      <w:r w:rsidRPr="0096408A">
        <w:rPr>
          <w:rFonts w:ascii="Consolas" w:hAnsi="Consolas" w:cs="宋体"/>
          <w:color w:val="383A42"/>
          <w:kern w:val="0"/>
          <w:sz w:val="21"/>
          <w:szCs w:val="21"/>
        </w:rPr>
        <w:t>].</w:t>
      </w:r>
      <w:r w:rsidRPr="0096408A">
        <w:rPr>
          <w:rFonts w:ascii="Consolas" w:hAnsi="Consolas" w:cs="宋体"/>
          <w:color w:val="C18401"/>
          <w:kern w:val="0"/>
          <w:sz w:val="21"/>
          <w:szCs w:val="21"/>
        </w:rPr>
        <w:t>max</w:t>
      </w:r>
      <w:r w:rsidRPr="0096408A">
        <w:rPr>
          <w:rFonts w:ascii="Consolas" w:hAnsi="Consolas" w:cs="宋体"/>
          <w:color w:val="383A42"/>
          <w:kern w:val="0"/>
          <w:sz w:val="21"/>
          <w:szCs w:val="21"/>
        </w:rPr>
        <w:t xml:space="preserve">() + </w:t>
      </w:r>
      <w:r w:rsidRPr="0096408A">
        <w:rPr>
          <w:rFonts w:ascii="Consolas" w:hAnsi="Consolas" w:cs="宋体"/>
          <w:color w:val="986801"/>
          <w:kern w:val="0"/>
          <w:sz w:val="21"/>
          <w:szCs w:val="21"/>
        </w:rPr>
        <w:t>1</w:t>
      </w:r>
    </w:p>
    <w:p w14:paraId="4F00931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xx, yy = np.meshgrid(np.arange(x_min, x_max, </w:t>
      </w:r>
      <w:r w:rsidRPr="0096408A">
        <w:rPr>
          <w:rFonts w:ascii="Consolas" w:hAnsi="Consolas" w:cs="宋体"/>
          <w:color w:val="986801"/>
          <w:kern w:val="0"/>
          <w:sz w:val="21"/>
          <w:szCs w:val="21"/>
        </w:rPr>
        <w:t>0.01</w:t>
      </w:r>
      <w:r w:rsidRPr="0096408A">
        <w:rPr>
          <w:rFonts w:ascii="Consolas" w:hAnsi="Consolas" w:cs="宋体"/>
          <w:color w:val="383A42"/>
          <w:kern w:val="0"/>
          <w:sz w:val="21"/>
          <w:szCs w:val="21"/>
        </w:rPr>
        <w:t>),</w:t>
      </w:r>
    </w:p>
    <w:p w14:paraId="6418FB8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np.arange(y_min, y_max, </w:t>
      </w:r>
      <w:r w:rsidRPr="0096408A">
        <w:rPr>
          <w:rFonts w:ascii="Consolas" w:hAnsi="Consolas" w:cs="宋体"/>
          <w:color w:val="986801"/>
          <w:kern w:val="0"/>
          <w:sz w:val="21"/>
          <w:szCs w:val="21"/>
        </w:rPr>
        <w:t>0.01</w:t>
      </w:r>
      <w:r w:rsidRPr="0096408A">
        <w:rPr>
          <w:rFonts w:ascii="Consolas" w:hAnsi="Consolas" w:cs="宋体"/>
          <w:color w:val="383A42"/>
          <w:kern w:val="0"/>
          <w:sz w:val="21"/>
          <w:szCs w:val="21"/>
        </w:rPr>
        <w:t>))</w:t>
      </w:r>
    </w:p>
    <w:p w14:paraId="2D766022"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152B60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使用训练好的模型进行预测</w:t>
      </w:r>
    </w:p>
    <w:p w14:paraId="4D1DA419"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Z = clf.predict(np.c_[xx.ravel(), yy.ravel()])</w:t>
      </w:r>
    </w:p>
    <w:p w14:paraId="052D3B7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Z = Z.reshape(xx.shape)</w:t>
      </w:r>
    </w:p>
    <w:p w14:paraId="334ED251"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1E74CF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绘制决策边界和支持向量</w:t>
      </w:r>
    </w:p>
    <w:p w14:paraId="5180438C"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plt.figure(figsize=(</w:t>
      </w:r>
      <w:r w:rsidRPr="0096408A">
        <w:rPr>
          <w:rFonts w:ascii="Consolas" w:hAnsi="Consolas" w:cs="宋体"/>
          <w:color w:val="986801"/>
          <w:kern w:val="0"/>
          <w:sz w:val="21"/>
          <w:szCs w:val="21"/>
        </w:rPr>
        <w:t>10</w:t>
      </w:r>
      <w:r w:rsidRPr="0096408A">
        <w:rPr>
          <w:rFonts w:ascii="Consolas" w:hAnsi="Consolas" w:cs="宋体"/>
          <w:color w:val="383A42"/>
          <w:kern w:val="0"/>
          <w:sz w:val="21"/>
          <w:szCs w:val="21"/>
        </w:rPr>
        <w:t xml:space="preserve">, </w:t>
      </w:r>
      <w:r w:rsidRPr="0096408A">
        <w:rPr>
          <w:rFonts w:ascii="Consolas" w:hAnsi="Consolas" w:cs="宋体"/>
          <w:color w:val="986801"/>
          <w:kern w:val="0"/>
          <w:sz w:val="21"/>
          <w:szCs w:val="21"/>
        </w:rPr>
        <w:t>6</w:t>
      </w:r>
      <w:r w:rsidRPr="0096408A">
        <w:rPr>
          <w:rFonts w:ascii="Consolas" w:hAnsi="Consolas" w:cs="宋体"/>
          <w:color w:val="383A42"/>
          <w:kern w:val="0"/>
          <w:sz w:val="21"/>
          <w:szCs w:val="21"/>
        </w:rPr>
        <w:t>))</w:t>
      </w:r>
    </w:p>
    <w:p w14:paraId="40AC251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plt.contourf(xx, yy, Z, alpha=</w:t>
      </w:r>
      <w:r w:rsidRPr="0096408A">
        <w:rPr>
          <w:rFonts w:ascii="Consolas" w:hAnsi="Consolas" w:cs="宋体"/>
          <w:color w:val="986801"/>
          <w:kern w:val="0"/>
          <w:sz w:val="21"/>
          <w:szCs w:val="21"/>
        </w:rPr>
        <w:t>0.8</w:t>
      </w:r>
      <w:r w:rsidRPr="0096408A">
        <w:rPr>
          <w:rFonts w:ascii="Consolas" w:hAnsi="Consolas" w:cs="宋体"/>
          <w:color w:val="383A42"/>
          <w:kern w:val="0"/>
          <w:sz w:val="21"/>
          <w:szCs w:val="21"/>
        </w:rPr>
        <w:t>)</w:t>
      </w:r>
    </w:p>
    <w:p w14:paraId="27184F1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plt.scatter(X_selected[:, </w:t>
      </w:r>
      <w:r w:rsidRPr="0096408A">
        <w:rPr>
          <w:rFonts w:ascii="Consolas" w:hAnsi="Consolas" w:cs="宋体"/>
          <w:color w:val="986801"/>
          <w:kern w:val="0"/>
          <w:sz w:val="21"/>
          <w:szCs w:val="21"/>
        </w:rPr>
        <w:t>0</w:t>
      </w:r>
      <w:r w:rsidRPr="0096408A">
        <w:rPr>
          <w:rFonts w:ascii="Consolas" w:hAnsi="Consolas" w:cs="宋体"/>
          <w:color w:val="383A42"/>
          <w:kern w:val="0"/>
          <w:sz w:val="21"/>
          <w:szCs w:val="21"/>
        </w:rPr>
        <w:t xml:space="preserve">], X_selected[:, </w:t>
      </w:r>
      <w:r w:rsidRPr="0096408A">
        <w:rPr>
          <w:rFonts w:ascii="Consolas" w:hAnsi="Consolas" w:cs="宋体"/>
          <w:color w:val="986801"/>
          <w:kern w:val="0"/>
          <w:sz w:val="21"/>
          <w:szCs w:val="21"/>
        </w:rPr>
        <w:t>1</w:t>
      </w:r>
      <w:r w:rsidRPr="0096408A">
        <w:rPr>
          <w:rFonts w:ascii="Consolas" w:hAnsi="Consolas" w:cs="宋体"/>
          <w:color w:val="383A42"/>
          <w:kern w:val="0"/>
          <w:sz w:val="21"/>
          <w:szCs w:val="21"/>
        </w:rPr>
        <w:t>], c=y, edgecolors=</w:t>
      </w:r>
      <w:r w:rsidRPr="0096408A">
        <w:rPr>
          <w:rFonts w:ascii="Consolas" w:hAnsi="Consolas" w:cs="宋体"/>
          <w:color w:val="50A14F"/>
          <w:kern w:val="0"/>
          <w:sz w:val="21"/>
          <w:szCs w:val="21"/>
        </w:rPr>
        <w:t>'k'</w:t>
      </w:r>
      <w:r w:rsidRPr="0096408A">
        <w:rPr>
          <w:rFonts w:ascii="Consolas" w:hAnsi="Consolas" w:cs="宋体"/>
          <w:color w:val="383A42"/>
          <w:kern w:val="0"/>
          <w:sz w:val="21"/>
          <w:szCs w:val="21"/>
        </w:rPr>
        <w:t>, marker=</w:t>
      </w:r>
      <w:r w:rsidRPr="0096408A">
        <w:rPr>
          <w:rFonts w:ascii="Consolas" w:hAnsi="Consolas" w:cs="宋体"/>
          <w:color w:val="50A14F"/>
          <w:kern w:val="0"/>
          <w:sz w:val="21"/>
          <w:szCs w:val="21"/>
        </w:rPr>
        <w:t>'o'</w:t>
      </w:r>
      <w:r w:rsidRPr="0096408A">
        <w:rPr>
          <w:rFonts w:ascii="Consolas" w:hAnsi="Consolas" w:cs="宋体"/>
          <w:color w:val="383A42"/>
          <w:kern w:val="0"/>
          <w:sz w:val="21"/>
          <w:szCs w:val="21"/>
        </w:rPr>
        <w:t>, cmap=plt.cm.Paired)</w:t>
      </w:r>
    </w:p>
    <w:p w14:paraId="6A9E9D09"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plt.scatter(clf.support_vectors_[:, </w:t>
      </w:r>
      <w:r w:rsidRPr="0096408A">
        <w:rPr>
          <w:rFonts w:ascii="Consolas" w:hAnsi="Consolas" w:cs="宋体"/>
          <w:color w:val="986801"/>
          <w:kern w:val="0"/>
          <w:sz w:val="21"/>
          <w:szCs w:val="21"/>
        </w:rPr>
        <w:t>0</w:t>
      </w:r>
      <w:r w:rsidRPr="0096408A">
        <w:rPr>
          <w:rFonts w:ascii="Consolas" w:hAnsi="Consolas" w:cs="宋体"/>
          <w:color w:val="383A42"/>
          <w:kern w:val="0"/>
          <w:sz w:val="21"/>
          <w:szCs w:val="21"/>
        </w:rPr>
        <w:t xml:space="preserve">], clf.support_vectors_[:, </w:t>
      </w:r>
      <w:r w:rsidRPr="0096408A">
        <w:rPr>
          <w:rFonts w:ascii="Consolas" w:hAnsi="Consolas" w:cs="宋体"/>
          <w:color w:val="986801"/>
          <w:kern w:val="0"/>
          <w:sz w:val="21"/>
          <w:szCs w:val="21"/>
        </w:rPr>
        <w:t>1</w:t>
      </w:r>
      <w:r w:rsidRPr="0096408A">
        <w:rPr>
          <w:rFonts w:ascii="Consolas" w:hAnsi="Consolas" w:cs="宋体"/>
          <w:color w:val="383A42"/>
          <w:kern w:val="0"/>
          <w:sz w:val="21"/>
          <w:szCs w:val="21"/>
        </w:rPr>
        <w:t>], s=</w:t>
      </w:r>
      <w:r w:rsidRPr="0096408A">
        <w:rPr>
          <w:rFonts w:ascii="Consolas" w:hAnsi="Consolas" w:cs="宋体"/>
          <w:color w:val="986801"/>
          <w:kern w:val="0"/>
          <w:sz w:val="21"/>
          <w:szCs w:val="21"/>
        </w:rPr>
        <w:t>100</w:t>
      </w:r>
      <w:r w:rsidRPr="0096408A">
        <w:rPr>
          <w:rFonts w:ascii="Consolas" w:hAnsi="Consolas" w:cs="宋体"/>
          <w:color w:val="383A42"/>
          <w:kern w:val="0"/>
          <w:sz w:val="21"/>
          <w:szCs w:val="21"/>
        </w:rPr>
        <w:t>,</w:t>
      </w:r>
    </w:p>
    <w:p w14:paraId="61FB5C4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facecolors=</w:t>
      </w:r>
      <w:r w:rsidRPr="0096408A">
        <w:rPr>
          <w:rFonts w:ascii="Consolas" w:hAnsi="Consolas" w:cs="宋体"/>
          <w:color w:val="50A14F"/>
          <w:kern w:val="0"/>
          <w:sz w:val="21"/>
          <w:szCs w:val="21"/>
        </w:rPr>
        <w:t>'none'</w:t>
      </w:r>
      <w:r w:rsidRPr="0096408A">
        <w:rPr>
          <w:rFonts w:ascii="Consolas" w:hAnsi="Consolas" w:cs="宋体"/>
          <w:color w:val="383A42"/>
          <w:kern w:val="0"/>
          <w:sz w:val="21"/>
          <w:szCs w:val="21"/>
        </w:rPr>
        <w:t>, edgecolors=</w:t>
      </w:r>
      <w:r w:rsidRPr="0096408A">
        <w:rPr>
          <w:rFonts w:ascii="Consolas" w:hAnsi="Consolas" w:cs="宋体"/>
          <w:color w:val="50A14F"/>
          <w:kern w:val="0"/>
          <w:sz w:val="21"/>
          <w:szCs w:val="21"/>
        </w:rPr>
        <w:t>'k'</w:t>
      </w:r>
      <w:r w:rsidRPr="0096408A">
        <w:rPr>
          <w:rFonts w:ascii="Consolas" w:hAnsi="Consolas" w:cs="宋体"/>
          <w:color w:val="383A42"/>
          <w:kern w:val="0"/>
          <w:sz w:val="21"/>
          <w:szCs w:val="21"/>
        </w:rPr>
        <w:t>, linewidth=</w:t>
      </w:r>
      <w:r w:rsidRPr="0096408A">
        <w:rPr>
          <w:rFonts w:ascii="Consolas" w:hAnsi="Consolas" w:cs="宋体"/>
          <w:color w:val="986801"/>
          <w:kern w:val="0"/>
          <w:sz w:val="21"/>
          <w:szCs w:val="21"/>
        </w:rPr>
        <w:t>1.5</w:t>
      </w: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支持向量</w:t>
      </w:r>
    </w:p>
    <w:p w14:paraId="030EF85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plt.xlabel(</w:t>
      </w:r>
      <w:r w:rsidRPr="0096408A">
        <w:rPr>
          <w:rFonts w:ascii="Consolas" w:hAnsi="Consolas" w:cs="宋体"/>
          <w:color w:val="50A14F"/>
          <w:kern w:val="0"/>
          <w:sz w:val="21"/>
          <w:szCs w:val="21"/>
        </w:rPr>
        <w:t>f'</w:t>
      </w:r>
      <w:r w:rsidRPr="0096408A">
        <w:rPr>
          <w:rFonts w:ascii="Consolas" w:hAnsi="Consolas" w:cs="宋体"/>
          <w:color w:val="E45649"/>
          <w:kern w:val="0"/>
          <w:sz w:val="21"/>
          <w:szCs w:val="21"/>
        </w:rPr>
        <w:t>{feature_names[i]}</w:t>
      </w:r>
      <w:r w:rsidRPr="0096408A">
        <w:rPr>
          <w:rFonts w:ascii="Consolas" w:hAnsi="Consolas" w:cs="宋体"/>
          <w:color w:val="50A14F"/>
          <w:kern w:val="0"/>
          <w:sz w:val="21"/>
          <w:szCs w:val="21"/>
        </w:rPr>
        <w:t xml:space="preserve"> (</w:t>
      </w:r>
      <w:r w:rsidRPr="0096408A">
        <w:rPr>
          <w:rFonts w:ascii="Consolas" w:hAnsi="Consolas" w:cs="宋体"/>
          <w:color w:val="50A14F"/>
          <w:kern w:val="0"/>
          <w:sz w:val="21"/>
          <w:szCs w:val="21"/>
        </w:rPr>
        <w:t>标准化</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705ADDF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plt.ylabel(</w:t>
      </w:r>
      <w:r w:rsidRPr="0096408A">
        <w:rPr>
          <w:rFonts w:ascii="Consolas" w:hAnsi="Consolas" w:cs="宋体"/>
          <w:color w:val="50A14F"/>
          <w:kern w:val="0"/>
          <w:sz w:val="21"/>
          <w:szCs w:val="21"/>
        </w:rPr>
        <w:t>f'</w:t>
      </w:r>
      <w:r w:rsidRPr="0096408A">
        <w:rPr>
          <w:rFonts w:ascii="Consolas" w:hAnsi="Consolas" w:cs="宋体"/>
          <w:color w:val="E45649"/>
          <w:kern w:val="0"/>
          <w:sz w:val="21"/>
          <w:szCs w:val="21"/>
        </w:rPr>
        <w:t>{feature_names[j]}</w:t>
      </w:r>
      <w:r w:rsidRPr="0096408A">
        <w:rPr>
          <w:rFonts w:ascii="Consolas" w:hAnsi="Consolas" w:cs="宋体"/>
          <w:color w:val="50A14F"/>
          <w:kern w:val="0"/>
          <w:sz w:val="21"/>
          <w:szCs w:val="21"/>
        </w:rPr>
        <w:t xml:space="preserve"> (</w:t>
      </w:r>
      <w:r w:rsidRPr="0096408A">
        <w:rPr>
          <w:rFonts w:ascii="Consolas" w:hAnsi="Consolas" w:cs="宋体"/>
          <w:color w:val="50A14F"/>
          <w:kern w:val="0"/>
          <w:sz w:val="21"/>
          <w:szCs w:val="21"/>
        </w:rPr>
        <w:t>标准化</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6901AF22"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plt.title(</w:t>
      </w:r>
      <w:r w:rsidRPr="0096408A">
        <w:rPr>
          <w:rFonts w:ascii="Consolas" w:hAnsi="Consolas" w:cs="宋体"/>
          <w:color w:val="50A14F"/>
          <w:kern w:val="0"/>
          <w:sz w:val="21"/>
          <w:szCs w:val="21"/>
        </w:rPr>
        <w:t>f'</w:t>
      </w:r>
      <w:r w:rsidRPr="0096408A">
        <w:rPr>
          <w:rFonts w:ascii="Consolas" w:hAnsi="Consolas" w:cs="宋体"/>
          <w:color w:val="50A14F"/>
          <w:kern w:val="0"/>
          <w:sz w:val="21"/>
          <w:szCs w:val="21"/>
        </w:rPr>
        <w:t>特征组合投影</w:t>
      </w:r>
      <w:r w:rsidRPr="0096408A">
        <w:rPr>
          <w:rFonts w:ascii="Consolas" w:hAnsi="Consolas" w:cs="宋体"/>
          <w:color w:val="50A14F"/>
          <w:kern w:val="0"/>
          <w:sz w:val="21"/>
          <w:szCs w:val="21"/>
        </w:rPr>
        <w:t xml:space="preserve"> - </w:t>
      </w:r>
      <w:r w:rsidRPr="0096408A">
        <w:rPr>
          <w:rFonts w:ascii="Consolas" w:hAnsi="Consolas" w:cs="宋体"/>
          <w:color w:val="50A14F"/>
          <w:kern w:val="0"/>
          <w:sz w:val="21"/>
          <w:szCs w:val="21"/>
        </w:rPr>
        <w:t>核函数</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{kernel}</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00A8A5D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plt.tight_layout()</w:t>
      </w:r>
    </w:p>
    <w:p w14:paraId="60EFC21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8F5A5A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保存特征组合投影图到对应子文件夹</w:t>
      </w:r>
    </w:p>
    <w:p w14:paraId="32E1C16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projection_path = os.path.join(touying_file, </w:t>
      </w:r>
      <w:r w:rsidRPr="0096408A">
        <w:rPr>
          <w:rFonts w:ascii="Consolas" w:hAnsi="Consolas" w:cs="宋体"/>
          <w:color w:val="50A14F"/>
          <w:kern w:val="0"/>
          <w:sz w:val="21"/>
          <w:szCs w:val="21"/>
        </w:rPr>
        <w:t>f"</w:t>
      </w:r>
      <w:r w:rsidRPr="0096408A">
        <w:rPr>
          <w:rFonts w:ascii="Consolas" w:hAnsi="Consolas" w:cs="宋体"/>
          <w:color w:val="E45649"/>
          <w:kern w:val="0"/>
          <w:sz w:val="21"/>
          <w:szCs w:val="21"/>
        </w:rPr>
        <w:t>{kernel}</w:t>
      </w:r>
      <w:r w:rsidRPr="0096408A">
        <w:rPr>
          <w:rFonts w:ascii="Consolas" w:hAnsi="Consolas" w:cs="宋体"/>
          <w:color w:val="50A14F"/>
          <w:kern w:val="0"/>
          <w:sz w:val="21"/>
          <w:szCs w:val="21"/>
        </w:rPr>
        <w:t>_feature_combination_</w:t>
      </w:r>
      <w:r w:rsidRPr="0096408A">
        <w:rPr>
          <w:rFonts w:ascii="Consolas" w:hAnsi="Consolas" w:cs="宋体"/>
          <w:color w:val="E45649"/>
          <w:kern w:val="0"/>
          <w:sz w:val="21"/>
          <w:szCs w:val="21"/>
        </w:rPr>
        <w:t>{feature_names[i]}</w:t>
      </w:r>
      <w:r w:rsidRPr="0096408A">
        <w:rPr>
          <w:rFonts w:ascii="Consolas" w:hAnsi="Consolas" w:cs="宋体"/>
          <w:color w:val="50A14F"/>
          <w:kern w:val="0"/>
          <w:sz w:val="21"/>
          <w:szCs w:val="21"/>
        </w:rPr>
        <w:t>_</w:t>
      </w:r>
      <w:r w:rsidRPr="0096408A">
        <w:rPr>
          <w:rFonts w:ascii="Consolas" w:hAnsi="Consolas" w:cs="宋体"/>
          <w:color w:val="E45649"/>
          <w:kern w:val="0"/>
          <w:sz w:val="21"/>
          <w:szCs w:val="21"/>
        </w:rPr>
        <w:t>{feature_names[j]}</w:t>
      </w:r>
      <w:r w:rsidRPr="0096408A">
        <w:rPr>
          <w:rFonts w:ascii="Consolas" w:hAnsi="Consolas" w:cs="宋体"/>
          <w:color w:val="50A14F"/>
          <w:kern w:val="0"/>
          <w:sz w:val="21"/>
          <w:szCs w:val="21"/>
        </w:rPr>
        <w:t>.png"</w:t>
      </w:r>
      <w:r w:rsidRPr="0096408A">
        <w:rPr>
          <w:rFonts w:ascii="Consolas" w:hAnsi="Consolas" w:cs="宋体"/>
          <w:color w:val="383A42"/>
          <w:kern w:val="0"/>
          <w:sz w:val="21"/>
          <w:szCs w:val="21"/>
        </w:rPr>
        <w:t>)</w:t>
      </w:r>
    </w:p>
    <w:p w14:paraId="19C65BC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plt.savefig(projection_path)</w:t>
      </w:r>
    </w:p>
    <w:p w14:paraId="69BC7BD8"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plt.close()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关闭图表，防止显示</w:t>
      </w:r>
    </w:p>
    <w:p w14:paraId="7EE80C6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print</w:t>
      </w:r>
      <w:r w:rsidRPr="0096408A">
        <w:rPr>
          <w:rFonts w:ascii="Consolas" w:hAnsi="Consolas" w:cs="宋体"/>
          <w:color w:val="383A42"/>
          <w:kern w:val="0"/>
          <w:sz w:val="21"/>
          <w:szCs w:val="21"/>
        </w:rPr>
        <w:t>(</w:t>
      </w:r>
      <w:r w:rsidRPr="0096408A">
        <w:rPr>
          <w:rFonts w:ascii="Consolas" w:hAnsi="Consolas" w:cs="宋体"/>
          <w:color w:val="50A14F"/>
          <w:kern w:val="0"/>
          <w:sz w:val="21"/>
          <w:szCs w:val="21"/>
        </w:rPr>
        <w:t>f"</w:t>
      </w:r>
      <w:r w:rsidRPr="0096408A">
        <w:rPr>
          <w:rFonts w:ascii="Consolas" w:hAnsi="Consolas" w:cs="宋体"/>
          <w:color w:val="50A14F"/>
          <w:kern w:val="0"/>
          <w:sz w:val="21"/>
          <w:szCs w:val="21"/>
        </w:rPr>
        <w:t>特征组合投影图保存到</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{projection_path}</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2730735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8C63CDC"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绘制性能指标图</w:t>
      </w:r>
    </w:p>
    <w:p w14:paraId="38196C62"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metrics = [</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准确率</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灵敏度</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特异度</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'AUC'</w:t>
      </w:r>
      <w:r w:rsidRPr="0096408A">
        <w:rPr>
          <w:rFonts w:ascii="Consolas" w:hAnsi="Consolas" w:cs="宋体"/>
          <w:color w:val="383A42"/>
          <w:kern w:val="0"/>
          <w:sz w:val="21"/>
          <w:szCs w:val="21"/>
        </w:rPr>
        <w:t>]</w:t>
      </w:r>
    </w:p>
    <w:p w14:paraId="425FC8B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使用交叉验证得到的预测结果计算性能</w:t>
      </w:r>
    </w:p>
    <w:p w14:paraId="6FA4CC08"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y_pred = cross_val_predict(clf, X_selected, y, cv=</w:t>
      </w:r>
      <w:r w:rsidRPr="0096408A">
        <w:rPr>
          <w:rFonts w:ascii="Consolas" w:hAnsi="Consolas" w:cs="宋体"/>
          <w:color w:val="986801"/>
          <w:kern w:val="0"/>
          <w:sz w:val="21"/>
          <w:szCs w:val="21"/>
        </w:rPr>
        <w:t>5</w:t>
      </w:r>
      <w:r w:rsidRPr="0096408A">
        <w:rPr>
          <w:rFonts w:ascii="Consolas" w:hAnsi="Consolas" w:cs="宋体"/>
          <w:color w:val="383A42"/>
          <w:kern w:val="0"/>
          <w:sz w:val="21"/>
          <w:szCs w:val="21"/>
        </w:rPr>
        <w:t>)</w:t>
      </w:r>
    </w:p>
    <w:p w14:paraId="203432CA"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cm = confusion_matrix(y, y_pred)</w:t>
      </w:r>
    </w:p>
    <w:p w14:paraId="0D8D27C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tn, fp, fn, tp = cm.ravel()</w:t>
      </w:r>
    </w:p>
    <w:p w14:paraId="7B3CDB0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8ACA46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accuracy = (tp + tn) / (tp + tn + fp + fn)</w:t>
      </w:r>
    </w:p>
    <w:p w14:paraId="422B775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sensitivity = tp / (tp + fn)</w:t>
      </w:r>
    </w:p>
    <w:p w14:paraId="188EAE89"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specificity = tn / (tn + fp)</w:t>
      </w:r>
    </w:p>
    <w:p w14:paraId="34CA746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auc_score = roc_auc_score(y, y_pred)</w:t>
      </w:r>
    </w:p>
    <w:p w14:paraId="55E00A2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EF159C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performance_values = [accuracy, sensitivity, specificity, auc_score]</w:t>
      </w:r>
    </w:p>
    <w:p w14:paraId="5C0CD258"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2EE71A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plt.figure(figsize=(</w:t>
      </w:r>
      <w:r w:rsidRPr="0096408A">
        <w:rPr>
          <w:rFonts w:ascii="Consolas" w:hAnsi="Consolas" w:cs="宋体"/>
          <w:color w:val="986801"/>
          <w:kern w:val="0"/>
          <w:sz w:val="21"/>
          <w:szCs w:val="21"/>
        </w:rPr>
        <w:t>8</w:t>
      </w:r>
      <w:r w:rsidRPr="0096408A">
        <w:rPr>
          <w:rFonts w:ascii="Consolas" w:hAnsi="Consolas" w:cs="宋体"/>
          <w:color w:val="383A42"/>
          <w:kern w:val="0"/>
          <w:sz w:val="21"/>
          <w:szCs w:val="21"/>
        </w:rPr>
        <w:t xml:space="preserve">, </w:t>
      </w:r>
      <w:r w:rsidRPr="0096408A">
        <w:rPr>
          <w:rFonts w:ascii="Consolas" w:hAnsi="Consolas" w:cs="宋体"/>
          <w:color w:val="986801"/>
          <w:kern w:val="0"/>
          <w:sz w:val="21"/>
          <w:szCs w:val="21"/>
        </w:rPr>
        <w:t>5</w:t>
      </w:r>
      <w:r w:rsidRPr="0096408A">
        <w:rPr>
          <w:rFonts w:ascii="Consolas" w:hAnsi="Consolas" w:cs="宋体"/>
          <w:color w:val="383A42"/>
          <w:kern w:val="0"/>
          <w:sz w:val="21"/>
          <w:szCs w:val="21"/>
        </w:rPr>
        <w:t>))</w:t>
      </w:r>
    </w:p>
    <w:p w14:paraId="408A0A6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bars = plt.bar(metrics, performance_values, color=[</w:t>
      </w:r>
      <w:r w:rsidRPr="0096408A">
        <w:rPr>
          <w:rFonts w:ascii="Consolas" w:hAnsi="Consolas" w:cs="宋体"/>
          <w:color w:val="50A14F"/>
          <w:kern w:val="0"/>
          <w:sz w:val="21"/>
          <w:szCs w:val="21"/>
        </w:rPr>
        <w:t>'#4E79A7'</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'#F28E2C'</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'#76B7B2'</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'#E15759'</w:t>
      </w:r>
      <w:r w:rsidRPr="0096408A">
        <w:rPr>
          <w:rFonts w:ascii="Consolas" w:hAnsi="Consolas" w:cs="宋体"/>
          <w:color w:val="383A42"/>
          <w:kern w:val="0"/>
          <w:sz w:val="21"/>
          <w:szCs w:val="21"/>
        </w:rPr>
        <w:t>], alpha=</w:t>
      </w:r>
      <w:r w:rsidRPr="0096408A">
        <w:rPr>
          <w:rFonts w:ascii="Consolas" w:hAnsi="Consolas" w:cs="宋体"/>
          <w:color w:val="986801"/>
          <w:kern w:val="0"/>
          <w:sz w:val="21"/>
          <w:szCs w:val="21"/>
        </w:rPr>
        <w:t>0.85</w:t>
      </w:r>
      <w:r w:rsidRPr="0096408A">
        <w:rPr>
          <w:rFonts w:ascii="Consolas" w:hAnsi="Consolas" w:cs="宋体"/>
          <w:color w:val="383A42"/>
          <w:kern w:val="0"/>
          <w:sz w:val="21"/>
          <w:szCs w:val="21"/>
        </w:rPr>
        <w:t>)</w:t>
      </w:r>
    </w:p>
    <w:p w14:paraId="0ABDCDE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plt.ylabel(</w:t>
      </w:r>
      <w:r w:rsidRPr="0096408A">
        <w:rPr>
          <w:rFonts w:ascii="Consolas" w:hAnsi="Consolas" w:cs="宋体"/>
          <w:color w:val="50A14F"/>
          <w:kern w:val="0"/>
          <w:sz w:val="21"/>
          <w:szCs w:val="21"/>
        </w:rPr>
        <w:t>'</w:t>
      </w:r>
      <w:r w:rsidRPr="0096408A">
        <w:rPr>
          <w:rFonts w:ascii="Consolas" w:hAnsi="Consolas" w:cs="宋体"/>
          <w:color w:val="50A14F"/>
          <w:kern w:val="0"/>
          <w:sz w:val="21"/>
          <w:szCs w:val="21"/>
        </w:rPr>
        <w:t>得分</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2E904758"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plt.ylim(</w:t>
      </w:r>
      <w:r w:rsidRPr="0096408A">
        <w:rPr>
          <w:rFonts w:ascii="Consolas" w:hAnsi="Consolas" w:cs="宋体"/>
          <w:color w:val="986801"/>
          <w:kern w:val="0"/>
          <w:sz w:val="21"/>
          <w:szCs w:val="21"/>
        </w:rPr>
        <w:t>0</w:t>
      </w:r>
      <w:r w:rsidRPr="0096408A">
        <w:rPr>
          <w:rFonts w:ascii="Consolas" w:hAnsi="Consolas" w:cs="宋体"/>
          <w:color w:val="383A42"/>
          <w:kern w:val="0"/>
          <w:sz w:val="21"/>
          <w:szCs w:val="21"/>
        </w:rPr>
        <w:t xml:space="preserve">, </w:t>
      </w:r>
      <w:r w:rsidRPr="0096408A">
        <w:rPr>
          <w:rFonts w:ascii="Consolas" w:hAnsi="Consolas" w:cs="宋体"/>
          <w:color w:val="986801"/>
          <w:kern w:val="0"/>
          <w:sz w:val="21"/>
          <w:szCs w:val="21"/>
        </w:rPr>
        <w:t>1</w:t>
      </w:r>
      <w:r w:rsidRPr="0096408A">
        <w:rPr>
          <w:rFonts w:ascii="Consolas" w:hAnsi="Consolas" w:cs="宋体"/>
          <w:color w:val="383A42"/>
          <w:kern w:val="0"/>
          <w:sz w:val="21"/>
          <w:szCs w:val="21"/>
        </w:rPr>
        <w:t>)</w:t>
      </w:r>
    </w:p>
    <w:p w14:paraId="700DD88D"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plt.title(</w:t>
      </w:r>
      <w:r w:rsidRPr="0096408A">
        <w:rPr>
          <w:rFonts w:ascii="Consolas" w:hAnsi="Consolas" w:cs="宋体"/>
          <w:color w:val="50A14F"/>
          <w:kern w:val="0"/>
          <w:sz w:val="21"/>
          <w:szCs w:val="21"/>
        </w:rPr>
        <w:t>f'</w:t>
      </w:r>
      <w:r w:rsidRPr="0096408A">
        <w:rPr>
          <w:rFonts w:ascii="Consolas" w:hAnsi="Consolas" w:cs="宋体"/>
          <w:color w:val="50A14F"/>
          <w:kern w:val="0"/>
          <w:sz w:val="21"/>
          <w:szCs w:val="21"/>
        </w:rPr>
        <w:t>性能指标</w:t>
      </w:r>
      <w:r w:rsidRPr="0096408A">
        <w:rPr>
          <w:rFonts w:ascii="Consolas" w:hAnsi="Consolas" w:cs="宋体"/>
          <w:color w:val="50A14F"/>
          <w:kern w:val="0"/>
          <w:sz w:val="21"/>
          <w:szCs w:val="21"/>
        </w:rPr>
        <w:t xml:space="preserve"> - </w:t>
      </w:r>
      <w:r w:rsidRPr="0096408A">
        <w:rPr>
          <w:rFonts w:ascii="Consolas" w:hAnsi="Consolas" w:cs="宋体"/>
          <w:color w:val="50A14F"/>
          <w:kern w:val="0"/>
          <w:sz w:val="21"/>
          <w:szCs w:val="21"/>
        </w:rPr>
        <w:t>核函数</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{kernel}</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{feature_names[i]}</w:t>
      </w:r>
      <w:r w:rsidRPr="0096408A">
        <w:rPr>
          <w:rFonts w:ascii="Consolas" w:hAnsi="Consolas" w:cs="宋体"/>
          <w:color w:val="50A14F"/>
          <w:kern w:val="0"/>
          <w:sz w:val="21"/>
          <w:szCs w:val="21"/>
        </w:rPr>
        <w:t xml:space="preserve"> &amp; </w:t>
      </w:r>
      <w:r w:rsidRPr="0096408A">
        <w:rPr>
          <w:rFonts w:ascii="Consolas" w:hAnsi="Consolas" w:cs="宋体"/>
          <w:color w:val="E45649"/>
          <w:kern w:val="0"/>
          <w:sz w:val="21"/>
          <w:szCs w:val="21"/>
        </w:rPr>
        <w:t>{feature_names[j]}</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5E39946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plt.grid(axis=</w:t>
      </w:r>
      <w:r w:rsidRPr="0096408A">
        <w:rPr>
          <w:rFonts w:ascii="Consolas" w:hAnsi="Consolas" w:cs="宋体"/>
          <w:color w:val="50A14F"/>
          <w:kern w:val="0"/>
          <w:sz w:val="21"/>
          <w:szCs w:val="21"/>
        </w:rPr>
        <w:t>'y'</w:t>
      </w:r>
      <w:r w:rsidRPr="0096408A">
        <w:rPr>
          <w:rFonts w:ascii="Consolas" w:hAnsi="Consolas" w:cs="宋体"/>
          <w:color w:val="383A42"/>
          <w:kern w:val="0"/>
          <w:sz w:val="21"/>
          <w:szCs w:val="21"/>
        </w:rPr>
        <w:t>, linestyle=</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61FF24E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438C5C9"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在每个柱状图上显示具体数值</w:t>
      </w:r>
    </w:p>
    <w:p w14:paraId="6108652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for</w:t>
      </w:r>
      <w:r w:rsidRPr="0096408A">
        <w:rPr>
          <w:rFonts w:ascii="Consolas" w:hAnsi="Consolas" w:cs="宋体"/>
          <w:color w:val="383A42"/>
          <w:kern w:val="0"/>
          <w:sz w:val="21"/>
          <w:szCs w:val="21"/>
        </w:rPr>
        <w:t xml:space="preserve"> bar </w:t>
      </w:r>
      <w:r w:rsidRPr="0096408A">
        <w:rPr>
          <w:rFonts w:ascii="Consolas" w:hAnsi="Consolas" w:cs="宋体"/>
          <w:color w:val="A626A4"/>
          <w:kern w:val="0"/>
          <w:sz w:val="21"/>
          <w:szCs w:val="21"/>
        </w:rPr>
        <w:t>in</w:t>
      </w:r>
      <w:r w:rsidRPr="0096408A">
        <w:rPr>
          <w:rFonts w:ascii="Consolas" w:hAnsi="Consolas" w:cs="宋体"/>
          <w:color w:val="383A42"/>
          <w:kern w:val="0"/>
          <w:sz w:val="21"/>
          <w:szCs w:val="21"/>
        </w:rPr>
        <w:t xml:space="preserve"> bars:</w:t>
      </w:r>
    </w:p>
    <w:p w14:paraId="1A1D0DF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plt.text(bar.get_x() + bar.get_width() / </w:t>
      </w:r>
      <w:r w:rsidRPr="0096408A">
        <w:rPr>
          <w:rFonts w:ascii="Consolas" w:hAnsi="Consolas" w:cs="宋体"/>
          <w:color w:val="986801"/>
          <w:kern w:val="0"/>
          <w:sz w:val="21"/>
          <w:szCs w:val="21"/>
        </w:rPr>
        <w:t>2</w:t>
      </w:r>
      <w:r w:rsidRPr="0096408A">
        <w:rPr>
          <w:rFonts w:ascii="Consolas" w:hAnsi="Consolas" w:cs="宋体"/>
          <w:color w:val="383A42"/>
          <w:kern w:val="0"/>
          <w:sz w:val="21"/>
          <w:szCs w:val="21"/>
        </w:rPr>
        <w:t xml:space="preserve">, bar.get_height() - </w:t>
      </w:r>
      <w:r w:rsidRPr="0096408A">
        <w:rPr>
          <w:rFonts w:ascii="Consolas" w:hAnsi="Consolas" w:cs="宋体"/>
          <w:color w:val="986801"/>
          <w:kern w:val="0"/>
          <w:sz w:val="21"/>
          <w:szCs w:val="21"/>
        </w:rPr>
        <w:t>0.05</w:t>
      </w:r>
      <w:r w:rsidRPr="0096408A">
        <w:rPr>
          <w:rFonts w:ascii="Consolas" w:hAnsi="Consolas" w:cs="宋体"/>
          <w:color w:val="383A42"/>
          <w:kern w:val="0"/>
          <w:sz w:val="21"/>
          <w:szCs w:val="21"/>
        </w:rPr>
        <w:t xml:space="preserve">, </w:t>
      </w:r>
      <w:r w:rsidRPr="0096408A">
        <w:rPr>
          <w:rFonts w:ascii="Consolas" w:hAnsi="Consolas" w:cs="宋体"/>
          <w:color w:val="50A14F"/>
          <w:kern w:val="0"/>
          <w:sz w:val="21"/>
          <w:szCs w:val="21"/>
        </w:rPr>
        <w:t>f'</w:t>
      </w:r>
      <w:r w:rsidRPr="0096408A">
        <w:rPr>
          <w:rFonts w:ascii="Consolas" w:hAnsi="Consolas" w:cs="宋体"/>
          <w:color w:val="E45649"/>
          <w:kern w:val="0"/>
          <w:sz w:val="21"/>
          <w:szCs w:val="21"/>
        </w:rPr>
        <w:t>{bar.get_height():</w:t>
      </w:r>
      <w:r w:rsidRPr="0096408A">
        <w:rPr>
          <w:rFonts w:ascii="Consolas" w:hAnsi="Consolas" w:cs="宋体"/>
          <w:color w:val="986801"/>
          <w:kern w:val="0"/>
          <w:sz w:val="21"/>
          <w:szCs w:val="21"/>
        </w:rPr>
        <w:t>.4</w:t>
      </w:r>
      <w:r w:rsidRPr="0096408A">
        <w:rPr>
          <w:rFonts w:ascii="Consolas" w:hAnsi="Consolas" w:cs="宋体"/>
          <w:color w:val="E45649"/>
          <w:kern w:val="0"/>
          <w:sz w:val="21"/>
          <w:szCs w:val="21"/>
        </w:rPr>
        <w:t>f}</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67AD882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ha=</w:t>
      </w:r>
      <w:r w:rsidRPr="0096408A">
        <w:rPr>
          <w:rFonts w:ascii="Consolas" w:hAnsi="Consolas" w:cs="宋体"/>
          <w:color w:val="50A14F"/>
          <w:kern w:val="0"/>
          <w:sz w:val="21"/>
          <w:szCs w:val="21"/>
        </w:rPr>
        <w:t>'center'</w:t>
      </w:r>
      <w:r w:rsidRPr="0096408A">
        <w:rPr>
          <w:rFonts w:ascii="Consolas" w:hAnsi="Consolas" w:cs="宋体"/>
          <w:color w:val="383A42"/>
          <w:kern w:val="0"/>
          <w:sz w:val="21"/>
          <w:szCs w:val="21"/>
        </w:rPr>
        <w:t>, va=</w:t>
      </w:r>
      <w:r w:rsidRPr="0096408A">
        <w:rPr>
          <w:rFonts w:ascii="Consolas" w:hAnsi="Consolas" w:cs="宋体"/>
          <w:color w:val="50A14F"/>
          <w:kern w:val="0"/>
          <w:sz w:val="21"/>
          <w:szCs w:val="21"/>
        </w:rPr>
        <w:t>'bottom'</w:t>
      </w:r>
      <w:r w:rsidRPr="0096408A">
        <w:rPr>
          <w:rFonts w:ascii="Consolas" w:hAnsi="Consolas" w:cs="宋体"/>
          <w:color w:val="383A42"/>
          <w:kern w:val="0"/>
          <w:sz w:val="21"/>
          <w:szCs w:val="21"/>
        </w:rPr>
        <w:t>, fontsize=</w:t>
      </w:r>
      <w:r w:rsidRPr="0096408A">
        <w:rPr>
          <w:rFonts w:ascii="Consolas" w:hAnsi="Consolas" w:cs="宋体"/>
          <w:color w:val="986801"/>
          <w:kern w:val="0"/>
          <w:sz w:val="21"/>
          <w:szCs w:val="21"/>
        </w:rPr>
        <w:t>12</w:t>
      </w:r>
      <w:r w:rsidRPr="0096408A">
        <w:rPr>
          <w:rFonts w:ascii="Consolas" w:hAnsi="Consolas" w:cs="宋体"/>
          <w:color w:val="383A42"/>
          <w:kern w:val="0"/>
          <w:sz w:val="21"/>
          <w:szCs w:val="21"/>
        </w:rPr>
        <w:t>, color=</w:t>
      </w:r>
      <w:r w:rsidRPr="0096408A">
        <w:rPr>
          <w:rFonts w:ascii="Consolas" w:hAnsi="Consolas" w:cs="宋体"/>
          <w:color w:val="50A14F"/>
          <w:kern w:val="0"/>
          <w:sz w:val="21"/>
          <w:szCs w:val="21"/>
        </w:rPr>
        <w:t>'black'</w:t>
      </w:r>
      <w:r w:rsidRPr="0096408A">
        <w:rPr>
          <w:rFonts w:ascii="Consolas" w:hAnsi="Consolas" w:cs="宋体"/>
          <w:color w:val="383A42"/>
          <w:kern w:val="0"/>
          <w:sz w:val="21"/>
          <w:szCs w:val="21"/>
        </w:rPr>
        <w:t>, weight=</w:t>
      </w:r>
      <w:r w:rsidRPr="0096408A">
        <w:rPr>
          <w:rFonts w:ascii="Consolas" w:hAnsi="Consolas" w:cs="宋体"/>
          <w:color w:val="50A14F"/>
          <w:kern w:val="0"/>
          <w:sz w:val="21"/>
          <w:szCs w:val="21"/>
        </w:rPr>
        <w:t>'bold'</w:t>
      </w:r>
      <w:r w:rsidRPr="0096408A">
        <w:rPr>
          <w:rFonts w:ascii="Consolas" w:hAnsi="Consolas" w:cs="宋体"/>
          <w:color w:val="383A42"/>
          <w:kern w:val="0"/>
          <w:sz w:val="21"/>
          <w:szCs w:val="21"/>
        </w:rPr>
        <w:t>)</w:t>
      </w:r>
    </w:p>
    <w:p w14:paraId="074E498C"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168247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performance_path = os.path.join(touying_file, </w:t>
      </w:r>
      <w:r w:rsidRPr="0096408A">
        <w:rPr>
          <w:rFonts w:ascii="Consolas" w:hAnsi="Consolas" w:cs="宋体"/>
          <w:color w:val="50A14F"/>
          <w:kern w:val="0"/>
          <w:sz w:val="21"/>
          <w:szCs w:val="21"/>
        </w:rPr>
        <w:t>f"</w:t>
      </w:r>
      <w:r w:rsidRPr="0096408A">
        <w:rPr>
          <w:rFonts w:ascii="Consolas" w:hAnsi="Consolas" w:cs="宋体"/>
          <w:color w:val="E45649"/>
          <w:kern w:val="0"/>
          <w:sz w:val="21"/>
          <w:szCs w:val="21"/>
        </w:rPr>
        <w:t>{kernel}</w:t>
      </w:r>
      <w:r w:rsidRPr="0096408A">
        <w:rPr>
          <w:rFonts w:ascii="Consolas" w:hAnsi="Consolas" w:cs="宋体"/>
          <w:color w:val="50A14F"/>
          <w:kern w:val="0"/>
          <w:sz w:val="21"/>
          <w:szCs w:val="21"/>
        </w:rPr>
        <w:t>_performance_metrics_</w:t>
      </w:r>
      <w:r w:rsidRPr="0096408A">
        <w:rPr>
          <w:rFonts w:ascii="Consolas" w:hAnsi="Consolas" w:cs="宋体"/>
          <w:color w:val="E45649"/>
          <w:kern w:val="0"/>
          <w:sz w:val="21"/>
          <w:szCs w:val="21"/>
        </w:rPr>
        <w:t>{feature_names[i]}</w:t>
      </w:r>
      <w:r w:rsidRPr="0096408A">
        <w:rPr>
          <w:rFonts w:ascii="Consolas" w:hAnsi="Consolas" w:cs="宋体"/>
          <w:color w:val="50A14F"/>
          <w:kern w:val="0"/>
          <w:sz w:val="21"/>
          <w:szCs w:val="21"/>
        </w:rPr>
        <w:t>_</w:t>
      </w:r>
      <w:r w:rsidRPr="0096408A">
        <w:rPr>
          <w:rFonts w:ascii="Consolas" w:hAnsi="Consolas" w:cs="宋体"/>
          <w:color w:val="E45649"/>
          <w:kern w:val="0"/>
          <w:sz w:val="21"/>
          <w:szCs w:val="21"/>
        </w:rPr>
        <w:t>{feature_names[j]}</w:t>
      </w:r>
      <w:r w:rsidRPr="0096408A">
        <w:rPr>
          <w:rFonts w:ascii="Consolas" w:hAnsi="Consolas" w:cs="宋体"/>
          <w:color w:val="50A14F"/>
          <w:kern w:val="0"/>
          <w:sz w:val="21"/>
          <w:szCs w:val="21"/>
        </w:rPr>
        <w:t>.png"</w:t>
      </w:r>
      <w:r w:rsidRPr="0096408A">
        <w:rPr>
          <w:rFonts w:ascii="Consolas" w:hAnsi="Consolas" w:cs="宋体"/>
          <w:color w:val="383A42"/>
          <w:kern w:val="0"/>
          <w:sz w:val="21"/>
          <w:szCs w:val="21"/>
        </w:rPr>
        <w:t>)</w:t>
      </w:r>
    </w:p>
    <w:p w14:paraId="734D158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plt.savefig(performance_path)</w:t>
      </w:r>
    </w:p>
    <w:p w14:paraId="6F3F730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plt.close()</w:t>
      </w:r>
    </w:p>
    <w:p w14:paraId="702D643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print</w:t>
      </w:r>
      <w:r w:rsidRPr="0096408A">
        <w:rPr>
          <w:rFonts w:ascii="Consolas" w:hAnsi="Consolas" w:cs="宋体"/>
          <w:color w:val="383A42"/>
          <w:kern w:val="0"/>
          <w:sz w:val="21"/>
          <w:szCs w:val="21"/>
        </w:rPr>
        <w:t>(</w:t>
      </w:r>
      <w:r w:rsidRPr="0096408A">
        <w:rPr>
          <w:rFonts w:ascii="Consolas" w:hAnsi="Consolas" w:cs="宋体"/>
          <w:color w:val="50A14F"/>
          <w:kern w:val="0"/>
          <w:sz w:val="21"/>
          <w:szCs w:val="21"/>
        </w:rPr>
        <w:t>f"</w:t>
      </w:r>
      <w:r w:rsidRPr="0096408A">
        <w:rPr>
          <w:rFonts w:ascii="Consolas" w:hAnsi="Consolas" w:cs="宋体"/>
          <w:color w:val="50A14F"/>
          <w:kern w:val="0"/>
          <w:sz w:val="21"/>
          <w:szCs w:val="21"/>
        </w:rPr>
        <w:t>性能指标图保存到</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{performance_path}</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186A1ECC"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A2C2DFC"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BECE70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A67C02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主程序</w:t>
      </w:r>
    </w:p>
    <w:p w14:paraId="59434C0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A626A4"/>
          <w:kern w:val="0"/>
          <w:sz w:val="21"/>
          <w:szCs w:val="21"/>
        </w:rPr>
        <w:t>if</w:t>
      </w:r>
      <w:r w:rsidRPr="0096408A">
        <w:rPr>
          <w:rFonts w:ascii="Consolas" w:hAnsi="Consolas" w:cs="宋体"/>
          <w:color w:val="383A42"/>
          <w:kern w:val="0"/>
          <w:sz w:val="21"/>
          <w:szCs w:val="21"/>
        </w:rPr>
        <w:t xml:space="preserve"> __name__ == </w:t>
      </w:r>
      <w:r w:rsidRPr="0096408A">
        <w:rPr>
          <w:rFonts w:ascii="Consolas" w:hAnsi="Consolas" w:cs="宋体"/>
          <w:color w:val="50A14F"/>
          <w:kern w:val="0"/>
          <w:sz w:val="21"/>
          <w:szCs w:val="21"/>
        </w:rPr>
        <w:t>"__main__"</w:t>
      </w:r>
      <w:r w:rsidRPr="0096408A">
        <w:rPr>
          <w:rFonts w:ascii="Consolas" w:hAnsi="Consolas" w:cs="宋体"/>
          <w:color w:val="383A42"/>
          <w:kern w:val="0"/>
          <w:sz w:val="21"/>
          <w:szCs w:val="21"/>
        </w:rPr>
        <w:t>:</w:t>
      </w:r>
    </w:p>
    <w:p w14:paraId="05C829F8"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数据文件路径</w:t>
      </w:r>
    </w:p>
    <w:p w14:paraId="6AFED3E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input_file = </w:t>
      </w:r>
      <w:r w:rsidRPr="0096408A">
        <w:rPr>
          <w:rFonts w:ascii="Consolas" w:hAnsi="Consolas" w:cs="宋体"/>
          <w:color w:val="50A14F"/>
          <w:kern w:val="0"/>
          <w:sz w:val="21"/>
          <w:szCs w:val="21"/>
        </w:rPr>
        <w:t>"data/data.csv"</w:t>
      </w:r>
    </w:p>
    <w:p w14:paraId="4D132ED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filtered_data_file = </w:t>
      </w:r>
      <w:r w:rsidRPr="0096408A">
        <w:rPr>
          <w:rFonts w:ascii="Consolas" w:hAnsi="Consolas" w:cs="宋体"/>
          <w:color w:val="50A14F"/>
          <w:kern w:val="0"/>
          <w:sz w:val="21"/>
          <w:szCs w:val="21"/>
        </w:rPr>
        <w:t>"data/filtered_data.csv"</w:t>
      </w:r>
    </w:p>
    <w:p w14:paraId="73F8A852"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invalid_data_file = </w:t>
      </w:r>
      <w:r w:rsidRPr="0096408A">
        <w:rPr>
          <w:rFonts w:ascii="Consolas" w:hAnsi="Consolas" w:cs="宋体"/>
          <w:color w:val="50A14F"/>
          <w:kern w:val="0"/>
          <w:sz w:val="21"/>
          <w:szCs w:val="21"/>
        </w:rPr>
        <w:t>"data/invalid_data.csv"</w:t>
      </w:r>
    </w:p>
    <w:p w14:paraId="255E572A"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F42A60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w:t>
      </w:r>
      <w:r w:rsidRPr="0096408A">
        <w:rPr>
          <w:rFonts w:ascii="Consolas" w:hAnsi="Consolas" w:cs="宋体"/>
          <w:i/>
          <w:iCs/>
          <w:color w:val="A0A1A7"/>
          <w:kern w:val="0"/>
          <w:sz w:val="21"/>
          <w:szCs w:val="21"/>
        </w:rPr>
        <w:t>如果输出目录不存在，创建它</w:t>
      </w:r>
    </w:p>
    <w:p w14:paraId="2AE7FDC3"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if</w:t>
      </w: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not</w:t>
      </w:r>
      <w:r w:rsidRPr="0096408A">
        <w:rPr>
          <w:rFonts w:ascii="Consolas" w:hAnsi="Consolas" w:cs="宋体"/>
          <w:color w:val="383A42"/>
          <w:kern w:val="0"/>
          <w:sz w:val="21"/>
          <w:szCs w:val="21"/>
        </w:rPr>
        <w:t xml:space="preserve"> os.path.exists(</w:t>
      </w:r>
      <w:r w:rsidRPr="0096408A">
        <w:rPr>
          <w:rFonts w:ascii="Consolas" w:hAnsi="Consolas" w:cs="宋体"/>
          <w:color w:val="50A14F"/>
          <w:kern w:val="0"/>
          <w:sz w:val="21"/>
          <w:szCs w:val="21"/>
        </w:rPr>
        <w:t>"data"</w:t>
      </w:r>
      <w:r w:rsidRPr="0096408A">
        <w:rPr>
          <w:rFonts w:ascii="Consolas" w:hAnsi="Consolas" w:cs="宋体"/>
          <w:color w:val="383A42"/>
          <w:kern w:val="0"/>
          <w:sz w:val="21"/>
          <w:szCs w:val="21"/>
        </w:rPr>
        <w:t>):</w:t>
      </w:r>
    </w:p>
    <w:p w14:paraId="20FEE38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os.makedirs(</w:t>
      </w:r>
      <w:r w:rsidRPr="0096408A">
        <w:rPr>
          <w:rFonts w:ascii="Consolas" w:hAnsi="Consolas" w:cs="宋体"/>
          <w:color w:val="50A14F"/>
          <w:kern w:val="0"/>
          <w:sz w:val="21"/>
          <w:szCs w:val="21"/>
        </w:rPr>
        <w:t>"data"</w:t>
      </w:r>
      <w:r w:rsidRPr="0096408A">
        <w:rPr>
          <w:rFonts w:ascii="Consolas" w:hAnsi="Consolas" w:cs="宋体"/>
          <w:color w:val="383A42"/>
          <w:kern w:val="0"/>
          <w:sz w:val="21"/>
          <w:szCs w:val="21"/>
        </w:rPr>
        <w:t>)</w:t>
      </w:r>
    </w:p>
    <w:p w14:paraId="6D6C7D8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6186DB2"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1. </w:t>
      </w:r>
      <w:r w:rsidRPr="0096408A">
        <w:rPr>
          <w:rFonts w:ascii="Consolas" w:hAnsi="Consolas" w:cs="宋体"/>
          <w:i/>
          <w:iCs/>
          <w:color w:val="A0A1A7"/>
          <w:kern w:val="0"/>
          <w:sz w:val="21"/>
          <w:szCs w:val="21"/>
        </w:rPr>
        <w:t>数据预处理</w:t>
      </w:r>
    </w:p>
    <w:p w14:paraId="223534C9"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lastRenderedPageBreak/>
        <w:t xml:space="preserve">    </w:t>
      </w:r>
      <w:r w:rsidRPr="0096408A">
        <w:rPr>
          <w:rFonts w:ascii="Consolas" w:hAnsi="Consolas" w:cs="宋体"/>
          <w:color w:val="C18401"/>
          <w:kern w:val="0"/>
          <w:sz w:val="21"/>
          <w:szCs w:val="21"/>
        </w:rPr>
        <w:t>print</w:t>
      </w:r>
      <w:r w:rsidRPr="0096408A">
        <w:rPr>
          <w:rFonts w:ascii="Consolas" w:hAnsi="Consolas" w:cs="宋体"/>
          <w:color w:val="383A42"/>
          <w:kern w:val="0"/>
          <w:sz w:val="21"/>
          <w:szCs w:val="21"/>
        </w:rPr>
        <w:t>(</w:t>
      </w:r>
      <w:r w:rsidRPr="0096408A">
        <w:rPr>
          <w:rFonts w:ascii="Consolas" w:hAnsi="Consolas" w:cs="宋体"/>
          <w:color w:val="50A14F"/>
          <w:kern w:val="0"/>
          <w:sz w:val="21"/>
          <w:szCs w:val="21"/>
        </w:rPr>
        <w:t>f"*******************</w:t>
      </w:r>
      <w:r w:rsidRPr="0096408A">
        <w:rPr>
          <w:rFonts w:ascii="Consolas" w:hAnsi="Consolas" w:cs="宋体"/>
          <w:color w:val="50A14F"/>
          <w:kern w:val="0"/>
          <w:sz w:val="21"/>
          <w:szCs w:val="21"/>
        </w:rPr>
        <w:t>数据预处理</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6E36C4E1"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preprocess_data(input_file, filtered_data_file, invalid_data_file)</w:t>
      </w:r>
    </w:p>
    <w:p w14:paraId="462BDEFA"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C1604C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2. SVM</w:t>
      </w:r>
      <w:r w:rsidRPr="0096408A">
        <w:rPr>
          <w:rFonts w:ascii="Consolas" w:hAnsi="Consolas" w:cs="宋体"/>
          <w:i/>
          <w:iCs/>
          <w:color w:val="A0A1A7"/>
          <w:kern w:val="0"/>
          <w:sz w:val="21"/>
          <w:szCs w:val="21"/>
        </w:rPr>
        <w:t>模型训练与交叉验证评估，执行</w:t>
      </w:r>
      <w:r w:rsidRPr="0096408A">
        <w:rPr>
          <w:rFonts w:ascii="Consolas" w:hAnsi="Consolas" w:cs="宋体"/>
          <w:i/>
          <w:iCs/>
          <w:color w:val="A0A1A7"/>
          <w:kern w:val="0"/>
          <w:sz w:val="21"/>
          <w:szCs w:val="21"/>
        </w:rPr>
        <w:t xml:space="preserve"> num </w:t>
      </w:r>
      <w:r w:rsidRPr="0096408A">
        <w:rPr>
          <w:rFonts w:ascii="Consolas" w:hAnsi="Consolas" w:cs="宋体"/>
          <w:i/>
          <w:iCs/>
          <w:color w:val="A0A1A7"/>
          <w:kern w:val="0"/>
          <w:sz w:val="21"/>
          <w:szCs w:val="21"/>
        </w:rPr>
        <w:t>次</w:t>
      </w:r>
    </w:p>
    <w:p w14:paraId="13C0EAC2"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print</w:t>
      </w:r>
      <w:r w:rsidRPr="0096408A">
        <w:rPr>
          <w:rFonts w:ascii="Consolas" w:hAnsi="Consolas" w:cs="宋体"/>
          <w:color w:val="383A42"/>
          <w:kern w:val="0"/>
          <w:sz w:val="21"/>
          <w:szCs w:val="21"/>
        </w:rPr>
        <w:t>(</w:t>
      </w:r>
      <w:r w:rsidRPr="0096408A">
        <w:rPr>
          <w:rFonts w:ascii="Consolas" w:hAnsi="Consolas" w:cs="宋体"/>
          <w:color w:val="50A14F"/>
          <w:kern w:val="0"/>
          <w:sz w:val="21"/>
          <w:szCs w:val="21"/>
        </w:rPr>
        <w:t>f"*******************</w:t>
      </w:r>
      <w:r w:rsidRPr="0096408A">
        <w:rPr>
          <w:rFonts w:ascii="Consolas" w:hAnsi="Consolas" w:cs="宋体"/>
          <w:color w:val="50A14F"/>
          <w:kern w:val="0"/>
          <w:sz w:val="21"/>
          <w:szCs w:val="21"/>
        </w:rPr>
        <w:t>模型训练与评估</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6AFAC002"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A626A4"/>
          <w:kern w:val="0"/>
          <w:sz w:val="21"/>
          <w:szCs w:val="21"/>
        </w:rPr>
        <w:t>for</w:t>
      </w:r>
      <w:r w:rsidRPr="0096408A">
        <w:rPr>
          <w:rFonts w:ascii="Consolas" w:hAnsi="Consolas" w:cs="宋体"/>
          <w:color w:val="383A42"/>
          <w:kern w:val="0"/>
          <w:sz w:val="21"/>
          <w:szCs w:val="21"/>
        </w:rPr>
        <w:t xml:space="preserve"> i </w:t>
      </w:r>
      <w:r w:rsidRPr="0096408A">
        <w:rPr>
          <w:rFonts w:ascii="Consolas" w:hAnsi="Consolas" w:cs="宋体"/>
          <w:color w:val="A626A4"/>
          <w:kern w:val="0"/>
          <w:sz w:val="21"/>
          <w:szCs w:val="21"/>
        </w:rPr>
        <w:t>in</w:t>
      </w: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range</w:t>
      </w:r>
      <w:r w:rsidRPr="0096408A">
        <w:rPr>
          <w:rFonts w:ascii="Consolas" w:hAnsi="Consolas" w:cs="宋体"/>
          <w:color w:val="383A42"/>
          <w:kern w:val="0"/>
          <w:sz w:val="21"/>
          <w:szCs w:val="21"/>
        </w:rPr>
        <w:t>(num):</w:t>
      </w:r>
    </w:p>
    <w:p w14:paraId="30A4FB06"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print</w:t>
      </w:r>
      <w:r w:rsidRPr="0096408A">
        <w:rPr>
          <w:rFonts w:ascii="Consolas" w:hAnsi="Consolas" w:cs="宋体"/>
          <w:color w:val="383A42"/>
          <w:kern w:val="0"/>
          <w:sz w:val="21"/>
          <w:szCs w:val="21"/>
        </w:rPr>
        <w:t>(</w:t>
      </w:r>
      <w:r w:rsidRPr="0096408A">
        <w:rPr>
          <w:rFonts w:ascii="Consolas" w:hAnsi="Consolas" w:cs="宋体"/>
          <w:color w:val="50A14F"/>
          <w:kern w:val="0"/>
          <w:sz w:val="21"/>
          <w:szCs w:val="21"/>
        </w:rPr>
        <w:t>f"*******************</w:t>
      </w:r>
      <w:r w:rsidRPr="0096408A">
        <w:rPr>
          <w:rFonts w:ascii="Consolas" w:hAnsi="Consolas" w:cs="宋体"/>
          <w:color w:val="50A14F"/>
          <w:kern w:val="0"/>
          <w:sz w:val="21"/>
          <w:szCs w:val="21"/>
        </w:rPr>
        <w:t>第</w:t>
      </w:r>
      <w:r w:rsidRPr="0096408A">
        <w:rPr>
          <w:rFonts w:ascii="Consolas" w:hAnsi="Consolas" w:cs="宋体"/>
          <w:color w:val="50A14F"/>
          <w:kern w:val="0"/>
          <w:sz w:val="21"/>
          <w:szCs w:val="21"/>
        </w:rPr>
        <w:t xml:space="preserve"> </w:t>
      </w:r>
      <w:r w:rsidRPr="0096408A">
        <w:rPr>
          <w:rFonts w:ascii="Consolas" w:hAnsi="Consolas" w:cs="宋体"/>
          <w:color w:val="E45649"/>
          <w:kern w:val="0"/>
          <w:sz w:val="21"/>
          <w:szCs w:val="21"/>
        </w:rPr>
        <w:t xml:space="preserve">{i + </w:t>
      </w:r>
      <w:r w:rsidRPr="0096408A">
        <w:rPr>
          <w:rFonts w:ascii="Consolas" w:hAnsi="Consolas" w:cs="宋体"/>
          <w:color w:val="986801"/>
          <w:kern w:val="0"/>
          <w:sz w:val="21"/>
          <w:szCs w:val="21"/>
        </w:rPr>
        <w:t>1</w:t>
      </w:r>
      <w:r w:rsidRPr="0096408A">
        <w:rPr>
          <w:rFonts w:ascii="Consolas" w:hAnsi="Consolas" w:cs="宋体"/>
          <w:color w:val="E45649"/>
          <w:kern w:val="0"/>
          <w:sz w:val="21"/>
          <w:szCs w:val="21"/>
        </w:rPr>
        <w:t>}</w:t>
      </w:r>
      <w:r w:rsidRPr="0096408A">
        <w:rPr>
          <w:rFonts w:ascii="Consolas" w:hAnsi="Consolas" w:cs="宋体"/>
          <w:color w:val="50A14F"/>
          <w:kern w:val="0"/>
          <w:sz w:val="21"/>
          <w:szCs w:val="21"/>
        </w:rPr>
        <w:t xml:space="preserve"> </w:t>
      </w:r>
      <w:r w:rsidRPr="0096408A">
        <w:rPr>
          <w:rFonts w:ascii="Consolas" w:hAnsi="Consolas" w:cs="宋体"/>
          <w:color w:val="50A14F"/>
          <w:kern w:val="0"/>
          <w:sz w:val="21"/>
          <w:szCs w:val="21"/>
        </w:rPr>
        <w:t>次训练</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443ED70B"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train_and_evaluate_svm_with_cv(filtered_data_file)</w:t>
      </w:r>
    </w:p>
    <w:p w14:paraId="39CC8DE0"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76B8BC9"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3. </w:t>
      </w:r>
      <w:r w:rsidRPr="0096408A">
        <w:rPr>
          <w:rFonts w:ascii="Consolas" w:hAnsi="Consolas" w:cs="宋体"/>
          <w:i/>
          <w:iCs/>
          <w:color w:val="A0A1A7"/>
          <w:kern w:val="0"/>
          <w:sz w:val="21"/>
          <w:szCs w:val="21"/>
        </w:rPr>
        <w:t>计算平均值并绘图</w:t>
      </w:r>
    </w:p>
    <w:p w14:paraId="73DE8DCF"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print</w:t>
      </w:r>
      <w:r w:rsidRPr="0096408A">
        <w:rPr>
          <w:rFonts w:ascii="Consolas" w:hAnsi="Consolas" w:cs="宋体"/>
          <w:color w:val="383A42"/>
          <w:kern w:val="0"/>
          <w:sz w:val="21"/>
          <w:szCs w:val="21"/>
        </w:rPr>
        <w:t>(</w:t>
      </w:r>
      <w:r w:rsidRPr="0096408A">
        <w:rPr>
          <w:rFonts w:ascii="Consolas" w:hAnsi="Consolas" w:cs="宋体"/>
          <w:color w:val="50A14F"/>
          <w:kern w:val="0"/>
          <w:sz w:val="21"/>
          <w:szCs w:val="21"/>
        </w:rPr>
        <w:t>f"*******************</w:t>
      </w:r>
      <w:r w:rsidRPr="0096408A">
        <w:rPr>
          <w:rFonts w:ascii="Consolas" w:hAnsi="Consolas" w:cs="宋体"/>
          <w:color w:val="50A14F"/>
          <w:kern w:val="0"/>
          <w:sz w:val="21"/>
          <w:szCs w:val="21"/>
        </w:rPr>
        <w:t>计算平均值并绘制图表</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3BF33EB4"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calculate_average_and_plot()</w:t>
      </w:r>
    </w:p>
    <w:p w14:paraId="7DB946A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7D81E2E"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 xml:space="preserve"># 4. </w:t>
      </w:r>
      <w:r w:rsidRPr="0096408A">
        <w:rPr>
          <w:rFonts w:ascii="Consolas" w:hAnsi="Consolas" w:cs="宋体"/>
          <w:i/>
          <w:iCs/>
          <w:color w:val="A0A1A7"/>
          <w:kern w:val="0"/>
          <w:sz w:val="21"/>
          <w:szCs w:val="21"/>
        </w:rPr>
        <w:t>特征组合投影</w:t>
      </w:r>
    </w:p>
    <w:p w14:paraId="490A9677"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color w:val="C18401"/>
          <w:kern w:val="0"/>
          <w:sz w:val="21"/>
          <w:szCs w:val="21"/>
        </w:rPr>
        <w:t>print</w:t>
      </w:r>
      <w:r w:rsidRPr="0096408A">
        <w:rPr>
          <w:rFonts w:ascii="Consolas" w:hAnsi="Consolas" w:cs="宋体"/>
          <w:color w:val="383A42"/>
          <w:kern w:val="0"/>
          <w:sz w:val="21"/>
          <w:szCs w:val="21"/>
        </w:rPr>
        <w:t>(</w:t>
      </w:r>
      <w:r w:rsidRPr="0096408A">
        <w:rPr>
          <w:rFonts w:ascii="Consolas" w:hAnsi="Consolas" w:cs="宋体"/>
          <w:color w:val="50A14F"/>
          <w:kern w:val="0"/>
          <w:sz w:val="21"/>
          <w:szCs w:val="21"/>
        </w:rPr>
        <w:t>f"*******************</w:t>
      </w:r>
      <w:r w:rsidRPr="0096408A">
        <w:rPr>
          <w:rFonts w:ascii="Consolas" w:hAnsi="Consolas" w:cs="宋体"/>
          <w:color w:val="50A14F"/>
          <w:kern w:val="0"/>
          <w:sz w:val="21"/>
          <w:szCs w:val="21"/>
        </w:rPr>
        <w:t>特征组合投影</w:t>
      </w:r>
      <w:r w:rsidRPr="0096408A">
        <w:rPr>
          <w:rFonts w:ascii="Consolas" w:hAnsi="Consolas" w:cs="宋体"/>
          <w:color w:val="50A14F"/>
          <w:kern w:val="0"/>
          <w:sz w:val="21"/>
          <w:szCs w:val="21"/>
        </w:rPr>
        <w:t>*******************"</w:t>
      </w:r>
      <w:r w:rsidRPr="0096408A">
        <w:rPr>
          <w:rFonts w:ascii="Consolas" w:hAnsi="Consolas" w:cs="宋体"/>
          <w:color w:val="383A42"/>
          <w:kern w:val="0"/>
          <w:sz w:val="21"/>
          <w:szCs w:val="21"/>
        </w:rPr>
        <w:t>)</w:t>
      </w:r>
    </w:p>
    <w:p w14:paraId="363B1F35" w14:textId="77777777" w:rsidR="0096408A" w:rsidRPr="0096408A" w:rsidRDefault="0096408A" w:rsidP="00964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96408A">
        <w:rPr>
          <w:rFonts w:ascii="Consolas" w:hAnsi="Consolas" w:cs="宋体"/>
          <w:color w:val="383A42"/>
          <w:kern w:val="0"/>
          <w:sz w:val="21"/>
          <w:szCs w:val="21"/>
        </w:rPr>
        <w:t xml:space="preserve">    </w:t>
      </w:r>
      <w:r w:rsidRPr="0096408A">
        <w:rPr>
          <w:rFonts w:ascii="Consolas" w:hAnsi="Consolas" w:cs="宋体"/>
          <w:i/>
          <w:iCs/>
          <w:color w:val="A0A1A7"/>
          <w:kern w:val="0"/>
          <w:sz w:val="21"/>
          <w:szCs w:val="21"/>
        </w:rPr>
        <w:t>#feature_combination_projection(filtered_data_file)</w:t>
      </w:r>
    </w:p>
    <w:p w14:paraId="110344F8" w14:textId="55710144" w:rsidR="0037559F" w:rsidRDefault="0037559F" w:rsidP="0037559F">
      <w:pPr>
        <w:pStyle w:val="2"/>
        <w:numPr>
          <w:ilvl w:val="0"/>
          <w:numId w:val="0"/>
        </w:numPr>
      </w:pPr>
      <w:bookmarkStart w:id="45" w:name="_Toc180788508"/>
      <w:r>
        <w:rPr>
          <w:rFonts w:hint="eastAsia"/>
        </w:rPr>
        <w:t>曲线绘制</w:t>
      </w:r>
      <w:bookmarkEnd w:id="45"/>
    </w:p>
    <w:p w14:paraId="0E2B0F01" w14:textId="2A855A90" w:rsidR="0037559F" w:rsidRDefault="0037559F" w:rsidP="00EE555E">
      <w:pPr>
        <w:pStyle w:val="3"/>
        <w:numPr>
          <w:ilvl w:val="0"/>
          <w:numId w:val="0"/>
        </w:numPr>
      </w:pPr>
      <w:bookmarkStart w:id="46" w:name="_Toc180788509"/>
      <w:r>
        <w:rPr>
          <w:rFonts w:hint="eastAsia"/>
        </w:rPr>
        <w:t>①</w:t>
      </w:r>
      <w:r>
        <w:rPr>
          <w:rFonts w:hint="eastAsia"/>
        </w:rPr>
        <w:t>main.py</w:t>
      </w:r>
      <w:r>
        <w:rPr>
          <w:rFonts w:hint="eastAsia"/>
        </w:rPr>
        <w:t>（</w:t>
      </w:r>
      <w:r>
        <w:rPr>
          <w:rFonts w:hint="eastAsia"/>
        </w:rPr>
        <w:t>ROC</w:t>
      </w:r>
      <w:r>
        <w:rPr>
          <w:rFonts w:hint="eastAsia"/>
        </w:rPr>
        <w:t>曲线绘制）</w:t>
      </w:r>
      <w:bookmarkEnd w:id="46"/>
    </w:p>
    <w:p w14:paraId="750E9679"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420"/>
        <w:jc w:val="left"/>
        <w:rPr>
          <w:rFonts w:ascii="Consolas" w:hAnsi="Consolas" w:cs="宋体"/>
          <w:color w:val="383A42"/>
          <w:kern w:val="0"/>
          <w:sz w:val="21"/>
          <w:szCs w:val="21"/>
        </w:rPr>
      </w:pPr>
      <w:r w:rsidRPr="0037559F">
        <w:rPr>
          <w:rFonts w:ascii="Consolas" w:hAnsi="Consolas" w:cs="宋体"/>
          <w:color w:val="A626A4"/>
          <w:kern w:val="0"/>
          <w:sz w:val="21"/>
          <w:szCs w:val="21"/>
        </w:rPr>
        <w:t>import</w:t>
      </w:r>
      <w:r w:rsidRPr="0037559F">
        <w:rPr>
          <w:rFonts w:ascii="Consolas" w:hAnsi="Consolas" w:cs="宋体"/>
          <w:color w:val="383A42"/>
          <w:kern w:val="0"/>
          <w:sz w:val="21"/>
          <w:szCs w:val="21"/>
        </w:rPr>
        <w:t xml:space="preserve"> pandas </w:t>
      </w:r>
      <w:r w:rsidRPr="0037559F">
        <w:rPr>
          <w:rFonts w:ascii="Consolas" w:hAnsi="Consolas" w:cs="宋体"/>
          <w:color w:val="A626A4"/>
          <w:kern w:val="0"/>
          <w:sz w:val="21"/>
          <w:szCs w:val="21"/>
        </w:rPr>
        <w:t>as</w:t>
      </w:r>
      <w:r w:rsidRPr="0037559F">
        <w:rPr>
          <w:rFonts w:ascii="Consolas" w:hAnsi="Consolas" w:cs="宋体"/>
          <w:color w:val="383A42"/>
          <w:kern w:val="0"/>
          <w:sz w:val="21"/>
          <w:szCs w:val="21"/>
        </w:rPr>
        <w:t xml:space="preserve"> pd</w:t>
      </w:r>
    </w:p>
    <w:p w14:paraId="4BAF9C1D"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A626A4"/>
          <w:kern w:val="0"/>
          <w:sz w:val="21"/>
          <w:szCs w:val="21"/>
        </w:rPr>
        <w:t>import</w:t>
      </w:r>
      <w:r w:rsidRPr="0037559F">
        <w:rPr>
          <w:rFonts w:ascii="Consolas" w:hAnsi="Consolas" w:cs="宋体"/>
          <w:color w:val="383A42"/>
          <w:kern w:val="0"/>
          <w:sz w:val="21"/>
          <w:szCs w:val="21"/>
        </w:rPr>
        <w:t xml:space="preserve"> matplotlib.pyplot </w:t>
      </w:r>
      <w:r w:rsidRPr="0037559F">
        <w:rPr>
          <w:rFonts w:ascii="Consolas" w:hAnsi="Consolas" w:cs="宋体"/>
          <w:color w:val="A626A4"/>
          <w:kern w:val="0"/>
          <w:sz w:val="21"/>
          <w:szCs w:val="21"/>
        </w:rPr>
        <w:t>as</w:t>
      </w:r>
      <w:r w:rsidRPr="0037559F">
        <w:rPr>
          <w:rFonts w:ascii="Consolas" w:hAnsi="Consolas" w:cs="宋体"/>
          <w:color w:val="383A42"/>
          <w:kern w:val="0"/>
          <w:sz w:val="21"/>
          <w:szCs w:val="21"/>
        </w:rPr>
        <w:t xml:space="preserve"> plt</w:t>
      </w:r>
    </w:p>
    <w:p w14:paraId="2B04DDA0"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A626A4"/>
          <w:kern w:val="0"/>
          <w:sz w:val="21"/>
          <w:szCs w:val="21"/>
        </w:rPr>
        <w:t>import</w:t>
      </w:r>
      <w:r w:rsidRPr="0037559F">
        <w:rPr>
          <w:rFonts w:ascii="Consolas" w:hAnsi="Consolas" w:cs="宋体"/>
          <w:color w:val="383A42"/>
          <w:kern w:val="0"/>
          <w:sz w:val="21"/>
          <w:szCs w:val="21"/>
        </w:rPr>
        <w:t xml:space="preserve"> matplotlib.font_manager </w:t>
      </w:r>
      <w:r w:rsidRPr="0037559F">
        <w:rPr>
          <w:rFonts w:ascii="Consolas" w:hAnsi="Consolas" w:cs="宋体"/>
          <w:color w:val="A626A4"/>
          <w:kern w:val="0"/>
          <w:sz w:val="21"/>
          <w:szCs w:val="21"/>
        </w:rPr>
        <w:t>as</w:t>
      </w:r>
      <w:r w:rsidRPr="0037559F">
        <w:rPr>
          <w:rFonts w:ascii="Consolas" w:hAnsi="Consolas" w:cs="宋体"/>
          <w:color w:val="383A42"/>
          <w:kern w:val="0"/>
          <w:sz w:val="21"/>
          <w:szCs w:val="21"/>
        </w:rPr>
        <w:t xml:space="preserve"> fm</w:t>
      </w:r>
    </w:p>
    <w:p w14:paraId="74B71BD6"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A626A4"/>
          <w:kern w:val="0"/>
          <w:sz w:val="21"/>
          <w:szCs w:val="21"/>
        </w:rPr>
        <w:t>import</w:t>
      </w:r>
      <w:r w:rsidRPr="0037559F">
        <w:rPr>
          <w:rFonts w:ascii="Consolas" w:hAnsi="Consolas" w:cs="宋体"/>
          <w:color w:val="383A42"/>
          <w:kern w:val="0"/>
          <w:sz w:val="21"/>
          <w:szCs w:val="21"/>
        </w:rPr>
        <w:t xml:space="preserve"> os</w:t>
      </w:r>
    </w:p>
    <w:p w14:paraId="2FB3E358"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3257186"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设置字体，确保支持中文</w:t>
      </w:r>
    </w:p>
    <w:p w14:paraId="6E80F140"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plt.rcParams[</w:t>
      </w:r>
      <w:r w:rsidRPr="0037559F">
        <w:rPr>
          <w:rFonts w:ascii="Consolas" w:hAnsi="Consolas" w:cs="宋体"/>
          <w:color w:val="50A14F"/>
          <w:kern w:val="0"/>
          <w:sz w:val="21"/>
          <w:szCs w:val="21"/>
        </w:rPr>
        <w:t>'font.sans-serif'</w:t>
      </w:r>
      <w:r w:rsidRPr="0037559F">
        <w:rPr>
          <w:rFonts w:ascii="Consolas" w:hAnsi="Consolas" w:cs="宋体"/>
          <w:color w:val="383A42"/>
          <w:kern w:val="0"/>
          <w:sz w:val="21"/>
          <w:szCs w:val="21"/>
        </w:rPr>
        <w:t>] = [</w:t>
      </w:r>
      <w:r w:rsidRPr="0037559F">
        <w:rPr>
          <w:rFonts w:ascii="Consolas" w:hAnsi="Consolas" w:cs="宋体"/>
          <w:color w:val="50A14F"/>
          <w:kern w:val="0"/>
          <w:sz w:val="21"/>
          <w:szCs w:val="21"/>
        </w:rPr>
        <w:t>'SimHei'</w:t>
      </w: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使用黑体字体，支持中文</w:t>
      </w:r>
    </w:p>
    <w:p w14:paraId="63B420B4"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plt.rcParams[</w:t>
      </w:r>
      <w:r w:rsidRPr="0037559F">
        <w:rPr>
          <w:rFonts w:ascii="Consolas" w:hAnsi="Consolas" w:cs="宋体"/>
          <w:color w:val="50A14F"/>
          <w:kern w:val="0"/>
          <w:sz w:val="21"/>
          <w:szCs w:val="21"/>
        </w:rPr>
        <w:t>'axes.unicode_minus'</w:t>
      </w:r>
      <w:r w:rsidRPr="0037559F">
        <w:rPr>
          <w:rFonts w:ascii="Consolas" w:hAnsi="Consolas" w:cs="宋体"/>
          <w:color w:val="383A42"/>
          <w:kern w:val="0"/>
          <w:sz w:val="21"/>
          <w:szCs w:val="21"/>
        </w:rPr>
        <w:t xml:space="preserve">] = </w:t>
      </w:r>
      <w:r w:rsidRPr="0037559F">
        <w:rPr>
          <w:rFonts w:ascii="Consolas" w:hAnsi="Consolas" w:cs="宋体"/>
          <w:color w:val="0184BB"/>
          <w:kern w:val="0"/>
          <w:sz w:val="21"/>
          <w:szCs w:val="21"/>
        </w:rPr>
        <w:t>False</w:t>
      </w: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解决负号显示问题</w:t>
      </w:r>
    </w:p>
    <w:p w14:paraId="10578E5B"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9FD014B"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定义目录路径（相对路径）</w:t>
      </w:r>
    </w:p>
    <w:p w14:paraId="4A27519E"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data_dir = </w:t>
      </w:r>
      <w:r w:rsidRPr="0037559F">
        <w:rPr>
          <w:rFonts w:ascii="Consolas" w:hAnsi="Consolas" w:cs="宋体"/>
          <w:color w:val="50A14F"/>
          <w:kern w:val="0"/>
          <w:sz w:val="21"/>
          <w:szCs w:val="21"/>
        </w:rPr>
        <w:t>'./data/'</w:t>
      </w:r>
    </w:p>
    <w:p w14:paraId="6172FD27"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result_dir = </w:t>
      </w:r>
      <w:r w:rsidRPr="0037559F">
        <w:rPr>
          <w:rFonts w:ascii="Consolas" w:hAnsi="Consolas" w:cs="宋体"/>
          <w:color w:val="50A14F"/>
          <w:kern w:val="0"/>
          <w:sz w:val="21"/>
          <w:szCs w:val="21"/>
        </w:rPr>
        <w:t>'./result/'</w:t>
      </w:r>
    </w:p>
    <w:p w14:paraId="1366AA72"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4A592C1"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如果</w:t>
      </w:r>
      <w:r w:rsidRPr="0037559F">
        <w:rPr>
          <w:rFonts w:ascii="Consolas" w:hAnsi="Consolas" w:cs="宋体"/>
          <w:i/>
          <w:iCs/>
          <w:color w:val="A0A1A7"/>
          <w:kern w:val="0"/>
          <w:sz w:val="21"/>
          <w:szCs w:val="21"/>
        </w:rPr>
        <w:t>result</w:t>
      </w:r>
      <w:r w:rsidRPr="0037559F">
        <w:rPr>
          <w:rFonts w:ascii="Consolas" w:hAnsi="Consolas" w:cs="宋体"/>
          <w:i/>
          <w:iCs/>
          <w:color w:val="A0A1A7"/>
          <w:kern w:val="0"/>
          <w:sz w:val="21"/>
          <w:szCs w:val="21"/>
        </w:rPr>
        <w:t>目录不存在，则创建它</w:t>
      </w:r>
    </w:p>
    <w:p w14:paraId="3EFBF0EC"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A626A4"/>
          <w:kern w:val="0"/>
          <w:sz w:val="21"/>
          <w:szCs w:val="21"/>
        </w:rPr>
        <w:t>if</w:t>
      </w:r>
      <w:r w:rsidRPr="0037559F">
        <w:rPr>
          <w:rFonts w:ascii="Consolas" w:hAnsi="Consolas" w:cs="宋体"/>
          <w:color w:val="383A42"/>
          <w:kern w:val="0"/>
          <w:sz w:val="21"/>
          <w:szCs w:val="21"/>
        </w:rPr>
        <w:t xml:space="preserve"> </w:t>
      </w:r>
      <w:r w:rsidRPr="0037559F">
        <w:rPr>
          <w:rFonts w:ascii="Consolas" w:hAnsi="Consolas" w:cs="宋体"/>
          <w:color w:val="A626A4"/>
          <w:kern w:val="0"/>
          <w:sz w:val="21"/>
          <w:szCs w:val="21"/>
        </w:rPr>
        <w:t>not</w:t>
      </w:r>
      <w:r w:rsidRPr="0037559F">
        <w:rPr>
          <w:rFonts w:ascii="Consolas" w:hAnsi="Consolas" w:cs="宋体"/>
          <w:color w:val="383A42"/>
          <w:kern w:val="0"/>
          <w:sz w:val="21"/>
          <w:szCs w:val="21"/>
        </w:rPr>
        <w:t xml:space="preserve"> os.path.exists(result_dir):</w:t>
      </w:r>
    </w:p>
    <w:p w14:paraId="62565C68"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os.makedirs(result_dir)</w:t>
      </w:r>
    </w:p>
    <w:p w14:paraId="2623F758"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CD4C495"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定义一个函数，用于绘制并保存所有</w:t>
      </w:r>
      <w:r w:rsidRPr="0037559F">
        <w:rPr>
          <w:rFonts w:ascii="Consolas" w:hAnsi="Consolas" w:cs="宋体"/>
          <w:i/>
          <w:iCs/>
          <w:color w:val="A0A1A7"/>
          <w:kern w:val="0"/>
          <w:sz w:val="21"/>
          <w:szCs w:val="21"/>
        </w:rPr>
        <w:t>ROC</w:t>
      </w:r>
      <w:r w:rsidRPr="0037559F">
        <w:rPr>
          <w:rFonts w:ascii="Consolas" w:hAnsi="Consolas" w:cs="宋体"/>
          <w:i/>
          <w:iCs/>
          <w:color w:val="A0A1A7"/>
          <w:kern w:val="0"/>
          <w:sz w:val="21"/>
          <w:szCs w:val="21"/>
        </w:rPr>
        <w:t>曲线到一张图</w:t>
      </w:r>
    </w:p>
    <w:p w14:paraId="19866B43"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A626A4"/>
          <w:kern w:val="0"/>
          <w:sz w:val="21"/>
          <w:szCs w:val="21"/>
        </w:rPr>
        <w:t>def</w:t>
      </w:r>
      <w:r w:rsidRPr="0037559F">
        <w:rPr>
          <w:rFonts w:ascii="Consolas" w:hAnsi="Consolas" w:cs="宋体"/>
          <w:color w:val="383A42"/>
          <w:kern w:val="0"/>
          <w:sz w:val="21"/>
          <w:szCs w:val="21"/>
        </w:rPr>
        <w:t xml:space="preserve"> </w:t>
      </w:r>
      <w:r w:rsidRPr="0037559F">
        <w:rPr>
          <w:rFonts w:ascii="Consolas" w:hAnsi="Consolas" w:cs="宋体"/>
          <w:color w:val="4078F2"/>
          <w:kern w:val="0"/>
          <w:sz w:val="21"/>
          <w:szCs w:val="21"/>
        </w:rPr>
        <w:t>plot_and_save_all_roc</w:t>
      </w:r>
      <w:r w:rsidRPr="0037559F">
        <w:rPr>
          <w:rFonts w:ascii="Consolas" w:hAnsi="Consolas" w:cs="宋体"/>
          <w:color w:val="383A42"/>
          <w:kern w:val="0"/>
          <w:sz w:val="21"/>
          <w:szCs w:val="21"/>
        </w:rPr>
        <w:t>():</w:t>
      </w:r>
    </w:p>
    <w:p w14:paraId="54CDA8BA"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加载</w:t>
      </w:r>
      <w:r w:rsidRPr="0037559F">
        <w:rPr>
          <w:rFonts w:ascii="Consolas" w:hAnsi="Consolas" w:cs="宋体"/>
          <w:i/>
          <w:iCs/>
          <w:color w:val="A0A1A7"/>
          <w:kern w:val="0"/>
          <w:sz w:val="21"/>
          <w:szCs w:val="21"/>
        </w:rPr>
        <w:t>CSV</w:t>
      </w:r>
      <w:r w:rsidRPr="0037559F">
        <w:rPr>
          <w:rFonts w:ascii="Consolas" w:hAnsi="Consolas" w:cs="宋体"/>
          <w:i/>
          <w:iCs/>
          <w:color w:val="A0A1A7"/>
          <w:kern w:val="0"/>
          <w:sz w:val="21"/>
          <w:szCs w:val="21"/>
        </w:rPr>
        <w:t>文件到</w:t>
      </w:r>
      <w:r w:rsidRPr="0037559F">
        <w:rPr>
          <w:rFonts w:ascii="Consolas" w:hAnsi="Consolas" w:cs="宋体"/>
          <w:i/>
          <w:iCs/>
          <w:color w:val="A0A1A7"/>
          <w:kern w:val="0"/>
          <w:sz w:val="21"/>
          <w:szCs w:val="21"/>
        </w:rPr>
        <w:t>DataFrame</w:t>
      </w:r>
    </w:p>
    <w:p w14:paraId="70CEDB08"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linear_data = pd.read_csv(os.path.join(data_dir, </w:t>
      </w:r>
      <w:r w:rsidRPr="0037559F">
        <w:rPr>
          <w:rFonts w:ascii="Consolas" w:hAnsi="Consolas" w:cs="宋体"/>
          <w:color w:val="50A14F"/>
          <w:kern w:val="0"/>
          <w:sz w:val="21"/>
          <w:szCs w:val="21"/>
        </w:rPr>
        <w:t>'linear_roc_curve_data.csv'</w:t>
      </w:r>
      <w:r w:rsidRPr="0037559F">
        <w:rPr>
          <w:rFonts w:ascii="Consolas" w:hAnsi="Consolas" w:cs="宋体"/>
          <w:color w:val="383A42"/>
          <w:kern w:val="0"/>
          <w:sz w:val="21"/>
          <w:szCs w:val="21"/>
        </w:rPr>
        <w:t>))</w:t>
      </w:r>
    </w:p>
    <w:p w14:paraId="4AB5BE96"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poly_data = pd.read_csv(os.path.join(data_dir, </w:t>
      </w:r>
      <w:r w:rsidRPr="0037559F">
        <w:rPr>
          <w:rFonts w:ascii="Consolas" w:hAnsi="Consolas" w:cs="宋体"/>
          <w:color w:val="50A14F"/>
          <w:kern w:val="0"/>
          <w:sz w:val="21"/>
          <w:szCs w:val="21"/>
        </w:rPr>
        <w:t>'poly_roc_curve_data.csv'</w:t>
      </w:r>
      <w:r w:rsidRPr="0037559F">
        <w:rPr>
          <w:rFonts w:ascii="Consolas" w:hAnsi="Consolas" w:cs="宋体"/>
          <w:color w:val="383A42"/>
          <w:kern w:val="0"/>
          <w:sz w:val="21"/>
          <w:szCs w:val="21"/>
        </w:rPr>
        <w:t>))</w:t>
      </w:r>
    </w:p>
    <w:p w14:paraId="395D63EC"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rbf_data = pd.read_csv(os.path.join(data_dir, </w:t>
      </w:r>
      <w:r w:rsidRPr="0037559F">
        <w:rPr>
          <w:rFonts w:ascii="Consolas" w:hAnsi="Consolas" w:cs="宋体"/>
          <w:color w:val="50A14F"/>
          <w:kern w:val="0"/>
          <w:sz w:val="21"/>
          <w:szCs w:val="21"/>
        </w:rPr>
        <w:t>'rbf_roc_curve_data.csv'</w:t>
      </w:r>
      <w:r w:rsidRPr="0037559F">
        <w:rPr>
          <w:rFonts w:ascii="Consolas" w:hAnsi="Consolas" w:cs="宋体"/>
          <w:color w:val="383A42"/>
          <w:kern w:val="0"/>
          <w:sz w:val="21"/>
          <w:szCs w:val="21"/>
        </w:rPr>
        <w:t>))</w:t>
      </w:r>
    </w:p>
    <w:p w14:paraId="4ECF2FFF"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roc_values = pd.read_csv(os.path.join(data_dir, </w:t>
      </w:r>
      <w:r w:rsidRPr="0037559F">
        <w:rPr>
          <w:rFonts w:ascii="Consolas" w:hAnsi="Consolas" w:cs="宋体"/>
          <w:color w:val="50A14F"/>
          <w:kern w:val="0"/>
          <w:sz w:val="21"/>
          <w:szCs w:val="21"/>
        </w:rPr>
        <w:t>'roc_values.csv'</w:t>
      </w:r>
      <w:r w:rsidRPr="0037559F">
        <w:rPr>
          <w:rFonts w:ascii="Consolas" w:hAnsi="Consolas" w:cs="宋体"/>
          <w:color w:val="383A42"/>
          <w:kern w:val="0"/>
          <w:sz w:val="21"/>
          <w:szCs w:val="21"/>
        </w:rPr>
        <w:t>))</w:t>
      </w:r>
    </w:p>
    <w:p w14:paraId="7D712C9D"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9C98136"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绘制线性核的</w:t>
      </w:r>
      <w:r w:rsidRPr="0037559F">
        <w:rPr>
          <w:rFonts w:ascii="Consolas" w:hAnsi="Consolas" w:cs="宋体"/>
          <w:i/>
          <w:iCs/>
          <w:color w:val="A0A1A7"/>
          <w:kern w:val="0"/>
          <w:sz w:val="21"/>
          <w:szCs w:val="21"/>
        </w:rPr>
        <w:t>ROC</w:t>
      </w:r>
      <w:r w:rsidRPr="0037559F">
        <w:rPr>
          <w:rFonts w:ascii="Consolas" w:hAnsi="Consolas" w:cs="宋体"/>
          <w:i/>
          <w:iCs/>
          <w:color w:val="A0A1A7"/>
          <w:kern w:val="0"/>
          <w:sz w:val="21"/>
          <w:szCs w:val="21"/>
        </w:rPr>
        <w:t>曲线</w:t>
      </w:r>
    </w:p>
    <w:p w14:paraId="426EF053"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plt.plot(linear_data[</w:t>
      </w:r>
      <w:r w:rsidRPr="0037559F">
        <w:rPr>
          <w:rFonts w:ascii="Consolas" w:hAnsi="Consolas" w:cs="宋体"/>
          <w:color w:val="50A14F"/>
          <w:kern w:val="0"/>
          <w:sz w:val="21"/>
          <w:szCs w:val="21"/>
        </w:rPr>
        <w:t>'FPR'</w:t>
      </w:r>
      <w:r w:rsidRPr="0037559F">
        <w:rPr>
          <w:rFonts w:ascii="Consolas" w:hAnsi="Consolas" w:cs="宋体"/>
          <w:color w:val="383A42"/>
          <w:kern w:val="0"/>
          <w:sz w:val="21"/>
          <w:szCs w:val="21"/>
        </w:rPr>
        <w:t>], linear_data[</w:t>
      </w:r>
      <w:r w:rsidRPr="0037559F">
        <w:rPr>
          <w:rFonts w:ascii="Consolas" w:hAnsi="Consolas" w:cs="宋体"/>
          <w:color w:val="50A14F"/>
          <w:kern w:val="0"/>
          <w:sz w:val="21"/>
          <w:szCs w:val="21"/>
        </w:rPr>
        <w:t>'TPR'</w:t>
      </w:r>
      <w:r w:rsidRPr="0037559F">
        <w:rPr>
          <w:rFonts w:ascii="Consolas" w:hAnsi="Consolas" w:cs="宋体"/>
          <w:color w:val="383A42"/>
          <w:kern w:val="0"/>
          <w:sz w:val="21"/>
          <w:szCs w:val="21"/>
        </w:rPr>
        <w:t>], label=</w:t>
      </w:r>
      <w:r w:rsidRPr="0037559F">
        <w:rPr>
          <w:rFonts w:ascii="Consolas" w:hAnsi="Consolas" w:cs="宋体"/>
          <w:color w:val="50A14F"/>
          <w:kern w:val="0"/>
          <w:sz w:val="21"/>
          <w:szCs w:val="21"/>
        </w:rPr>
        <w:t>'linear</w:t>
      </w:r>
      <w:r w:rsidRPr="0037559F">
        <w:rPr>
          <w:rFonts w:ascii="Consolas" w:hAnsi="Consolas" w:cs="宋体"/>
          <w:color w:val="50A14F"/>
          <w:kern w:val="0"/>
          <w:sz w:val="21"/>
          <w:szCs w:val="21"/>
        </w:rPr>
        <w:t>核</w:t>
      </w:r>
      <w:r w:rsidRPr="0037559F">
        <w:rPr>
          <w:rFonts w:ascii="Consolas" w:hAnsi="Consolas" w:cs="宋体"/>
          <w:color w:val="50A14F"/>
          <w:kern w:val="0"/>
          <w:sz w:val="21"/>
          <w:szCs w:val="21"/>
        </w:rPr>
        <w:t>'</w:t>
      </w:r>
      <w:r w:rsidRPr="0037559F">
        <w:rPr>
          <w:rFonts w:ascii="Consolas" w:hAnsi="Consolas" w:cs="宋体"/>
          <w:color w:val="383A42"/>
          <w:kern w:val="0"/>
          <w:sz w:val="21"/>
          <w:szCs w:val="21"/>
        </w:rPr>
        <w:t>)</w:t>
      </w:r>
    </w:p>
    <w:p w14:paraId="350675CC"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3E1DE30"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绘制多项式核的</w:t>
      </w:r>
      <w:r w:rsidRPr="0037559F">
        <w:rPr>
          <w:rFonts w:ascii="Consolas" w:hAnsi="Consolas" w:cs="宋体"/>
          <w:i/>
          <w:iCs/>
          <w:color w:val="A0A1A7"/>
          <w:kern w:val="0"/>
          <w:sz w:val="21"/>
          <w:szCs w:val="21"/>
        </w:rPr>
        <w:t>ROC</w:t>
      </w:r>
      <w:r w:rsidRPr="0037559F">
        <w:rPr>
          <w:rFonts w:ascii="Consolas" w:hAnsi="Consolas" w:cs="宋体"/>
          <w:i/>
          <w:iCs/>
          <w:color w:val="A0A1A7"/>
          <w:kern w:val="0"/>
          <w:sz w:val="21"/>
          <w:szCs w:val="21"/>
        </w:rPr>
        <w:t>曲线</w:t>
      </w:r>
    </w:p>
    <w:p w14:paraId="1B15B16E"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plt.plot(poly_data[</w:t>
      </w:r>
      <w:r w:rsidRPr="0037559F">
        <w:rPr>
          <w:rFonts w:ascii="Consolas" w:hAnsi="Consolas" w:cs="宋体"/>
          <w:color w:val="50A14F"/>
          <w:kern w:val="0"/>
          <w:sz w:val="21"/>
          <w:szCs w:val="21"/>
        </w:rPr>
        <w:t>'FPR'</w:t>
      </w:r>
      <w:r w:rsidRPr="0037559F">
        <w:rPr>
          <w:rFonts w:ascii="Consolas" w:hAnsi="Consolas" w:cs="宋体"/>
          <w:color w:val="383A42"/>
          <w:kern w:val="0"/>
          <w:sz w:val="21"/>
          <w:szCs w:val="21"/>
        </w:rPr>
        <w:t>], poly_data[</w:t>
      </w:r>
      <w:r w:rsidRPr="0037559F">
        <w:rPr>
          <w:rFonts w:ascii="Consolas" w:hAnsi="Consolas" w:cs="宋体"/>
          <w:color w:val="50A14F"/>
          <w:kern w:val="0"/>
          <w:sz w:val="21"/>
          <w:szCs w:val="21"/>
        </w:rPr>
        <w:t>'TPR'</w:t>
      </w:r>
      <w:r w:rsidRPr="0037559F">
        <w:rPr>
          <w:rFonts w:ascii="Consolas" w:hAnsi="Consolas" w:cs="宋体"/>
          <w:color w:val="383A42"/>
          <w:kern w:val="0"/>
          <w:sz w:val="21"/>
          <w:szCs w:val="21"/>
        </w:rPr>
        <w:t>], label=</w:t>
      </w:r>
      <w:r w:rsidRPr="0037559F">
        <w:rPr>
          <w:rFonts w:ascii="Consolas" w:hAnsi="Consolas" w:cs="宋体"/>
          <w:color w:val="50A14F"/>
          <w:kern w:val="0"/>
          <w:sz w:val="21"/>
          <w:szCs w:val="21"/>
        </w:rPr>
        <w:t>'poly</w:t>
      </w:r>
      <w:r w:rsidRPr="0037559F">
        <w:rPr>
          <w:rFonts w:ascii="Consolas" w:hAnsi="Consolas" w:cs="宋体"/>
          <w:color w:val="50A14F"/>
          <w:kern w:val="0"/>
          <w:sz w:val="21"/>
          <w:szCs w:val="21"/>
        </w:rPr>
        <w:t>核</w:t>
      </w:r>
      <w:r w:rsidRPr="0037559F">
        <w:rPr>
          <w:rFonts w:ascii="Consolas" w:hAnsi="Consolas" w:cs="宋体"/>
          <w:color w:val="50A14F"/>
          <w:kern w:val="0"/>
          <w:sz w:val="21"/>
          <w:szCs w:val="21"/>
        </w:rPr>
        <w:t>'</w:t>
      </w:r>
      <w:r w:rsidRPr="0037559F">
        <w:rPr>
          <w:rFonts w:ascii="Consolas" w:hAnsi="Consolas" w:cs="宋体"/>
          <w:color w:val="383A42"/>
          <w:kern w:val="0"/>
          <w:sz w:val="21"/>
          <w:szCs w:val="21"/>
        </w:rPr>
        <w:t>)</w:t>
      </w:r>
    </w:p>
    <w:p w14:paraId="2A448235"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143FC67"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绘制</w:t>
      </w:r>
      <w:r w:rsidRPr="0037559F">
        <w:rPr>
          <w:rFonts w:ascii="Consolas" w:hAnsi="Consolas" w:cs="宋体"/>
          <w:i/>
          <w:iCs/>
          <w:color w:val="A0A1A7"/>
          <w:kern w:val="0"/>
          <w:sz w:val="21"/>
          <w:szCs w:val="21"/>
        </w:rPr>
        <w:t>RBF</w:t>
      </w:r>
      <w:r w:rsidRPr="0037559F">
        <w:rPr>
          <w:rFonts w:ascii="Consolas" w:hAnsi="Consolas" w:cs="宋体"/>
          <w:i/>
          <w:iCs/>
          <w:color w:val="A0A1A7"/>
          <w:kern w:val="0"/>
          <w:sz w:val="21"/>
          <w:szCs w:val="21"/>
        </w:rPr>
        <w:t>核的</w:t>
      </w:r>
      <w:r w:rsidRPr="0037559F">
        <w:rPr>
          <w:rFonts w:ascii="Consolas" w:hAnsi="Consolas" w:cs="宋体"/>
          <w:i/>
          <w:iCs/>
          <w:color w:val="A0A1A7"/>
          <w:kern w:val="0"/>
          <w:sz w:val="21"/>
          <w:szCs w:val="21"/>
        </w:rPr>
        <w:t>ROC</w:t>
      </w:r>
      <w:r w:rsidRPr="0037559F">
        <w:rPr>
          <w:rFonts w:ascii="Consolas" w:hAnsi="Consolas" w:cs="宋体"/>
          <w:i/>
          <w:iCs/>
          <w:color w:val="A0A1A7"/>
          <w:kern w:val="0"/>
          <w:sz w:val="21"/>
          <w:szCs w:val="21"/>
        </w:rPr>
        <w:t>曲线</w:t>
      </w:r>
    </w:p>
    <w:p w14:paraId="4836CA64"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plt.plot(rbf_data[</w:t>
      </w:r>
      <w:r w:rsidRPr="0037559F">
        <w:rPr>
          <w:rFonts w:ascii="Consolas" w:hAnsi="Consolas" w:cs="宋体"/>
          <w:color w:val="50A14F"/>
          <w:kern w:val="0"/>
          <w:sz w:val="21"/>
          <w:szCs w:val="21"/>
        </w:rPr>
        <w:t>'FPR'</w:t>
      </w:r>
      <w:r w:rsidRPr="0037559F">
        <w:rPr>
          <w:rFonts w:ascii="Consolas" w:hAnsi="Consolas" w:cs="宋体"/>
          <w:color w:val="383A42"/>
          <w:kern w:val="0"/>
          <w:sz w:val="21"/>
          <w:szCs w:val="21"/>
        </w:rPr>
        <w:t>], rbf_data[</w:t>
      </w:r>
      <w:r w:rsidRPr="0037559F">
        <w:rPr>
          <w:rFonts w:ascii="Consolas" w:hAnsi="Consolas" w:cs="宋体"/>
          <w:color w:val="50A14F"/>
          <w:kern w:val="0"/>
          <w:sz w:val="21"/>
          <w:szCs w:val="21"/>
        </w:rPr>
        <w:t>'TPR'</w:t>
      </w:r>
      <w:r w:rsidRPr="0037559F">
        <w:rPr>
          <w:rFonts w:ascii="Consolas" w:hAnsi="Consolas" w:cs="宋体"/>
          <w:color w:val="383A42"/>
          <w:kern w:val="0"/>
          <w:sz w:val="21"/>
          <w:szCs w:val="21"/>
        </w:rPr>
        <w:t>], label=</w:t>
      </w:r>
      <w:r w:rsidRPr="0037559F">
        <w:rPr>
          <w:rFonts w:ascii="Consolas" w:hAnsi="Consolas" w:cs="宋体"/>
          <w:color w:val="50A14F"/>
          <w:kern w:val="0"/>
          <w:sz w:val="21"/>
          <w:szCs w:val="21"/>
        </w:rPr>
        <w:t>'rbf</w:t>
      </w:r>
      <w:r w:rsidRPr="0037559F">
        <w:rPr>
          <w:rFonts w:ascii="Consolas" w:hAnsi="Consolas" w:cs="宋体"/>
          <w:color w:val="50A14F"/>
          <w:kern w:val="0"/>
          <w:sz w:val="21"/>
          <w:szCs w:val="21"/>
        </w:rPr>
        <w:t>核</w:t>
      </w:r>
      <w:r w:rsidRPr="0037559F">
        <w:rPr>
          <w:rFonts w:ascii="Consolas" w:hAnsi="Consolas" w:cs="宋体"/>
          <w:color w:val="50A14F"/>
          <w:kern w:val="0"/>
          <w:sz w:val="21"/>
          <w:szCs w:val="21"/>
        </w:rPr>
        <w:t>'</w:t>
      </w:r>
      <w:r w:rsidRPr="0037559F">
        <w:rPr>
          <w:rFonts w:ascii="Consolas" w:hAnsi="Consolas" w:cs="宋体"/>
          <w:color w:val="383A42"/>
          <w:kern w:val="0"/>
          <w:sz w:val="21"/>
          <w:szCs w:val="21"/>
        </w:rPr>
        <w:t>)</w:t>
      </w:r>
    </w:p>
    <w:p w14:paraId="78FF4966"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4AFBD8C"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绘制额外的</w:t>
      </w:r>
      <w:r w:rsidRPr="0037559F">
        <w:rPr>
          <w:rFonts w:ascii="Consolas" w:hAnsi="Consolas" w:cs="宋体"/>
          <w:i/>
          <w:iCs/>
          <w:color w:val="A0A1A7"/>
          <w:kern w:val="0"/>
          <w:sz w:val="21"/>
          <w:szCs w:val="21"/>
        </w:rPr>
        <w:t>ROC</w:t>
      </w:r>
      <w:r w:rsidRPr="0037559F">
        <w:rPr>
          <w:rFonts w:ascii="Consolas" w:hAnsi="Consolas" w:cs="宋体"/>
          <w:i/>
          <w:iCs/>
          <w:color w:val="A0A1A7"/>
          <w:kern w:val="0"/>
          <w:sz w:val="21"/>
          <w:szCs w:val="21"/>
        </w:rPr>
        <w:t>数据（如</w:t>
      </w:r>
      <w:r w:rsidRPr="0037559F">
        <w:rPr>
          <w:rFonts w:ascii="Consolas" w:hAnsi="Consolas" w:cs="宋体"/>
          <w:i/>
          <w:iCs/>
          <w:color w:val="A0A1A7"/>
          <w:kern w:val="0"/>
          <w:sz w:val="21"/>
          <w:szCs w:val="21"/>
        </w:rPr>
        <w:t>BP</w:t>
      </w:r>
      <w:r w:rsidRPr="0037559F">
        <w:rPr>
          <w:rFonts w:ascii="Consolas" w:hAnsi="Consolas" w:cs="宋体"/>
          <w:i/>
          <w:iCs/>
          <w:color w:val="A0A1A7"/>
          <w:kern w:val="0"/>
          <w:sz w:val="21"/>
          <w:szCs w:val="21"/>
        </w:rPr>
        <w:t>）</w:t>
      </w:r>
    </w:p>
    <w:p w14:paraId="1507887E"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plt.plot(roc_values[</w:t>
      </w:r>
      <w:r w:rsidRPr="0037559F">
        <w:rPr>
          <w:rFonts w:ascii="Consolas" w:hAnsi="Consolas" w:cs="宋体"/>
          <w:color w:val="50A14F"/>
          <w:kern w:val="0"/>
          <w:sz w:val="21"/>
          <w:szCs w:val="21"/>
        </w:rPr>
        <w:t>'FPR'</w:t>
      </w:r>
      <w:r w:rsidRPr="0037559F">
        <w:rPr>
          <w:rFonts w:ascii="Consolas" w:hAnsi="Consolas" w:cs="宋体"/>
          <w:color w:val="383A42"/>
          <w:kern w:val="0"/>
          <w:sz w:val="21"/>
          <w:szCs w:val="21"/>
        </w:rPr>
        <w:t>], roc_values[</w:t>
      </w:r>
      <w:r w:rsidRPr="0037559F">
        <w:rPr>
          <w:rFonts w:ascii="Consolas" w:hAnsi="Consolas" w:cs="宋体"/>
          <w:color w:val="50A14F"/>
          <w:kern w:val="0"/>
          <w:sz w:val="21"/>
          <w:szCs w:val="21"/>
        </w:rPr>
        <w:t>'TPR'</w:t>
      </w:r>
      <w:r w:rsidRPr="0037559F">
        <w:rPr>
          <w:rFonts w:ascii="Consolas" w:hAnsi="Consolas" w:cs="宋体"/>
          <w:color w:val="383A42"/>
          <w:kern w:val="0"/>
          <w:sz w:val="21"/>
          <w:szCs w:val="21"/>
        </w:rPr>
        <w:t>], label=</w:t>
      </w:r>
      <w:r w:rsidRPr="0037559F">
        <w:rPr>
          <w:rFonts w:ascii="Consolas" w:hAnsi="Consolas" w:cs="宋体"/>
          <w:color w:val="50A14F"/>
          <w:kern w:val="0"/>
          <w:sz w:val="21"/>
          <w:szCs w:val="21"/>
        </w:rPr>
        <w:t>'BP'</w:t>
      </w:r>
      <w:r w:rsidRPr="0037559F">
        <w:rPr>
          <w:rFonts w:ascii="Consolas" w:hAnsi="Consolas" w:cs="宋体"/>
          <w:color w:val="383A42"/>
          <w:kern w:val="0"/>
          <w:sz w:val="21"/>
          <w:szCs w:val="21"/>
        </w:rPr>
        <w:t>)</w:t>
      </w:r>
    </w:p>
    <w:p w14:paraId="5D0BFB26"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FAED58B"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设置标签和标题</w:t>
      </w:r>
    </w:p>
    <w:p w14:paraId="61430F2F"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plt.xlabel(</w:t>
      </w:r>
      <w:r w:rsidRPr="0037559F">
        <w:rPr>
          <w:rFonts w:ascii="Consolas" w:hAnsi="Consolas" w:cs="宋体"/>
          <w:color w:val="50A14F"/>
          <w:kern w:val="0"/>
          <w:sz w:val="21"/>
          <w:szCs w:val="21"/>
        </w:rPr>
        <w:t>'</w:t>
      </w:r>
      <w:r w:rsidRPr="0037559F">
        <w:rPr>
          <w:rFonts w:ascii="Consolas" w:hAnsi="Consolas" w:cs="宋体"/>
          <w:color w:val="50A14F"/>
          <w:kern w:val="0"/>
          <w:sz w:val="21"/>
          <w:szCs w:val="21"/>
        </w:rPr>
        <w:t>假阳性率</w:t>
      </w:r>
      <w:r w:rsidRPr="0037559F">
        <w:rPr>
          <w:rFonts w:ascii="Consolas" w:hAnsi="Consolas" w:cs="宋体"/>
          <w:color w:val="50A14F"/>
          <w:kern w:val="0"/>
          <w:sz w:val="21"/>
          <w:szCs w:val="21"/>
        </w:rPr>
        <w:t xml:space="preserve"> (FPR)'</w:t>
      </w:r>
      <w:r w:rsidRPr="0037559F">
        <w:rPr>
          <w:rFonts w:ascii="Consolas" w:hAnsi="Consolas" w:cs="宋体"/>
          <w:color w:val="383A42"/>
          <w:kern w:val="0"/>
          <w:sz w:val="21"/>
          <w:szCs w:val="21"/>
        </w:rPr>
        <w:t>)</w:t>
      </w:r>
    </w:p>
    <w:p w14:paraId="64AA682C"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plt.ylabel(</w:t>
      </w:r>
      <w:r w:rsidRPr="0037559F">
        <w:rPr>
          <w:rFonts w:ascii="Consolas" w:hAnsi="Consolas" w:cs="宋体"/>
          <w:color w:val="50A14F"/>
          <w:kern w:val="0"/>
          <w:sz w:val="21"/>
          <w:szCs w:val="21"/>
        </w:rPr>
        <w:t>'</w:t>
      </w:r>
      <w:r w:rsidRPr="0037559F">
        <w:rPr>
          <w:rFonts w:ascii="Consolas" w:hAnsi="Consolas" w:cs="宋体"/>
          <w:color w:val="50A14F"/>
          <w:kern w:val="0"/>
          <w:sz w:val="21"/>
          <w:szCs w:val="21"/>
        </w:rPr>
        <w:t>真正率</w:t>
      </w:r>
      <w:r w:rsidRPr="0037559F">
        <w:rPr>
          <w:rFonts w:ascii="Consolas" w:hAnsi="Consolas" w:cs="宋体"/>
          <w:color w:val="50A14F"/>
          <w:kern w:val="0"/>
          <w:sz w:val="21"/>
          <w:szCs w:val="21"/>
        </w:rPr>
        <w:t xml:space="preserve"> (TPR)'</w:t>
      </w:r>
      <w:r w:rsidRPr="0037559F">
        <w:rPr>
          <w:rFonts w:ascii="Consolas" w:hAnsi="Consolas" w:cs="宋体"/>
          <w:color w:val="383A42"/>
          <w:kern w:val="0"/>
          <w:sz w:val="21"/>
          <w:szCs w:val="21"/>
        </w:rPr>
        <w:t>)</w:t>
      </w:r>
    </w:p>
    <w:p w14:paraId="786B419D"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plt.title(</w:t>
      </w:r>
      <w:r w:rsidRPr="0037559F">
        <w:rPr>
          <w:rFonts w:ascii="Consolas" w:hAnsi="Consolas" w:cs="宋体"/>
          <w:color w:val="50A14F"/>
          <w:kern w:val="0"/>
          <w:sz w:val="21"/>
          <w:szCs w:val="21"/>
        </w:rPr>
        <w:t>'</w:t>
      </w:r>
      <w:r w:rsidRPr="0037559F">
        <w:rPr>
          <w:rFonts w:ascii="Consolas" w:hAnsi="Consolas" w:cs="宋体"/>
          <w:color w:val="50A14F"/>
          <w:kern w:val="0"/>
          <w:sz w:val="21"/>
          <w:szCs w:val="21"/>
        </w:rPr>
        <w:t>不同模型的</w:t>
      </w:r>
      <w:r w:rsidRPr="0037559F">
        <w:rPr>
          <w:rFonts w:ascii="Consolas" w:hAnsi="Consolas" w:cs="宋体"/>
          <w:color w:val="50A14F"/>
          <w:kern w:val="0"/>
          <w:sz w:val="21"/>
          <w:szCs w:val="21"/>
        </w:rPr>
        <w:t>ROC</w:t>
      </w:r>
      <w:r w:rsidRPr="0037559F">
        <w:rPr>
          <w:rFonts w:ascii="Consolas" w:hAnsi="Consolas" w:cs="宋体"/>
          <w:color w:val="50A14F"/>
          <w:kern w:val="0"/>
          <w:sz w:val="21"/>
          <w:szCs w:val="21"/>
        </w:rPr>
        <w:t>曲线</w:t>
      </w:r>
      <w:r w:rsidRPr="0037559F">
        <w:rPr>
          <w:rFonts w:ascii="Consolas" w:hAnsi="Consolas" w:cs="宋体"/>
          <w:color w:val="50A14F"/>
          <w:kern w:val="0"/>
          <w:sz w:val="21"/>
          <w:szCs w:val="21"/>
        </w:rPr>
        <w:t>'</w:t>
      </w:r>
      <w:r w:rsidRPr="0037559F">
        <w:rPr>
          <w:rFonts w:ascii="Consolas" w:hAnsi="Consolas" w:cs="宋体"/>
          <w:color w:val="383A42"/>
          <w:kern w:val="0"/>
          <w:sz w:val="21"/>
          <w:szCs w:val="21"/>
        </w:rPr>
        <w:t>)</w:t>
      </w:r>
    </w:p>
    <w:p w14:paraId="45C117E0"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BBDBF53"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显示图例</w:t>
      </w:r>
    </w:p>
    <w:p w14:paraId="5961898D"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plt.legend()</w:t>
      </w:r>
    </w:p>
    <w:p w14:paraId="0DE6BB1F"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7A54005"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保存图片到</w:t>
      </w:r>
      <w:r w:rsidRPr="0037559F">
        <w:rPr>
          <w:rFonts w:ascii="Consolas" w:hAnsi="Consolas" w:cs="宋体"/>
          <w:i/>
          <w:iCs/>
          <w:color w:val="A0A1A7"/>
          <w:kern w:val="0"/>
          <w:sz w:val="21"/>
          <w:szCs w:val="21"/>
        </w:rPr>
        <w:t>result</w:t>
      </w:r>
      <w:r w:rsidRPr="0037559F">
        <w:rPr>
          <w:rFonts w:ascii="Consolas" w:hAnsi="Consolas" w:cs="宋体"/>
          <w:i/>
          <w:iCs/>
          <w:color w:val="A0A1A7"/>
          <w:kern w:val="0"/>
          <w:sz w:val="21"/>
          <w:szCs w:val="21"/>
        </w:rPr>
        <w:t>目录，格式可以是</w:t>
      </w:r>
      <w:r w:rsidRPr="0037559F">
        <w:rPr>
          <w:rFonts w:ascii="Consolas" w:hAnsi="Consolas" w:cs="宋体"/>
          <w:i/>
          <w:iCs/>
          <w:color w:val="A0A1A7"/>
          <w:kern w:val="0"/>
          <w:sz w:val="21"/>
          <w:szCs w:val="21"/>
        </w:rPr>
        <w:t xml:space="preserve"> 'png', 'jpg', 'pdf' </w:t>
      </w:r>
      <w:r w:rsidRPr="0037559F">
        <w:rPr>
          <w:rFonts w:ascii="Consolas" w:hAnsi="Consolas" w:cs="宋体"/>
          <w:i/>
          <w:iCs/>
          <w:color w:val="A0A1A7"/>
          <w:kern w:val="0"/>
          <w:sz w:val="21"/>
          <w:szCs w:val="21"/>
        </w:rPr>
        <w:t>等</w:t>
      </w:r>
    </w:p>
    <w:p w14:paraId="4995DCA7"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plt.savefig(os.path.join(result_dir, </w:t>
      </w:r>
      <w:r w:rsidRPr="0037559F">
        <w:rPr>
          <w:rFonts w:ascii="Consolas" w:hAnsi="Consolas" w:cs="宋体"/>
          <w:color w:val="50A14F"/>
          <w:kern w:val="0"/>
          <w:sz w:val="21"/>
          <w:szCs w:val="21"/>
        </w:rPr>
        <w:t>'roc_curve.png'</w:t>
      </w:r>
      <w:r w:rsidRPr="0037559F">
        <w:rPr>
          <w:rFonts w:ascii="Consolas" w:hAnsi="Consolas" w:cs="宋体"/>
          <w:color w:val="383A42"/>
          <w:kern w:val="0"/>
          <w:sz w:val="21"/>
          <w:szCs w:val="21"/>
        </w:rPr>
        <w:t>), dpi=</w:t>
      </w:r>
      <w:r w:rsidRPr="0037559F">
        <w:rPr>
          <w:rFonts w:ascii="Consolas" w:hAnsi="Consolas" w:cs="宋体"/>
          <w:color w:val="986801"/>
          <w:kern w:val="0"/>
          <w:sz w:val="21"/>
          <w:szCs w:val="21"/>
        </w:rPr>
        <w:t>300</w:t>
      </w:r>
      <w:r w:rsidRPr="0037559F">
        <w:rPr>
          <w:rFonts w:ascii="Consolas" w:hAnsi="Consolas" w:cs="宋体"/>
          <w:color w:val="383A42"/>
          <w:kern w:val="0"/>
          <w:sz w:val="21"/>
          <w:szCs w:val="21"/>
        </w:rPr>
        <w:t>, bbox_inches=</w:t>
      </w:r>
      <w:r w:rsidRPr="0037559F">
        <w:rPr>
          <w:rFonts w:ascii="Consolas" w:hAnsi="Consolas" w:cs="宋体"/>
          <w:color w:val="50A14F"/>
          <w:kern w:val="0"/>
          <w:sz w:val="21"/>
          <w:szCs w:val="21"/>
        </w:rPr>
        <w:t>'tight'</w:t>
      </w:r>
      <w:r w:rsidRPr="0037559F">
        <w:rPr>
          <w:rFonts w:ascii="Consolas" w:hAnsi="Consolas" w:cs="宋体"/>
          <w:color w:val="383A42"/>
          <w:kern w:val="0"/>
          <w:sz w:val="21"/>
          <w:szCs w:val="21"/>
        </w:rPr>
        <w:t>)</w:t>
      </w:r>
    </w:p>
    <w:p w14:paraId="153ECE88"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5860569"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关闭当前图形，以便后续可以重新绘制</w:t>
      </w:r>
    </w:p>
    <w:p w14:paraId="218A43FF"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plt.close()</w:t>
      </w:r>
    </w:p>
    <w:p w14:paraId="505F3F9D"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11849CA"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BD3CFD4"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定义函数来绘制和保存单独的</w:t>
      </w:r>
      <w:r w:rsidRPr="0037559F">
        <w:rPr>
          <w:rFonts w:ascii="Consolas" w:hAnsi="Consolas" w:cs="宋体"/>
          <w:i/>
          <w:iCs/>
          <w:color w:val="A0A1A7"/>
          <w:kern w:val="0"/>
          <w:sz w:val="21"/>
          <w:szCs w:val="21"/>
        </w:rPr>
        <w:t>ROC</w:t>
      </w:r>
      <w:r w:rsidRPr="0037559F">
        <w:rPr>
          <w:rFonts w:ascii="Consolas" w:hAnsi="Consolas" w:cs="宋体"/>
          <w:i/>
          <w:iCs/>
          <w:color w:val="A0A1A7"/>
          <w:kern w:val="0"/>
          <w:sz w:val="21"/>
          <w:szCs w:val="21"/>
        </w:rPr>
        <w:t>曲线</w:t>
      </w:r>
    </w:p>
    <w:p w14:paraId="17D8E530"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A626A4"/>
          <w:kern w:val="0"/>
          <w:sz w:val="21"/>
          <w:szCs w:val="21"/>
        </w:rPr>
        <w:t>def</w:t>
      </w:r>
      <w:r w:rsidRPr="0037559F">
        <w:rPr>
          <w:rFonts w:ascii="Consolas" w:hAnsi="Consolas" w:cs="宋体"/>
          <w:color w:val="383A42"/>
          <w:kern w:val="0"/>
          <w:sz w:val="21"/>
          <w:szCs w:val="21"/>
        </w:rPr>
        <w:t xml:space="preserve"> </w:t>
      </w:r>
      <w:r w:rsidRPr="0037559F">
        <w:rPr>
          <w:rFonts w:ascii="Consolas" w:hAnsi="Consolas" w:cs="宋体"/>
          <w:color w:val="4078F2"/>
          <w:kern w:val="0"/>
          <w:sz w:val="21"/>
          <w:szCs w:val="21"/>
        </w:rPr>
        <w:t>plot_and_save_roc</w:t>
      </w:r>
      <w:r w:rsidRPr="0037559F">
        <w:rPr>
          <w:rFonts w:ascii="Consolas" w:hAnsi="Consolas" w:cs="宋体"/>
          <w:color w:val="383A42"/>
          <w:kern w:val="0"/>
          <w:sz w:val="21"/>
          <w:szCs w:val="21"/>
        </w:rPr>
        <w:t>(data_file, label, save_path):</w:t>
      </w:r>
    </w:p>
    <w:p w14:paraId="76DD2EDD"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50A14F"/>
          <w:kern w:val="0"/>
          <w:sz w:val="21"/>
          <w:szCs w:val="21"/>
        </w:rPr>
      </w:pP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w:t>
      </w:r>
    </w:p>
    <w:p w14:paraId="1E5BB89E"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50A14F"/>
          <w:kern w:val="0"/>
          <w:sz w:val="21"/>
          <w:szCs w:val="21"/>
        </w:rPr>
      </w:pPr>
      <w:r w:rsidRPr="0037559F">
        <w:rPr>
          <w:rFonts w:ascii="Consolas" w:hAnsi="Consolas" w:cs="宋体"/>
          <w:color w:val="50A14F"/>
          <w:kern w:val="0"/>
          <w:sz w:val="21"/>
          <w:szCs w:val="21"/>
        </w:rPr>
        <w:t xml:space="preserve">    </w:t>
      </w:r>
      <w:r w:rsidRPr="0037559F">
        <w:rPr>
          <w:rFonts w:ascii="Consolas" w:hAnsi="Consolas" w:cs="宋体"/>
          <w:color w:val="50A14F"/>
          <w:kern w:val="0"/>
          <w:sz w:val="21"/>
          <w:szCs w:val="21"/>
        </w:rPr>
        <w:t>读取指定的</w:t>
      </w:r>
      <w:r w:rsidRPr="0037559F">
        <w:rPr>
          <w:rFonts w:ascii="Consolas" w:hAnsi="Consolas" w:cs="宋体"/>
          <w:color w:val="50A14F"/>
          <w:kern w:val="0"/>
          <w:sz w:val="21"/>
          <w:szCs w:val="21"/>
        </w:rPr>
        <w:t>CSV</w:t>
      </w:r>
      <w:r w:rsidRPr="0037559F">
        <w:rPr>
          <w:rFonts w:ascii="Consolas" w:hAnsi="Consolas" w:cs="宋体"/>
          <w:color w:val="50A14F"/>
          <w:kern w:val="0"/>
          <w:sz w:val="21"/>
          <w:szCs w:val="21"/>
        </w:rPr>
        <w:t>文件并绘制</w:t>
      </w:r>
      <w:r w:rsidRPr="0037559F">
        <w:rPr>
          <w:rFonts w:ascii="Consolas" w:hAnsi="Consolas" w:cs="宋体"/>
          <w:color w:val="50A14F"/>
          <w:kern w:val="0"/>
          <w:sz w:val="21"/>
          <w:szCs w:val="21"/>
        </w:rPr>
        <w:t>ROC</w:t>
      </w:r>
      <w:r w:rsidRPr="0037559F">
        <w:rPr>
          <w:rFonts w:ascii="Consolas" w:hAnsi="Consolas" w:cs="宋体"/>
          <w:color w:val="50A14F"/>
          <w:kern w:val="0"/>
          <w:sz w:val="21"/>
          <w:szCs w:val="21"/>
        </w:rPr>
        <w:t>曲线，然后保存图片。</w:t>
      </w:r>
    </w:p>
    <w:p w14:paraId="3FC64144"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50A14F"/>
          <w:kern w:val="0"/>
          <w:sz w:val="21"/>
          <w:szCs w:val="21"/>
        </w:rPr>
      </w:pPr>
    </w:p>
    <w:p w14:paraId="33C2AC90"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50A14F"/>
          <w:kern w:val="0"/>
          <w:sz w:val="21"/>
          <w:szCs w:val="21"/>
        </w:rPr>
      </w:pPr>
      <w:r w:rsidRPr="0037559F">
        <w:rPr>
          <w:rFonts w:ascii="Consolas" w:hAnsi="Consolas" w:cs="宋体"/>
          <w:color w:val="50A14F"/>
          <w:kern w:val="0"/>
          <w:sz w:val="21"/>
          <w:szCs w:val="21"/>
        </w:rPr>
        <w:t xml:space="preserve">    </w:t>
      </w:r>
      <w:r w:rsidRPr="0037559F">
        <w:rPr>
          <w:rFonts w:ascii="Consolas" w:hAnsi="Consolas" w:cs="宋体"/>
          <w:color w:val="50A14F"/>
          <w:kern w:val="0"/>
          <w:sz w:val="21"/>
          <w:szCs w:val="21"/>
        </w:rPr>
        <w:t>参数</w:t>
      </w:r>
      <w:r w:rsidRPr="0037559F">
        <w:rPr>
          <w:rFonts w:ascii="Consolas" w:hAnsi="Consolas" w:cs="宋体"/>
          <w:color w:val="50A14F"/>
          <w:kern w:val="0"/>
          <w:sz w:val="21"/>
          <w:szCs w:val="21"/>
        </w:rPr>
        <w:t>:</w:t>
      </w:r>
    </w:p>
    <w:p w14:paraId="4E62E881"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50A14F"/>
          <w:kern w:val="0"/>
          <w:sz w:val="21"/>
          <w:szCs w:val="21"/>
        </w:rPr>
      </w:pPr>
      <w:r w:rsidRPr="0037559F">
        <w:rPr>
          <w:rFonts w:ascii="Consolas" w:hAnsi="Consolas" w:cs="宋体"/>
          <w:color w:val="50A14F"/>
          <w:kern w:val="0"/>
          <w:sz w:val="21"/>
          <w:szCs w:val="21"/>
        </w:rPr>
        <w:t xml:space="preserve">    - data_file: CSV</w:t>
      </w:r>
      <w:r w:rsidRPr="0037559F">
        <w:rPr>
          <w:rFonts w:ascii="Consolas" w:hAnsi="Consolas" w:cs="宋体"/>
          <w:color w:val="50A14F"/>
          <w:kern w:val="0"/>
          <w:sz w:val="21"/>
          <w:szCs w:val="21"/>
        </w:rPr>
        <w:t>文件的路径</w:t>
      </w:r>
    </w:p>
    <w:p w14:paraId="437E6EAF"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50A14F"/>
          <w:kern w:val="0"/>
          <w:sz w:val="21"/>
          <w:szCs w:val="21"/>
        </w:rPr>
      </w:pPr>
      <w:r w:rsidRPr="0037559F">
        <w:rPr>
          <w:rFonts w:ascii="Consolas" w:hAnsi="Consolas" w:cs="宋体"/>
          <w:color w:val="50A14F"/>
          <w:kern w:val="0"/>
          <w:sz w:val="21"/>
          <w:szCs w:val="21"/>
        </w:rPr>
        <w:t xml:space="preserve">    - label: </w:t>
      </w:r>
      <w:r w:rsidRPr="0037559F">
        <w:rPr>
          <w:rFonts w:ascii="Consolas" w:hAnsi="Consolas" w:cs="宋体"/>
          <w:color w:val="50A14F"/>
          <w:kern w:val="0"/>
          <w:sz w:val="21"/>
          <w:szCs w:val="21"/>
        </w:rPr>
        <w:t>曲线的标签（如线性核、多项式核等）</w:t>
      </w:r>
    </w:p>
    <w:p w14:paraId="646916E6"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50A14F"/>
          <w:kern w:val="0"/>
          <w:sz w:val="21"/>
          <w:szCs w:val="21"/>
        </w:rPr>
      </w:pPr>
      <w:r w:rsidRPr="0037559F">
        <w:rPr>
          <w:rFonts w:ascii="Consolas" w:hAnsi="Consolas" w:cs="宋体"/>
          <w:color w:val="50A14F"/>
          <w:kern w:val="0"/>
          <w:sz w:val="21"/>
          <w:szCs w:val="21"/>
        </w:rPr>
        <w:t xml:space="preserve">    - save_path: </w:t>
      </w:r>
      <w:r w:rsidRPr="0037559F">
        <w:rPr>
          <w:rFonts w:ascii="Consolas" w:hAnsi="Consolas" w:cs="宋体"/>
          <w:color w:val="50A14F"/>
          <w:kern w:val="0"/>
          <w:sz w:val="21"/>
          <w:szCs w:val="21"/>
        </w:rPr>
        <w:t>保存图片的路径（包括文件名和格式）</w:t>
      </w:r>
    </w:p>
    <w:p w14:paraId="2EA061E7"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50A14F"/>
          <w:kern w:val="0"/>
          <w:sz w:val="21"/>
          <w:szCs w:val="21"/>
        </w:rPr>
        <w:t xml:space="preserve">    """</w:t>
      </w:r>
    </w:p>
    <w:p w14:paraId="59D8A76B"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读取</w:t>
      </w:r>
      <w:r w:rsidRPr="0037559F">
        <w:rPr>
          <w:rFonts w:ascii="Consolas" w:hAnsi="Consolas" w:cs="宋体"/>
          <w:i/>
          <w:iCs/>
          <w:color w:val="A0A1A7"/>
          <w:kern w:val="0"/>
          <w:sz w:val="21"/>
          <w:szCs w:val="21"/>
        </w:rPr>
        <w:t>CSV</w:t>
      </w:r>
      <w:r w:rsidRPr="0037559F">
        <w:rPr>
          <w:rFonts w:ascii="Consolas" w:hAnsi="Consolas" w:cs="宋体"/>
          <w:i/>
          <w:iCs/>
          <w:color w:val="A0A1A7"/>
          <w:kern w:val="0"/>
          <w:sz w:val="21"/>
          <w:szCs w:val="21"/>
        </w:rPr>
        <w:t>文件</w:t>
      </w:r>
    </w:p>
    <w:p w14:paraId="679B9F2B"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data = pd.read_csv(data_file)</w:t>
      </w:r>
    </w:p>
    <w:p w14:paraId="583612A8"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D768F4C"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绘制</w:t>
      </w:r>
      <w:r w:rsidRPr="0037559F">
        <w:rPr>
          <w:rFonts w:ascii="Consolas" w:hAnsi="Consolas" w:cs="宋体"/>
          <w:i/>
          <w:iCs/>
          <w:color w:val="A0A1A7"/>
          <w:kern w:val="0"/>
          <w:sz w:val="21"/>
          <w:szCs w:val="21"/>
        </w:rPr>
        <w:t>ROC</w:t>
      </w:r>
      <w:r w:rsidRPr="0037559F">
        <w:rPr>
          <w:rFonts w:ascii="Consolas" w:hAnsi="Consolas" w:cs="宋体"/>
          <w:i/>
          <w:iCs/>
          <w:color w:val="A0A1A7"/>
          <w:kern w:val="0"/>
          <w:sz w:val="21"/>
          <w:szCs w:val="21"/>
        </w:rPr>
        <w:t>曲线</w:t>
      </w:r>
    </w:p>
    <w:p w14:paraId="38642F66"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plt.plot(data[</w:t>
      </w:r>
      <w:r w:rsidRPr="0037559F">
        <w:rPr>
          <w:rFonts w:ascii="Consolas" w:hAnsi="Consolas" w:cs="宋体"/>
          <w:color w:val="50A14F"/>
          <w:kern w:val="0"/>
          <w:sz w:val="21"/>
          <w:szCs w:val="21"/>
        </w:rPr>
        <w:t>'FPR'</w:t>
      </w:r>
      <w:r w:rsidRPr="0037559F">
        <w:rPr>
          <w:rFonts w:ascii="Consolas" w:hAnsi="Consolas" w:cs="宋体"/>
          <w:color w:val="383A42"/>
          <w:kern w:val="0"/>
          <w:sz w:val="21"/>
          <w:szCs w:val="21"/>
        </w:rPr>
        <w:t>], data[</w:t>
      </w:r>
      <w:r w:rsidRPr="0037559F">
        <w:rPr>
          <w:rFonts w:ascii="Consolas" w:hAnsi="Consolas" w:cs="宋体"/>
          <w:color w:val="50A14F"/>
          <w:kern w:val="0"/>
          <w:sz w:val="21"/>
          <w:szCs w:val="21"/>
        </w:rPr>
        <w:t>'TPR'</w:t>
      </w:r>
      <w:r w:rsidRPr="0037559F">
        <w:rPr>
          <w:rFonts w:ascii="Consolas" w:hAnsi="Consolas" w:cs="宋体"/>
          <w:color w:val="383A42"/>
          <w:kern w:val="0"/>
          <w:sz w:val="21"/>
          <w:szCs w:val="21"/>
        </w:rPr>
        <w:t>], label=label)</w:t>
      </w:r>
    </w:p>
    <w:p w14:paraId="767B3F42"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136B3B2"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设置标签和标题</w:t>
      </w:r>
    </w:p>
    <w:p w14:paraId="5A98A315"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plt.xlabel(</w:t>
      </w:r>
      <w:r w:rsidRPr="0037559F">
        <w:rPr>
          <w:rFonts w:ascii="Consolas" w:hAnsi="Consolas" w:cs="宋体"/>
          <w:color w:val="50A14F"/>
          <w:kern w:val="0"/>
          <w:sz w:val="21"/>
          <w:szCs w:val="21"/>
        </w:rPr>
        <w:t>'</w:t>
      </w:r>
      <w:r w:rsidRPr="0037559F">
        <w:rPr>
          <w:rFonts w:ascii="Consolas" w:hAnsi="Consolas" w:cs="宋体"/>
          <w:color w:val="50A14F"/>
          <w:kern w:val="0"/>
          <w:sz w:val="21"/>
          <w:szCs w:val="21"/>
        </w:rPr>
        <w:t>假阳性率</w:t>
      </w:r>
      <w:r w:rsidRPr="0037559F">
        <w:rPr>
          <w:rFonts w:ascii="Consolas" w:hAnsi="Consolas" w:cs="宋体"/>
          <w:color w:val="50A14F"/>
          <w:kern w:val="0"/>
          <w:sz w:val="21"/>
          <w:szCs w:val="21"/>
        </w:rPr>
        <w:t xml:space="preserve"> (FPR)'</w:t>
      </w:r>
      <w:r w:rsidRPr="0037559F">
        <w:rPr>
          <w:rFonts w:ascii="Consolas" w:hAnsi="Consolas" w:cs="宋体"/>
          <w:color w:val="383A42"/>
          <w:kern w:val="0"/>
          <w:sz w:val="21"/>
          <w:szCs w:val="21"/>
        </w:rPr>
        <w:t>)</w:t>
      </w:r>
    </w:p>
    <w:p w14:paraId="2CB53A5E"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plt.ylabel(</w:t>
      </w:r>
      <w:r w:rsidRPr="0037559F">
        <w:rPr>
          <w:rFonts w:ascii="Consolas" w:hAnsi="Consolas" w:cs="宋体"/>
          <w:color w:val="50A14F"/>
          <w:kern w:val="0"/>
          <w:sz w:val="21"/>
          <w:szCs w:val="21"/>
        </w:rPr>
        <w:t>'</w:t>
      </w:r>
      <w:r w:rsidRPr="0037559F">
        <w:rPr>
          <w:rFonts w:ascii="Consolas" w:hAnsi="Consolas" w:cs="宋体"/>
          <w:color w:val="50A14F"/>
          <w:kern w:val="0"/>
          <w:sz w:val="21"/>
          <w:szCs w:val="21"/>
        </w:rPr>
        <w:t>真正率</w:t>
      </w:r>
      <w:r w:rsidRPr="0037559F">
        <w:rPr>
          <w:rFonts w:ascii="Consolas" w:hAnsi="Consolas" w:cs="宋体"/>
          <w:color w:val="50A14F"/>
          <w:kern w:val="0"/>
          <w:sz w:val="21"/>
          <w:szCs w:val="21"/>
        </w:rPr>
        <w:t xml:space="preserve"> (TPR)'</w:t>
      </w:r>
      <w:r w:rsidRPr="0037559F">
        <w:rPr>
          <w:rFonts w:ascii="Consolas" w:hAnsi="Consolas" w:cs="宋体"/>
          <w:color w:val="383A42"/>
          <w:kern w:val="0"/>
          <w:sz w:val="21"/>
          <w:szCs w:val="21"/>
        </w:rPr>
        <w:t>)</w:t>
      </w:r>
    </w:p>
    <w:p w14:paraId="3F8CE48A"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plt.title(</w:t>
      </w:r>
      <w:r w:rsidRPr="0037559F">
        <w:rPr>
          <w:rFonts w:ascii="Consolas" w:hAnsi="Consolas" w:cs="宋体"/>
          <w:color w:val="50A14F"/>
          <w:kern w:val="0"/>
          <w:sz w:val="21"/>
          <w:szCs w:val="21"/>
        </w:rPr>
        <w:t>f'</w:t>
      </w:r>
      <w:r w:rsidRPr="0037559F">
        <w:rPr>
          <w:rFonts w:ascii="Consolas" w:hAnsi="Consolas" w:cs="宋体"/>
          <w:color w:val="E45649"/>
          <w:kern w:val="0"/>
          <w:sz w:val="21"/>
          <w:szCs w:val="21"/>
        </w:rPr>
        <w:t>{label}</w:t>
      </w:r>
      <w:r w:rsidRPr="0037559F">
        <w:rPr>
          <w:rFonts w:ascii="Consolas" w:hAnsi="Consolas" w:cs="宋体"/>
          <w:color w:val="50A14F"/>
          <w:kern w:val="0"/>
          <w:sz w:val="21"/>
          <w:szCs w:val="21"/>
        </w:rPr>
        <w:t>的</w:t>
      </w:r>
      <w:r w:rsidRPr="0037559F">
        <w:rPr>
          <w:rFonts w:ascii="Consolas" w:hAnsi="Consolas" w:cs="宋体"/>
          <w:color w:val="50A14F"/>
          <w:kern w:val="0"/>
          <w:sz w:val="21"/>
          <w:szCs w:val="21"/>
        </w:rPr>
        <w:t>ROC</w:t>
      </w:r>
      <w:r w:rsidRPr="0037559F">
        <w:rPr>
          <w:rFonts w:ascii="Consolas" w:hAnsi="Consolas" w:cs="宋体"/>
          <w:color w:val="50A14F"/>
          <w:kern w:val="0"/>
          <w:sz w:val="21"/>
          <w:szCs w:val="21"/>
        </w:rPr>
        <w:t>曲线</w:t>
      </w:r>
      <w:r w:rsidRPr="0037559F">
        <w:rPr>
          <w:rFonts w:ascii="Consolas" w:hAnsi="Consolas" w:cs="宋体"/>
          <w:color w:val="50A14F"/>
          <w:kern w:val="0"/>
          <w:sz w:val="21"/>
          <w:szCs w:val="21"/>
        </w:rPr>
        <w:t>'</w:t>
      </w:r>
      <w:r w:rsidRPr="0037559F">
        <w:rPr>
          <w:rFonts w:ascii="Consolas" w:hAnsi="Consolas" w:cs="宋体"/>
          <w:color w:val="383A42"/>
          <w:kern w:val="0"/>
          <w:sz w:val="21"/>
          <w:szCs w:val="21"/>
        </w:rPr>
        <w:t>)</w:t>
      </w:r>
    </w:p>
    <w:p w14:paraId="1B286B69"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8AD567C"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显示图例</w:t>
      </w:r>
    </w:p>
    <w:p w14:paraId="2CDBCDDB"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plt.legend()</w:t>
      </w:r>
    </w:p>
    <w:p w14:paraId="07751950"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258C1DE"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保存图片</w:t>
      </w:r>
    </w:p>
    <w:p w14:paraId="12123725"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lastRenderedPageBreak/>
        <w:t xml:space="preserve">    plt.savefig(save_path, dpi=</w:t>
      </w:r>
      <w:r w:rsidRPr="0037559F">
        <w:rPr>
          <w:rFonts w:ascii="Consolas" w:hAnsi="Consolas" w:cs="宋体"/>
          <w:color w:val="986801"/>
          <w:kern w:val="0"/>
          <w:sz w:val="21"/>
          <w:szCs w:val="21"/>
        </w:rPr>
        <w:t>300</w:t>
      </w:r>
      <w:r w:rsidRPr="0037559F">
        <w:rPr>
          <w:rFonts w:ascii="Consolas" w:hAnsi="Consolas" w:cs="宋体"/>
          <w:color w:val="383A42"/>
          <w:kern w:val="0"/>
          <w:sz w:val="21"/>
          <w:szCs w:val="21"/>
        </w:rPr>
        <w:t>, bbox_inches=</w:t>
      </w:r>
      <w:r w:rsidRPr="0037559F">
        <w:rPr>
          <w:rFonts w:ascii="Consolas" w:hAnsi="Consolas" w:cs="宋体"/>
          <w:color w:val="50A14F"/>
          <w:kern w:val="0"/>
          <w:sz w:val="21"/>
          <w:szCs w:val="21"/>
        </w:rPr>
        <w:t>'tight'</w:t>
      </w:r>
      <w:r w:rsidRPr="0037559F">
        <w:rPr>
          <w:rFonts w:ascii="Consolas" w:hAnsi="Consolas" w:cs="宋体"/>
          <w:color w:val="383A42"/>
          <w:kern w:val="0"/>
          <w:sz w:val="21"/>
          <w:szCs w:val="21"/>
        </w:rPr>
        <w:t>)</w:t>
      </w:r>
    </w:p>
    <w:p w14:paraId="5FDA4395"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35F8D5C"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关闭当前图形，以便后续绘图不被干扰</w:t>
      </w:r>
    </w:p>
    <w:p w14:paraId="13BEE149"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plt.close()</w:t>
      </w:r>
    </w:p>
    <w:p w14:paraId="1CD55F59"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0B7AB27"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调用函数进行绘制并保存所有曲线到一张图</w:t>
      </w:r>
    </w:p>
    <w:p w14:paraId="612DDE7E"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plot_and_save_all_roc()</w:t>
      </w:r>
    </w:p>
    <w:p w14:paraId="37BD741F"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A1C95C3"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分别绘制并保存每个单独的曲线到</w:t>
      </w:r>
      <w:r w:rsidRPr="0037559F">
        <w:rPr>
          <w:rFonts w:ascii="Consolas" w:hAnsi="Consolas" w:cs="宋体"/>
          <w:i/>
          <w:iCs/>
          <w:color w:val="A0A1A7"/>
          <w:kern w:val="0"/>
          <w:sz w:val="21"/>
          <w:szCs w:val="21"/>
        </w:rPr>
        <w:t>result</w:t>
      </w:r>
      <w:r w:rsidRPr="0037559F">
        <w:rPr>
          <w:rFonts w:ascii="Consolas" w:hAnsi="Consolas" w:cs="宋体"/>
          <w:i/>
          <w:iCs/>
          <w:color w:val="A0A1A7"/>
          <w:kern w:val="0"/>
          <w:sz w:val="21"/>
          <w:szCs w:val="21"/>
        </w:rPr>
        <w:t>目录</w:t>
      </w:r>
    </w:p>
    <w:p w14:paraId="35AA4523"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plot_and_save_roc(os.path.join(data_dir, </w:t>
      </w:r>
      <w:r w:rsidRPr="0037559F">
        <w:rPr>
          <w:rFonts w:ascii="Consolas" w:hAnsi="Consolas" w:cs="宋体"/>
          <w:color w:val="50A14F"/>
          <w:kern w:val="0"/>
          <w:sz w:val="21"/>
          <w:szCs w:val="21"/>
        </w:rPr>
        <w:t>'linear_roc_curve_data.csv'</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w:t>
      </w:r>
      <w:r w:rsidRPr="0037559F">
        <w:rPr>
          <w:rFonts w:ascii="Consolas" w:hAnsi="Consolas" w:cs="宋体"/>
          <w:color w:val="50A14F"/>
          <w:kern w:val="0"/>
          <w:sz w:val="21"/>
          <w:szCs w:val="21"/>
        </w:rPr>
        <w:t>线性核</w:t>
      </w:r>
      <w:r w:rsidRPr="0037559F">
        <w:rPr>
          <w:rFonts w:ascii="Consolas" w:hAnsi="Consolas" w:cs="宋体"/>
          <w:color w:val="50A14F"/>
          <w:kern w:val="0"/>
          <w:sz w:val="21"/>
          <w:szCs w:val="21"/>
        </w:rPr>
        <w:t>'</w:t>
      </w:r>
      <w:r w:rsidRPr="0037559F">
        <w:rPr>
          <w:rFonts w:ascii="Consolas" w:hAnsi="Consolas" w:cs="宋体"/>
          <w:color w:val="383A42"/>
          <w:kern w:val="0"/>
          <w:sz w:val="21"/>
          <w:szCs w:val="21"/>
        </w:rPr>
        <w:t xml:space="preserve">, os.path.join(result_dir, </w:t>
      </w:r>
      <w:r w:rsidRPr="0037559F">
        <w:rPr>
          <w:rFonts w:ascii="Consolas" w:hAnsi="Consolas" w:cs="宋体"/>
          <w:color w:val="50A14F"/>
          <w:kern w:val="0"/>
          <w:sz w:val="21"/>
          <w:szCs w:val="21"/>
        </w:rPr>
        <w:t>'linear_roc_curve.png'</w:t>
      </w:r>
      <w:r w:rsidRPr="0037559F">
        <w:rPr>
          <w:rFonts w:ascii="Consolas" w:hAnsi="Consolas" w:cs="宋体"/>
          <w:color w:val="383A42"/>
          <w:kern w:val="0"/>
          <w:sz w:val="21"/>
          <w:szCs w:val="21"/>
        </w:rPr>
        <w:t>))</w:t>
      </w:r>
    </w:p>
    <w:p w14:paraId="602B2DC0"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plot_and_save_roc(os.path.join(data_dir, </w:t>
      </w:r>
      <w:r w:rsidRPr="0037559F">
        <w:rPr>
          <w:rFonts w:ascii="Consolas" w:hAnsi="Consolas" w:cs="宋体"/>
          <w:color w:val="50A14F"/>
          <w:kern w:val="0"/>
          <w:sz w:val="21"/>
          <w:szCs w:val="21"/>
        </w:rPr>
        <w:t>'poly_roc_curve_data.csv'</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w:t>
      </w:r>
      <w:r w:rsidRPr="0037559F">
        <w:rPr>
          <w:rFonts w:ascii="Consolas" w:hAnsi="Consolas" w:cs="宋体"/>
          <w:color w:val="50A14F"/>
          <w:kern w:val="0"/>
          <w:sz w:val="21"/>
          <w:szCs w:val="21"/>
        </w:rPr>
        <w:t>多项式核</w:t>
      </w:r>
      <w:r w:rsidRPr="0037559F">
        <w:rPr>
          <w:rFonts w:ascii="Consolas" w:hAnsi="Consolas" w:cs="宋体"/>
          <w:color w:val="50A14F"/>
          <w:kern w:val="0"/>
          <w:sz w:val="21"/>
          <w:szCs w:val="21"/>
        </w:rPr>
        <w:t>'</w:t>
      </w:r>
      <w:r w:rsidRPr="0037559F">
        <w:rPr>
          <w:rFonts w:ascii="Consolas" w:hAnsi="Consolas" w:cs="宋体"/>
          <w:color w:val="383A42"/>
          <w:kern w:val="0"/>
          <w:sz w:val="21"/>
          <w:szCs w:val="21"/>
        </w:rPr>
        <w:t xml:space="preserve">, os.path.join(result_dir, </w:t>
      </w:r>
      <w:r w:rsidRPr="0037559F">
        <w:rPr>
          <w:rFonts w:ascii="Consolas" w:hAnsi="Consolas" w:cs="宋体"/>
          <w:color w:val="50A14F"/>
          <w:kern w:val="0"/>
          <w:sz w:val="21"/>
          <w:szCs w:val="21"/>
        </w:rPr>
        <w:t>'poly_roc_curve.png'</w:t>
      </w:r>
      <w:r w:rsidRPr="0037559F">
        <w:rPr>
          <w:rFonts w:ascii="Consolas" w:hAnsi="Consolas" w:cs="宋体"/>
          <w:color w:val="383A42"/>
          <w:kern w:val="0"/>
          <w:sz w:val="21"/>
          <w:szCs w:val="21"/>
        </w:rPr>
        <w:t>))</w:t>
      </w:r>
    </w:p>
    <w:p w14:paraId="7386F703"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plot_and_save_roc(os.path.join(data_dir, </w:t>
      </w:r>
      <w:r w:rsidRPr="0037559F">
        <w:rPr>
          <w:rFonts w:ascii="Consolas" w:hAnsi="Consolas" w:cs="宋体"/>
          <w:color w:val="50A14F"/>
          <w:kern w:val="0"/>
          <w:sz w:val="21"/>
          <w:szCs w:val="21"/>
        </w:rPr>
        <w:t>'rbf_roc_curve_data.csv'</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'RBF</w:t>
      </w:r>
      <w:r w:rsidRPr="0037559F">
        <w:rPr>
          <w:rFonts w:ascii="Consolas" w:hAnsi="Consolas" w:cs="宋体"/>
          <w:color w:val="50A14F"/>
          <w:kern w:val="0"/>
          <w:sz w:val="21"/>
          <w:szCs w:val="21"/>
        </w:rPr>
        <w:t>核</w:t>
      </w:r>
      <w:r w:rsidRPr="0037559F">
        <w:rPr>
          <w:rFonts w:ascii="Consolas" w:hAnsi="Consolas" w:cs="宋体"/>
          <w:color w:val="50A14F"/>
          <w:kern w:val="0"/>
          <w:sz w:val="21"/>
          <w:szCs w:val="21"/>
        </w:rPr>
        <w:t>'</w:t>
      </w:r>
      <w:r w:rsidRPr="0037559F">
        <w:rPr>
          <w:rFonts w:ascii="Consolas" w:hAnsi="Consolas" w:cs="宋体"/>
          <w:color w:val="383A42"/>
          <w:kern w:val="0"/>
          <w:sz w:val="21"/>
          <w:szCs w:val="21"/>
        </w:rPr>
        <w:t xml:space="preserve">, os.path.join(result_dir, </w:t>
      </w:r>
      <w:r w:rsidRPr="0037559F">
        <w:rPr>
          <w:rFonts w:ascii="Consolas" w:hAnsi="Consolas" w:cs="宋体"/>
          <w:color w:val="50A14F"/>
          <w:kern w:val="0"/>
          <w:sz w:val="21"/>
          <w:szCs w:val="21"/>
        </w:rPr>
        <w:t>'rbf_roc_curve.png'</w:t>
      </w:r>
      <w:r w:rsidRPr="0037559F">
        <w:rPr>
          <w:rFonts w:ascii="Consolas" w:hAnsi="Consolas" w:cs="宋体"/>
          <w:color w:val="383A42"/>
          <w:kern w:val="0"/>
          <w:sz w:val="21"/>
          <w:szCs w:val="21"/>
        </w:rPr>
        <w:t>))</w:t>
      </w:r>
    </w:p>
    <w:p w14:paraId="1BBF2D3F"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plot_and_save_roc(os.path.join(data_dir, </w:t>
      </w:r>
      <w:r w:rsidRPr="0037559F">
        <w:rPr>
          <w:rFonts w:ascii="Consolas" w:hAnsi="Consolas" w:cs="宋体"/>
          <w:color w:val="50A14F"/>
          <w:kern w:val="0"/>
          <w:sz w:val="21"/>
          <w:szCs w:val="21"/>
        </w:rPr>
        <w:t>'roc_values.csv'</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'BP'</w:t>
      </w:r>
      <w:r w:rsidRPr="0037559F">
        <w:rPr>
          <w:rFonts w:ascii="Consolas" w:hAnsi="Consolas" w:cs="宋体"/>
          <w:color w:val="383A42"/>
          <w:kern w:val="0"/>
          <w:sz w:val="21"/>
          <w:szCs w:val="21"/>
        </w:rPr>
        <w:t xml:space="preserve">, os.path.join(result_dir, </w:t>
      </w:r>
      <w:r w:rsidRPr="0037559F">
        <w:rPr>
          <w:rFonts w:ascii="Consolas" w:hAnsi="Consolas" w:cs="宋体"/>
          <w:color w:val="50A14F"/>
          <w:kern w:val="0"/>
          <w:sz w:val="21"/>
          <w:szCs w:val="21"/>
        </w:rPr>
        <w:t>'bp_roc_curve.png'</w:t>
      </w:r>
      <w:r w:rsidRPr="0037559F">
        <w:rPr>
          <w:rFonts w:ascii="Consolas" w:hAnsi="Consolas" w:cs="宋体"/>
          <w:color w:val="383A42"/>
          <w:kern w:val="0"/>
          <w:sz w:val="21"/>
          <w:szCs w:val="21"/>
        </w:rPr>
        <w:t>))</w:t>
      </w:r>
    </w:p>
    <w:p w14:paraId="178B6F87" w14:textId="77777777" w:rsidR="0037559F" w:rsidRDefault="0037559F" w:rsidP="0037559F">
      <w:pPr>
        <w:ind w:firstLineChars="0" w:firstLine="0"/>
      </w:pPr>
    </w:p>
    <w:p w14:paraId="0DBB191B" w14:textId="22600A38" w:rsidR="0037559F" w:rsidRDefault="0037559F" w:rsidP="00EE555E">
      <w:pPr>
        <w:pStyle w:val="3"/>
        <w:numPr>
          <w:ilvl w:val="0"/>
          <w:numId w:val="0"/>
        </w:numPr>
      </w:pPr>
      <w:bookmarkStart w:id="47" w:name="_Toc180788510"/>
      <w:r>
        <w:rPr>
          <w:rFonts w:hint="eastAsia"/>
        </w:rPr>
        <w:t>②</w:t>
      </w:r>
      <w:r>
        <w:rPr>
          <w:rFonts w:hint="eastAsia"/>
        </w:rPr>
        <w:t>main.py</w:t>
      </w:r>
      <w:r>
        <w:rPr>
          <w:rFonts w:hint="eastAsia"/>
        </w:rPr>
        <w:t>（数据可视化）</w:t>
      </w:r>
      <w:bookmarkEnd w:id="47"/>
    </w:p>
    <w:p w14:paraId="44926F9A"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420"/>
        <w:jc w:val="left"/>
        <w:rPr>
          <w:rFonts w:ascii="Consolas" w:hAnsi="Consolas" w:cs="宋体"/>
          <w:color w:val="383A42"/>
          <w:kern w:val="0"/>
          <w:sz w:val="21"/>
          <w:szCs w:val="21"/>
        </w:rPr>
      </w:pPr>
      <w:r w:rsidRPr="0037559F">
        <w:rPr>
          <w:rFonts w:ascii="Consolas" w:hAnsi="Consolas" w:cs="宋体"/>
          <w:color w:val="A626A4"/>
          <w:kern w:val="0"/>
          <w:sz w:val="21"/>
          <w:szCs w:val="21"/>
        </w:rPr>
        <w:t>import</w:t>
      </w:r>
      <w:r w:rsidRPr="0037559F">
        <w:rPr>
          <w:rFonts w:ascii="Consolas" w:hAnsi="Consolas" w:cs="宋体"/>
          <w:color w:val="383A42"/>
          <w:kern w:val="0"/>
          <w:sz w:val="21"/>
          <w:szCs w:val="21"/>
        </w:rPr>
        <w:t xml:space="preserve"> pandas </w:t>
      </w:r>
      <w:r w:rsidRPr="0037559F">
        <w:rPr>
          <w:rFonts w:ascii="Consolas" w:hAnsi="Consolas" w:cs="宋体"/>
          <w:color w:val="A626A4"/>
          <w:kern w:val="0"/>
          <w:sz w:val="21"/>
          <w:szCs w:val="21"/>
        </w:rPr>
        <w:t>as</w:t>
      </w:r>
      <w:r w:rsidRPr="0037559F">
        <w:rPr>
          <w:rFonts w:ascii="Consolas" w:hAnsi="Consolas" w:cs="宋体"/>
          <w:color w:val="383A42"/>
          <w:kern w:val="0"/>
          <w:sz w:val="21"/>
          <w:szCs w:val="21"/>
        </w:rPr>
        <w:t xml:space="preserve"> pd</w:t>
      </w:r>
    </w:p>
    <w:p w14:paraId="40D02FC7"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A626A4"/>
          <w:kern w:val="0"/>
          <w:sz w:val="21"/>
          <w:szCs w:val="21"/>
        </w:rPr>
        <w:t>import</w:t>
      </w:r>
      <w:r w:rsidRPr="0037559F">
        <w:rPr>
          <w:rFonts w:ascii="Consolas" w:hAnsi="Consolas" w:cs="宋体"/>
          <w:color w:val="383A42"/>
          <w:kern w:val="0"/>
          <w:sz w:val="21"/>
          <w:szCs w:val="21"/>
        </w:rPr>
        <w:t xml:space="preserve"> matplotlib.pyplot </w:t>
      </w:r>
      <w:r w:rsidRPr="0037559F">
        <w:rPr>
          <w:rFonts w:ascii="Consolas" w:hAnsi="Consolas" w:cs="宋体"/>
          <w:color w:val="A626A4"/>
          <w:kern w:val="0"/>
          <w:sz w:val="21"/>
          <w:szCs w:val="21"/>
        </w:rPr>
        <w:t>as</w:t>
      </w:r>
      <w:r w:rsidRPr="0037559F">
        <w:rPr>
          <w:rFonts w:ascii="Consolas" w:hAnsi="Consolas" w:cs="宋体"/>
          <w:color w:val="383A42"/>
          <w:kern w:val="0"/>
          <w:sz w:val="21"/>
          <w:szCs w:val="21"/>
        </w:rPr>
        <w:t xml:space="preserve"> plt</w:t>
      </w:r>
    </w:p>
    <w:p w14:paraId="0DC5AE0D"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A626A4"/>
          <w:kern w:val="0"/>
          <w:sz w:val="21"/>
          <w:szCs w:val="21"/>
        </w:rPr>
        <w:t>import</w:t>
      </w:r>
      <w:r w:rsidRPr="0037559F">
        <w:rPr>
          <w:rFonts w:ascii="Consolas" w:hAnsi="Consolas" w:cs="宋体"/>
          <w:color w:val="383A42"/>
          <w:kern w:val="0"/>
          <w:sz w:val="21"/>
          <w:szCs w:val="21"/>
        </w:rPr>
        <w:t xml:space="preserve"> seaborn </w:t>
      </w:r>
      <w:r w:rsidRPr="0037559F">
        <w:rPr>
          <w:rFonts w:ascii="Consolas" w:hAnsi="Consolas" w:cs="宋体"/>
          <w:color w:val="A626A4"/>
          <w:kern w:val="0"/>
          <w:sz w:val="21"/>
          <w:szCs w:val="21"/>
        </w:rPr>
        <w:t>as</w:t>
      </w:r>
      <w:r w:rsidRPr="0037559F">
        <w:rPr>
          <w:rFonts w:ascii="Consolas" w:hAnsi="Consolas" w:cs="宋体"/>
          <w:color w:val="383A42"/>
          <w:kern w:val="0"/>
          <w:sz w:val="21"/>
          <w:szCs w:val="21"/>
        </w:rPr>
        <w:t xml:space="preserve"> sns</w:t>
      </w:r>
    </w:p>
    <w:p w14:paraId="73B2EA82"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A626A4"/>
          <w:kern w:val="0"/>
          <w:sz w:val="21"/>
          <w:szCs w:val="21"/>
        </w:rPr>
        <w:t>import</w:t>
      </w:r>
      <w:r w:rsidRPr="0037559F">
        <w:rPr>
          <w:rFonts w:ascii="Consolas" w:hAnsi="Consolas" w:cs="宋体"/>
          <w:color w:val="383A42"/>
          <w:kern w:val="0"/>
          <w:sz w:val="21"/>
          <w:szCs w:val="21"/>
        </w:rPr>
        <w:t xml:space="preserve"> os</w:t>
      </w:r>
    </w:p>
    <w:p w14:paraId="31DB6980"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96B191C"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创建结果保存目录</w:t>
      </w:r>
    </w:p>
    <w:p w14:paraId="2CAF1732"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result_dir = </w:t>
      </w:r>
      <w:r w:rsidRPr="0037559F">
        <w:rPr>
          <w:rFonts w:ascii="Consolas" w:hAnsi="Consolas" w:cs="宋体"/>
          <w:color w:val="50A14F"/>
          <w:kern w:val="0"/>
          <w:sz w:val="21"/>
          <w:szCs w:val="21"/>
        </w:rPr>
        <w:t>'./result'</w:t>
      </w:r>
    </w:p>
    <w:p w14:paraId="5419B2B4"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os.makedirs(result_dir, exist_ok=</w:t>
      </w:r>
      <w:r w:rsidRPr="0037559F">
        <w:rPr>
          <w:rFonts w:ascii="Consolas" w:hAnsi="Consolas" w:cs="宋体"/>
          <w:color w:val="0184BB"/>
          <w:kern w:val="0"/>
          <w:sz w:val="21"/>
          <w:szCs w:val="21"/>
        </w:rPr>
        <w:t>True</w:t>
      </w:r>
      <w:r w:rsidRPr="0037559F">
        <w:rPr>
          <w:rFonts w:ascii="Consolas" w:hAnsi="Consolas" w:cs="宋体"/>
          <w:color w:val="383A42"/>
          <w:kern w:val="0"/>
          <w:sz w:val="21"/>
          <w:szCs w:val="21"/>
        </w:rPr>
        <w:t>)</w:t>
      </w:r>
    </w:p>
    <w:p w14:paraId="78E97F8D"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0CF2E19"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result_M_dir = </w:t>
      </w:r>
      <w:r w:rsidRPr="0037559F">
        <w:rPr>
          <w:rFonts w:ascii="Consolas" w:hAnsi="Consolas" w:cs="宋体"/>
          <w:color w:val="50A14F"/>
          <w:kern w:val="0"/>
          <w:sz w:val="21"/>
          <w:szCs w:val="21"/>
        </w:rPr>
        <w:t>'./result/Model_only'</w:t>
      </w:r>
    </w:p>
    <w:p w14:paraId="172841E3"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os.makedirs(result_M_dir, exist_ok=</w:t>
      </w:r>
      <w:r w:rsidRPr="0037559F">
        <w:rPr>
          <w:rFonts w:ascii="Consolas" w:hAnsi="Consolas" w:cs="宋体"/>
          <w:color w:val="0184BB"/>
          <w:kern w:val="0"/>
          <w:sz w:val="21"/>
          <w:szCs w:val="21"/>
        </w:rPr>
        <w:t>True</w:t>
      </w:r>
      <w:r w:rsidRPr="0037559F">
        <w:rPr>
          <w:rFonts w:ascii="Consolas" w:hAnsi="Consolas" w:cs="宋体"/>
          <w:color w:val="383A42"/>
          <w:kern w:val="0"/>
          <w:sz w:val="21"/>
          <w:szCs w:val="21"/>
        </w:rPr>
        <w:t>)</w:t>
      </w:r>
    </w:p>
    <w:p w14:paraId="7E745BE8"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0F6C732"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result_Compare_dir = </w:t>
      </w:r>
      <w:r w:rsidRPr="0037559F">
        <w:rPr>
          <w:rFonts w:ascii="Consolas" w:hAnsi="Consolas" w:cs="宋体"/>
          <w:color w:val="50A14F"/>
          <w:kern w:val="0"/>
          <w:sz w:val="21"/>
          <w:szCs w:val="21"/>
        </w:rPr>
        <w:t>'./result/Model_Compare'</w:t>
      </w:r>
    </w:p>
    <w:p w14:paraId="2644A301"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os.makedirs(result_Compare_dir, exist_ok=</w:t>
      </w:r>
      <w:r w:rsidRPr="0037559F">
        <w:rPr>
          <w:rFonts w:ascii="Consolas" w:hAnsi="Consolas" w:cs="宋体"/>
          <w:color w:val="0184BB"/>
          <w:kern w:val="0"/>
          <w:sz w:val="21"/>
          <w:szCs w:val="21"/>
        </w:rPr>
        <w:t>True</w:t>
      </w:r>
      <w:r w:rsidRPr="0037559F">
        <w:rPr>
          <w:rFonts w:ascii="Consolas" w:hAnsi="Consolas" w:cs="宋体"/>
          <w:color w:val="383A42"/>
          <w:kern w:val="0"/>
          <w:sz w:val="21"/>
          <w:szCs w:val="21"/>
        </w:rPr>
        <w:t>)</w:t>
      </w:r>
    </w:p>
    <w:p w14:paraId="322E2F09"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0CF45A9"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读取表格文件</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假设文件名为</w:t>
      </w:r>
      <w:r w:rsidRPr="0037559F">
        <w:rPr>
          <w:rFonts w:ascii="Consolas" w:hAnsi="Consolas" w:cs="宋体"/>
          <w:i/>
          <w:iCs/>
          <w:color w:val="A0A1A7"/>
          <w:kern w:val="0"/>
          <w:sz w:val="21"/>
          <w:szCs w:val="21"/>
        </w:rPr>
        <w:t xml:space="preserve"> 'model_results.xlsx')</w:t>
      </w:r>
    </w:p>
    <w:p w14:paraId="1AB0329F"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如果是</w:t>
      </w:r>
      <w:r w:rsidRPr="0037559F">
        <w:rPr>
          <w:rFonts w:ascii="Consolas" w:hAnsi="Consolas" w:cs="宋体"/>
          <w:i/>
          <w:iCs/>
          <w:color w:val="A0A1A7"/>
          <w:kern w:val="0"/>
          <w:sz w:val="21"/>
          <w:szCs w:val="21"/>
        </w:rPr>
        <w:t>CSV</w:t>
      </w:r>
      <w:r w:rsidRPr="0037559F">
        <w:rPr>
          <w:rFonts w:ascii="Consolas" w:hAnsi="Consolas" w:cs="宋体"/>
          <w:i/>
          <w:iCs/>
          <w:color w:val="A0A1A7"/>
          <w:kern w:val="0"/>
          <w:sz w:val="21"/>
          <w:szCs w:val="21"/>
        </w:rPr>
        <w:t>文件，请将文件名和相应方法改为</w:t>
      </w:r>
      <w:r w:rsidRPr="0037559F">
        <w:rPr>
          <w:rFonts w:ascii="Consolas" w:hAnsi="Consolas" w:cs="宋体"/>
          <w:i/>
          <w:iCs/>
          <w:color w:val="A0A1A7"/>
          <w:kern w:val="0"/>
          <w:sz w:val="21"/>
          <w:szCs w:val="21"/>
        </w:rPr>
        <w:t xml:space="preserve"> read_csv</w:t>
      </w:r>
    </w:p>
    <w:p w14:paraId="7492C983"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data_bp = pd.read_csv(</w:t>
      </w:r>
      <w:r w:rsidRPr="0037559F">
        <w:rPr>
          <w:rFonts w:ascii="Consolas" w:hAnsi="Consolas" w:cs="宋体"/>
          <w:color w:val="50A14F"/>
          <w:kern w:val="0"/>
          <w:sz w:val="21"/>
          <w:szCs w:val="21"/>
        </w:rPr>
        <w:t>'./data/bp.csv'</w:t>
      </w:r>
      <w:r w:rsidRPr="0037559F">
        <w:rPr>
          <w:rFonts w:ascii="Consolas" w:hAnsi="Consolas" w:cs="宋体"/>
          <w:color w:val="383A42"/>
          <w:kern w:val="0"/>
          <w:sz w:val="21"/>
          <w:szCs w:val="21"/>
        </w:rPr>
        <w:t>)</w:t>
      </w:r>
    </w:p>
    <w:p w14:paraId="3E4998EE"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data_linear = pd.read_csv(</w:t>
      </w:r>
      <w:r w:rsidRPr="0037559F">
        <w:rPr>
          <w:rFonts w:ascii="Consolas" w:hAnsi="Consolas" w:cs="宋体"/>
          <w:color w:val="50A14F"/>
          <w:kern w:val="0"/>
          <w:sz w:val="21"/>
          <w:szCs w:val="21"/>
        </w:rPr>
        <w:t>'./data/linear.csv'</w:t>
      </w:r>
      <w:r w:rsidRPr="0037559F">
        <w:rPr>
          <w:rFonts w:ascii="Consolas" w:hAnsi="Consolas" w:cs="宋体"/>
          <w:color w:val="383A42"/>
          <w:kern w:val="0"/>
          <w:sz w:val="21"/>
          <w:szCs w:val="21"/>
        </w:rPr>
        <w:t>)</w:t>
      </w:r>
    </w:p>
    <w:p w14:paraId="287CC37F"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data_rbf = pd.read_csv(</w:t>
      </w:r>
      <w:r w:rsidRPr="0037559F">
        <w:rPr>
          <w:rFonts w:ascii="Consolas" w:hAnsi="Consolas" w:cs="宋体"/>
          <w:color w:val="50A14F"/>
          <w:kern w:val="0"/>
          <w:sz w:val="21"/>
          <w:szCs w:val="21"/>
        </w:rPr>
        <w:t>'./data/rbf.csv'</w:t>
      </w:r>
      <w:r w:rsidRPr="0037559F">
        <w:rPr>
          <w:rFonts w:ascii="Consolas" w:hAnsi="Consolas" w:cs="宋体"/>
          <w:color w:val="383A42"/>
          <w:kern w:val="0"/>
          <w:sz w:val="21"/>
          <w:szCs w:val="21"/>
        </w:rPr>
        <w:t>)</w:t>
      </w:r>
    </w:p>
    <w:p w14:paraId="55649B3A"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data_poly = pd.read_csv(</w:t>
      </w:r>
      <w:r w:rsidRPr="0037559F">
        <w:rPr>
          <w:rFonts w:ascii="Consolas" w:hAnsi="Consolas" w:cs="宋体"/>
          <w:color w:val="50A14F"/>
          <w:kern w:val="0"/>
          <w:sz w:val="21"/>
          <w:szCs w:val="21"/>
        </w:rPr>
        <w:t>'./data/poly.csv'</w:t>
      </w:r>
      <w:r w:rsidRPr="0037559F">
        <w:rPr>
          <w:rFonts w:ascii="Consolas" w:hAnsi="Consolas" w:cs="宋体"/>
          <w:color w:val="383A42"/>
          <w:kern w:val="0"/>
          <w:sz w:val="21"/>
          <w:szCs w:val="21"/>
        </w:rPr>
        <w:t>)</w:t>
      </w:r>
    </w:p>
    <w:p w14:paraId="0FA3F3D6"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FCE2492"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计算</w:t>
      </w:r>
      <w:r w:rsidRPr="0037559F">
        <w:rPr>
          <w:rFonts w:ascii="Consolas" w:hAnsi="Consolas" w:cs="宋体"/>
          <w:i/>
          <w:iCs/>
          <w:color w:val="A0A1A7"/>
          <w:kern w:val="0"/>
          <w:sz w:val="21"/>
          <w:szCs w:val="21"/>
        </w:rPr>
        <w:t xml:space="preserve"> Precision </w:t>
      </w:r>
      <w:r w:rsidRPr="0037559F">
        <w:rPr>
          <w:rFonts w:ascii="Consolas" w:hAnsi="Consolas" w:cs="宋体"/>
          <w:i/>
          <w:iCs/>
          <w:color w:val="A0A1A7"/>
          <w:kern w:val="0"/>
          <w:sz w:val="21"/>
          <w:szCs w:val="21"/>
        </w:rPr>
        <w:t>和</w:t>
      </w:r>
      <w:r w:rsidRPr="0037559F">
        <w:rPr>
          <w:rFonts w:ascii="Consolas" w:hAnsi="Consolas" w:cs="宋体"/>
          <w:i/>
          <w:iCs/>
          <w:color w:val="A0A1A7"/>
          <w:kern w:val="0"/>
          <w:sz w:val="21"/>
          <w:szCs w:val="21"/>
        </w:rPr>
        <w:t xml:space="preserve"> Recall</w:t>
      </w:r>
    </w:p>
    <w:p w14:paraId="425DC7FC"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data_bp[</w:t>
      </w:r>
      <w:r w:rsidRPr="0037559F">
        <w:rPr>
          <w:rFonts w:ascii="Consolas" w:hAnsi="Consolas" w:cs="宋体"/>
          <w:color w:val="50A14F"/>
          <w:kern w:val="0"/>
          <w:sz w:val="21"/>
          <w:szCs w:val="21"/>
        </w:rPr>
        <w:t>'Precision'</w:t>
      </w:r>
      <w:r w:rsidRPr="0037559F">
        <w:rPr>
          <w:rFonts w:ascii="Consolas" w:hAnsi="Consolas" w:cs="宋体"/>
          <w:color w:val="383A42"/>
          <w:kern w:val="0"/>
          <w:sz w:val="21"/>
          <w:szCs w:val="21"/>
        </w:rPr>
        <w:t>] = data_bp[</w:t>
      </w:r>
      <w:r w:rsidRPr="0037559F">
        <w:rPr>
          <w:rFonts w:ascii="Consolas" w:hAnsi="Consolas" w:cs="宋体"/>
          <w:color w:val="50A14F"/>
          <w:kern w:val="0"/>
          <w:sz w:val="21"/>
          <w:szCs w:val="21"/>
        </w:rPr>
        <w:t>'TP'</w:t>
      </w:r>
      <w:r w:rsidRPr="0037559F">
        <w:rPr>
          <w:rFonts w:ascii="Consolas" w:hAnsi="Consolas" w:cs="宋体"/>
          <w:color w:val="383A42"/>
          <w:kern w:val="0"/>
          <w:sz w:val="21"/>
          <w:szCs w:val="21"/>
        </w:rPr>
        <w:t>] / (data_bp[</w:t>
      </w:r>
      <w:r w:rsidRPr="0037559F">
        <w:rPr>
          <w:rFonts w:ascii="Consolas" w:hAnsi="Consolas" w:cs="宋体"/>
          <w:color w:val="50A14F"/>
          <w:kern w:val="0"/>
          <w:sz w:val="21"/>
          <w:szCs w:val="21"/>
        </w:rPr>
        <w:t>'TP'</w:t>
      </w:r>
      <w:r w:rsidRPr="0037559F">
        <w:rPr>
          <w:rFonts w:ascii="Consolas" w:hAnsi="Consolas" w:cs="宋体"/>
          <w:color w:val="383A42"/>
          <w:kern w:val="0"/>
          <w:sz w:val="21"/>
          <w:szCs w:val="21"/>
        </w:rPr>
        <w:t>] + data_bp[</w:t>
      </w:r>
      <w:r w:rsidRPr="0037559F">
        <w:rPr>
          <w:rFonts w:ascii="Consolas" w:hAnsi="Consolas" w:cs="宋体"/>
          <w:color w:val="50A14F"/>
          <w:kern w:val="0"/>
          <w:sz w:val="21"/>
          <w:szCs w:val="21"/>
        </w:rPr>
        <w:t>'FP'</w:t>
      </w:r>
      <w:r w:rsidRPr="0037559F">
        <w:rPr>
          <w:rFonts w:ascii="Consolas" w:hAnsi="Consolas" w:cs="宋体"/>
          <w:color w:val="383A42"/>
          <w:kern w:val="0"/>
          <w:sz w:val="21"/>
          <w:szCs w:val="21"/>
        </w:rPr>
        <w:t>])</w:t>
      </w:r>
    </w:p>
    <w:p w14:paraId="22CDEB4F"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data_bp[</w:t>
      </w:r>
      <w:r w:rsidRPr="0037559F">
        <w:rPr>
          <w:rFonts w:ascii="Consolas" w:hAnsi="Consolas" w:cs="宋体"/>
          <w:color w:val="50A14F"/>
          <w:kern w:val="0"/>
          <w:sz w:val="21"/>
          <w:szCs w:val="21"/>
        </w:rPr>
        <w:t>'Recall'</w:t>
      </w:r>
      <w:r w:rsidRPr="0037559F">
        <w:rPr>
          <w:rFonts w:ascii="Consolas" w:hAnsi="Consolas" w:cs="宋体"/>
          <w:color w:val="383A42"/>
          <w:kern w:val="0"/>
          <w:sz w:val="21"/>
          <w:szCs w:val="21"/>
        </w:rPr>
        <w:t>] = data_bp[</w:t>
      </w:r>
      <w:r w:rsidRPr="0037559F">
        <w:rPr>
          <w:rFonts w:ascii="Consolas" w:hAnsi="Consolas" w:cs="宋体"/>
          <w:color w:val="50A14F"/>
          <w:kern w:val="0"/>
          <w:sz w:val="21"/>
          <w:szCs w:val="21"/>
        </w:rPr>
        <w:t>'TP'</w:t>
      </w:r>
      <w:r w:rsidRPr="0037559F">
        <w:rPr>
          <w:rFonts w:ascii="Consolas" w:hAnsi="Consolas" w:cs="宋体"/>
          <w:color w:val="383A42"/>
          <w:kern w:val="0"/>
          <w:sz w:val="21"/>
          <w:szCs w:val="21"/>
        </w:rPr>
        <w:t>] / (data_bp[</w:t>
      </w:r>
      <w:r w:rsidRPr="0037559F">
        <w:rPr>
          <w:rFonts w:ascii="Consolas" w:hAnsi="Consolas" w:cs="宋体"/>
          <w:color w:val="50A14F"/>
          <w:kern w:val="0"/>
          <w:sz w:val="21"/>
          <w:szCs w:val="21"/>
        </w:rPr>
        <w:t>'TP'</w:t>
      </w:r>
      <w:r w:rsidRPr="0037559F">
        <w:rPr>
          <w:rFonts w:ascii="Consolas" w:hAnsi="Consolas" w:cs="宋体"/>
          <w:color w:val="383A42"/>
          <w:kern w:val="0"/>
          <w:sz w:val="21"/>
          <w:szCs w:val="21"/>
        </w:rPr>
        <w:t>] + data_bp[</w:t>
      </w:r>
      <w:r w:rsidRPr="0037559F">
        <w:rPr>
          <w:rFonts w:ascii="Consolas" w:hAnsi="Consolas" w:cs="宋体"/>
          <w:color w:val="50A14F"/>
          <w:kern w:val="0"/>
          <w:sz w:val="21"/>
          <w:szCs w:val="21"/>
        </w:rPr>
        <w:t>'FN'</w:t>
      </w:r>
      <w:r w:rsidRPr="0037559F">
        <w:rPr>
          <w:rFonts w:ascii="Consolas" w:hAnsi="Consolas" w:cs="宋体"/>
          <w:color w:val="383A42"/>
          <w:kern w:val="0"/>
          <w:sz w:val="21"/>
          <w:szCs w:val="21"/>
        </w:rPr>
        <w:t>])</w:t>
      </w:r>
    </w:p>
    <w:p w14:paraId="50C90A98"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BA83B57"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data_linear[</w:t>
      </w:r>
      <w:r w:rsidRPr="0037559F">
        <w:rPr>
          <w:rFonts w:ascii="Consolas" w:hAnsi="Consolas" w:cs="宋体"/>
          <w:color w:val="50A14F"/>
          <w:kern w:val="0"/>
          <w:sz w:val="21"/>
          <w:szCs w:val="21"/>
        </w:rPr>
        <w:t>'Precision'</w:t>
      </w:r>
      <w:r w:rsidRPr="0037559F">
        <w:rPr>
          <w:rFonts w:ascii="Consolas" w:hAnsi="Consolas" w:cs="宋体"/>
          <w:color w:val="383A42"/>
          <w:kern w:val="0"/>
          <w:sz w:val="21"/>
          <w:szCs w:val="21"/>
        </w:rPr>
        <w:t>] = data_linear[</w:t>
      </w:r>
      <w:r w:rsidRPr="0037559F">
        <w:rPr>
          <w:rFonts w:ascii="Consolas" w:hAnsi="Consolas" w:cs="宋体"/>
          <w:color w:val="50A14F"/>
          <w:kern w:val="0"/>
          <w:sz w:val="21"/>
          <w:szCs w:val="21"/>
        </w:rPr>
        <w:t>'TP'</w:t>
      </w:r>
      <w:r w:rsidRPr="0037559F">
        <w:rPr>
          <w:rFonts w:ascii="Consolas" w:hAnsi="Consolas" w:cs="宋体"/>
          <w:color w:val="383A42"/>
          <w:kern w:val="0"/>
          <w:sz w:val="21"/>
          <w:szCs w:val="21"/>
        </w:rPr>
        <w:t>] / (data_linear[</w:t>
      </w:r>
      <w:r w:rsidRPr="0037559F">
        <w:rPr>
          <w:rFonts w:ascii="Consolas" w:hAnsi="Consolas" w:cs="宋体"/>
          <w:color w:val="50A14F"/>
          <w:kern w:val="0"/>
          <w:sz w:val="21"/>
          <w:szCs w:val="21"/>
        </w:rPr>
        <w:t>'TP'</w:t>
      </w:r>
      <w:r w:rsidRPr="0037559F">
        <w:rPr>
          <w:rFonts w:ascii="Consolas" w:hAnsi="Consolas" w:cs="宋体"/>
          <w:color w:val="383A42"/>
          <w:kern w:val="0"/>
          <w:sz w:val="21"/>
          <w:szCs w:val="21"/>
        </w:rPr>
        <w:t>] + data_linear[</w:t>
      </w:r>
      <w:r w:rsidRPr="0037559F">
        <w:rPr>
          <w:rFonts w:ascii="Consolas" w:hAnsi="Consolas" w:cs="宋体"/>
          <w:color w:val="50A14F"/>
          <w:kern w:val="0"/>
          <w:sz w:val="21"/>
          <w:szCs w:val="21"/>
        </w:rPr>
        <w:t>'FP'</w:t>
      </w:r>
      <w:r w:rsidRPr="0037559F">
        <w:rPr>
          <w:rFonts w:ascii="Consolas" w:hAnsi="Consolas" w:cs="宋体"/>
          <w:color w:val="383A42"/>
          <w:kern w:val="0"/>
          <w:sz w:val="21"/>
          <w:szCs w:val="21"/>
        </w:rPr>
        <w:t>])</w:t>
      </w:r>
    </w:p>
    <w:p w14:paraId="0FF95572"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data_linear[</w:t>
      </w:r>
      <w:r w:rsidRPr="0037559F">
        <w:rPr>
          <w:rFonts w:ascii="Consolas" w:hAnsi="Consolas" w:cs="宋体"/>
          <w:color w:val="50A14F"/>
          <w:kern w:val="0"/>
          <w:sz w:val="21"/>
          <w:szCs w:val="21"/>
        </w:rPr>
        <w:t>'Recall'</w:t>
      </w:r>
      <w:r w:rsidRPr="0037559F">
        <w:rPr>
          <w:rFonts w:ascii="Consolas" w:hAnsi="Consolas" w:cs="宋体"/>
          <w:color w:val="383A42"/>
          <w:kern w:val="0"/>
          <w:sz w:val="21"/>
          <w:szCs w:val="21"/>
        </w:rPr>
        <w:t>] = data_linear[</w:t>
      </w:r>
      <w:r w:rsidRPr="0037559F">
        <w:rPr>
          <w:rFonts w:ascii="Consolas" w:hAnsi="Consolas" w:cs="宋体"/>
          <w:color w:val="50A14F"/>
          <w:kern w:val="0"/>
          <w:sz w:val="21"/>
          <w:szCs w:val="21"/>
        </w:rPr>
        <w:t>'TP'</w:t>
      </w:r>
      <w:r w:rsidRPr="0037559F">
        <w:rPr>
          <w:rFonts w:ascii="Consolas" w:hAnsi="Consolas" w:cs="宋体"/>
          <w:color w:val="383A42"/>
          <w:kern w:val="0"/>
          <w:sz w:val="21"/>
          <w:szCs w:val="21"/>
        </w:rPr>
        <w:t>] / (data_linear[</w:t>
      </w:r>
      <w:r w:rsidRPr="0037559F">
        <w:rPr>
          <w:rFonts w:ascii="Consolas" w:hAnsi="Consolas" w:cs="宋体"/>
          <w:color w:val="50A14F"/>
          <w:kern w:val="0"/>
          <w:sz w:val="21"/>
          <w:szCs w:val="21"/>
        </w:rPr>
        <w:t>'TP'</w:t>
      </w:r>
      <w:r w:rsidRPr="0037559F">
        <w:rPr>
          <w:rFonts w:ascii="Consolas" w:hAnsi="Consolas" w:cs="宋体"/>
          <w:color w:val="383A42"/>
          <w:kern w:val="0"/>
          <w:sz w:val="21"/>
          <w:szCs w:val="21"/>
        </w:rPr>
        <w:t>] + data_linear[</w:t>
      </w:r>
      <w:r w:rsidRPr="0037559F">
        <w:rPr>
          <w:rFonts w:ascii="Consolas" w:hAnsi="Consolas" w:cs="宋体"/>
          <w:color w:val="50A14F"/>
          <w:kern w:val="0"/>
          <w:sz w:val="21"/>
          <w:szCs w:val="21"/>
        </w:rPr>
        <w:t>'FN'</w:t>
      </w:r>
      <w:r w:rsidRPr="0037559F">
        <w:rPr>
          <w:rFonts w:ascii="Consolas" w:hAnsi="Consolas" w:cs="宋体"/>
          <w:color w:val="383A42"/>
          <w:kern w:val="0"/>
          <w:sz w:val="21"/>
          <w:szCs w:val="21"/>
        </w:rPr>
        <w:t>])</w:t>
      </w:r>
    </w:p>
    <w:p w14:paraId="6B4FABE9"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A82FE02"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lastRenderedPageBreak/>
        <w:t>data_rbf[</w:t>
      </w:r>
      <w:r w:rsidRPr="0037559F">
        <w:rPr>
          <w:rFonts w:ascii="Consolas" w:hAnsi="Consolas" w:cs="宋体"/>
          <w:color w:val="50A14F"/>
          <w:kern w:val="0"/>
          <w:sz w:val="21"/>
          <w:szCs w:val="21"/>
        </w:rPr>
        <w:t>'Precision'</w:t>
      </w:r>
      <w:r w:rsidRPr="0037559F">
        <w:rPr>
          <w:rFonts w:ascii="Consolas" w:hAnsi="Consolas" w:cs="宋体"/>
          <w:color w:val="383A42"/>
          <w:kern w:val="0"/>
          <w:sz w:val="21"/>
          <w:szCs w:val="21"/>
        </w:rPr>
        <w:t>] = data_rbf[</w:t>
      </w:r>
      <w:r w:rsidRPr="0037559F">
        <w:rPr>
          <w:rFonts w:ascii="Consolas" w:hAnsi="Consolas" w:cs="宋体"/>
          <w:color w:val="50A14F"/>
          <w:kern w:val="0"/>
          <w:sz w:val="21"/>
          <w:szCs w:val="21"/>
        </w:rPr>
        <w:t>'TP'</w:t>
      </w:r>
      <w:r w:rsidRPr="0037559F">
        <w:rPr>
          <w:rFonts w:ascii="Consolas" w:hAnsi="Consolas" w:cs="宋体"/>
          <w:color w:val="383A42"/>
          <w:kern w:val="0"/>
          <w:sz w:val="21"/>
          <w:szCs w:val="21"/>
        </w:rPr>
        <w:t>] / (data_rbf[</w:t>
      </w:r>
      <w:r w:rsidRPr="0037559F">
        <w:rPr>
          <w:rFonts w:ascii="Consolas" w:hAnsi="Consolas" w:cs="宋体"/>
          <w:color w:val="50A14F"/>
          <w:kern w:val="0"/>
          <w:sz w:val="21"/>
          <w:szCs w:val="21"/>
        </w:rPr>
        <w:t>'TP'</w:t>
      </w:r>
      <w:r w:rsidRPr="0037559F">
        <w:rPr>
          <w:rFonts w:ascii="Consolas" w:hAnsi="Consolas" w:cs="宋体"/>
          <w:color w:val="383A42"/>
          <w:kern w:val="0"/>
          <w:sz w:val="21"/>
          <w:szCs w:val="21"/>
        </w:rPr>
        <w:t>] + data_rbf[</w:t>
      </w:r>
      <w:r w:rsidRPr="0037559F">
        <w:rPr>
          <w:rFonts w:ascii="Consolas" w:hAnsi="Consolas" w:cs="宋体"/>
          <w:color w:val="50A14F"/>
          <w:kern w:val="0"/>
          <w:sz w:val="21"/>
          <w:szCs w:val="21"/>
        </w:rPr>
        <w:t>'FP'</w:t>
      </w:r>
      <w:r w:rsidRPr="0037559F">
        <w:rPr>
          <w:rFonts w:ascii="Consolas" w:hAnsi="Consolas" w:cs="宋体"/>
          <w:color w:val="383A42"/>
          <w:kern w:val="0"/>
          <w:sz w:val="21"/>
          <w:szCs w:val="21"/>
        </w:rPr>
        <w:t>])</w:t>
      </w:r>
    </w:p>
    <w:p w14:paraId="3E577003"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data_rbf[</w:t>
      </w:r>
      <w:r w:rsidRPr="0037559F">
        <w:rPr>
          <w:rFonts w:ascii="Consolas" w:hAnsi="Consolas" w:cs="宋体"/>
          <w:color w:val="50A14F"/>
          <w:kern w:val="0"/>
          <w:sz w:val="21"/>
          <w:szCs w:val="21"/>
        </w:rPr>
        <w:t>'Recall'</w:t>
      </w:r>
      <w:r w:rsidRPr="0037559F">
        <w:rPr>
          <w:rFonts w:ascii="Consolas" w:hAnsi="Consolas" w:cs="宋体"/>
          <w:color w:val="383A42"/>
          <w:kern w:val="0"/>
          <w:sz w:val="21"/>
          <w:szCs w:val="21"/>
        </w:rPr>
        <w:t>] = data_rbf[</w:t>
      </w:r>
      <w:r w:rsidRPr="0037559F">
        <w:rPr>
          <w:rFonts w:ascii="Consolas" w:hAnsi="Consolas" w:cs="宋体"/>
          <w:color w:val="50A14F"/>
          <w:kern w:val="0"/>
          <w:sz w:val="21"/>
          <w:szCs w:val="21"/>
        </w:rPr>
        <w:t>'TP'</w:t>
      </w:r>
      <w:r w:rsidRPr="0037559F">
        <w:rPr>
          <w:rFonts w:ascii="Consolas" w:hAnsi="Consolas" w:cs="宋体"/>
          <w:color w:val="383A42"/>
          <w:kern w:val="0"/>
          <w:sz w:val="21"/>
          <w:szCs w:val="21"/>
        </w:rPr>
        <w:t>] / (data_rbf[</w:t>
      </w:r>
      <w:r w:rsidRPr="0037559F">
        <w:rPr>
          <w:rFonts w:ascii="Consolas" w:hAnsi="Consolas" w:cs="宋体"/>
          <w:color w:val="50A14F"/>
          <w:kern w:val="0"/>
          <w:sz w:val="21"/>
          <w:szCs w:val="21"/>
        </w:rPr>
        <w:t>'TP'</w:t>
      </w:r>
      <w:r w:rsidRPr="0037559F">
        <w:rPr>
          <w:rFonts w:ascii="Consolas" w:hAnsi="Consolas" w:cs="宋体"/>
          <w:color w:val="383A42"/>
          <w:kern w:val="0"/>
          <w:sz w:val="21"/>
          <w:szCs w:val="21"/>
        </w:rPr>
        <w:t>] + data_rbf[</w:t>
      </w:r>
      <w:r w:rsidRPr="0037559F">
        <w:rPr>
          <w:rFonts w:ascii="Consolas" w:hAnsi="Consolas" w:cs="宋体"/>
          <w:color w:val="50A14F"/>
          <w:kern w:val="0"/>
          <w:sz w:val="21"/>
          <w:szCs w:val="21"/>
        </w:rPr>
        <w:t>'FN'</w:t>
      </w:r>
      <w:r w:rsidRPr="0037559F">
        <w:rPr>
          <w:rFonts w:ascii="Consolas" w:hAnsi="Consolas" w:cs="宋体"/>
          <w:color w:val="383A42"/>
          <w:kern w:val="0"/>
          <w:sz w:val="21"/>
          <w:szCs w:val="21"/>
        </w:rPr>
        <w:t>])</w:t>
      </w:r>
    </w:p>
    <w:p w14:paraId="3B710266"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975DEB0"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data_poly[</w:t>
      </w:r>
      <w:r w:rsidRPr="0037559F">
        <w:rPr>
          <w:rFonts w:ascii="Consolas" w:hAnsi="Consolas" w:cs="宋体"/>
          <w:color w:val="50A14F"/>
          <w:kern w:val="0"/>
          <w:sz w:val="21"/>
          <w:szCs w:val="21"/>
        </w:rPr>
        <w:t>'Precision'</w:t>
      </w:r>
      <w:r w:rsidRPr="0037559F">
        <w:rPr>
          <w:rFonts w:ascii="Consolas" w:hAnsi="Consolas" w:cs="宋体"/>
          <w:color w:val="383A42"/>
          <w:kern w:val="0"/>
          <w:sz w:val="21"/>
          <w:szCs w:val="21"/>
        </w:rPr>
        <w:t>] = data_poly[</w:t>
      </w:r>
      <w:r w:rsidRPr="0037559F">
        <w:rPr>
          <w:rFonts w:ascii="Consolas" w:hAnsi="Consolas" w:cs="宋体"/>
          <w:color w:val="50A14F"/>
          <w:kern w:val="0"/>
          <w:sz w:val="21"/>
          <w:szCs w:val="21"/>
        </w:rPr>
        <w:t>'TP'</w:t>
      </w:r>
      <w:r w:rsidRPr="0037559F">
        <w:rPr>
          <w:rFonts w:ascii="Consolas" w:hAnsi="Consolas" w:cs="宋体"/>
          <w:color w:val="383A42"/>
          <w:kern w:val="0"/>
          <w:sz w:val="21"/>
          <w:szCs w:val="21"/>
        </w:rPr>
        <w:t>] / (data_poly[</w:t>
      </w:r>
      <w:r w:rsidRPr="0037559F">
        <w:rPr>
          <w:rFonts w:ascii="Consolas" w:hAnsi="Consolas" w:cs="宋体"/>
          <w:color w:val="50A14F"/>
          <w:kern w:val="0"/>
          <w:sz w:val="21"/>
          <w:szCs w:val="21"/>
        </w:rPr>
        <w:t>'TP'</w:t>
      </w:r>
      <w:r w:rsidRPr="0037559F">
        <w:rPr>
          <w:rFonts w:ascii="Consolas" w:hAnsi="Consolas" w:cs="宋体"/>
          <w:color w:val="383A42"/>
          <w:kern w:val="0"/>
          <w:sz w:val="21"/>
          <w:szCs w:val="21"/>
        </w:rPr>
        <w:t>] + data_poly[</w:t>
      </w:r>
      <w:r w:rsidRPr="0037559F">
        <w:rPr>
          <w:rFonts w:ascii="Consolas" w:hAnsi="Consolas" w:cs="宋体"/>
          <w:color w:val="50A14F"/>
          <w:kern w:val="0"/>
          <w:sz w:val="21"/>
          <w:szCs w:val="21"/>
        </w:rPr>
        <w:t>'FP'</w:t>
      </w:r>
      <w:r w:rsidRPr="0037559F">
        <w:rPr>
          <w:rFonts w:ascii="Consolas" w:hAnsi="Consolas" w:cs="宋体"/>
          <w:color w:val="383A42"/>
          <w:kern w:val="0"/>
          <w:sz w:val="21"/>
          <w:szCs w:val="21"/>
        </w:rPr>
        <w:t>])</w:t>
      </w:r>
    </w:p>
    <w:p w14:paraId="39ED0BC3"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data_poly[</w:t>
      </w:r>
      <w:r w:rsidRPr="0037559F">
        <w:rPr>
          <w:rFonts w:ascii="Consolas" w:hAnsi="Consolas" w:cs="宋体"/>
          <w:color w:val="50A14F"/>
          <w:kern w:val="0"/>
          <w:sz w:val="21"/>
          <w:szCs w:val="21"/>
        </w:rPr>
        <w:t>'Recall'</w:t>
      </w:r>
      <w:r w:rsidRPr="0037559F">
        <w:rPr>
          <w:rFonts w:ascii="Consolas" w:hAnsi="Consolas" w:cs="宋体"/>
          <w:color w:val="383A42"/>
          <w:kern w:val="0"/>
          <w:sz w:val="21"/>
          <w:szCs w:val="21"/>
        </w:rPr>
        <w:t>] = data_poly[</w:t>
      </w:r>
      <w:r w:rsidRPr="0037559F">
        <w:rPr>
          <w:rFonts w:ascii="Consolas" w:hAnsi="Consolas" w:cs="宋体"/>
          <w:color w:val="50A14F"/>
          <w:kern w:val="0"/>
          <w:sz w:val="21"/>
          <w:szCs w:val="21"/>
        </w:rPr>
        <w:t>'TP'</w:t>
      </w:r>
      <w:r w:rsidRPr="0037559F">
        <w:rPr>
          <w:rFonts w:ascii="Consolas" w:hAnsi="Consolas" w:cs="宋体"/>
          <w:color w:val="383A42"/>
          <w:kern w:val="0"/>
          <w:sz w:val="21"/>
          <w:szCs w:val="21"/>
        </w:rPr>
        <w:t>] / (data_poly[</w:t>
      </w:r>
      <w:r w:rsidRPr="0037559F">
        <w:rPr>
          <w:rFonts w:ascii="Consolas" w:hAnsi="Consolas" w:cs="宋体"/>
          <w:color w:val="50A14F"/>
          <w:kern w:val="0"/>
          <w:sz w:val="21"/>
          <w:szCs w:val="21"/>
        </w:rPr>
        <w:t>'TP'</w:t>
      </w:r>
      <w:r w:rsidRPr="0037559F">
        <w:rPr>
          <w:rFonts w:ascii="Consolas" w:hAnsi="Consolas" w:cs="宋体"/>
          <w:color w:val="383A42"/>
          <w:kern w:val="0"/>
          <w:sz w:val="21"/>
          <w:szCs w:val="21"/>
        </w:rPr>
        <w:t>] + data_poly[</w:t>
      </w:r>
      <w:r w:rsidRPr="0037559F">
        <w:rPr>
          <w:rFonts w:ascii="Consolas" w:hAnsi="Consolas" w:cs="宋体"/>
          <w:color w:val="50A14F"/>
          <w:kern w:val="0"/>
          <w:sz w:val="21"/>
          <w:szCs w:val="21"/>
        </w:rPr>
        <w:t>'FN'</w:t>
      </w:r>
      <w:r w:rsidRPr="0037559F">
        <w:rPr>
          <w:rFonts w:ascii="Consolas" w:hAnsi="Consolas" w:cs="宋体"/>
          <w:color w:val="383A42"/>
          <w:kern w:val="0"/>
          <w:sz w:val="21"/>
          <w:szCs w:val="21"/>
        </w:rPr>
        <w:t>])</w:t>
      </w:r>
    </w:p>
    <w:p w14:paraId="55E8FB33"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5F9B8AE"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查看数据是否读取正确</w:t>
      </w:r>
    </w:p>
    <w:p w14:paraId="382ECD4B"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C18401"/>
          <w:kern w:val="0"/>
          <w:sz w:val="21"/>
          <w:szCs w:val="21"/>
        </w:rPr>
        <w:t>print</w:t>
      </w:r>
      <w:r w:rsidRPr="0037559F">
        <w:rPr>
          <w:rFonts w:ascii="Consolas" w:hAnsi="Consolas" w:cs="宋体"/>
          <w:color w:val="383A42"/>
          <w:kern w:val="0"/>
          <w:sz w:val="21"/>
          <w:szCs w:val="21"/>
        </w:rPr>
        <w:t>(data_bp.head())</w:t>
      </w:r>
    </w:p>
    <w:p w14:paraId="7686872A"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C18401"/>
          <w:kern w:val="0"/>
          <w:sz w:val="21"/>
          <w:szCs w:val="21"/>
        </w:rPr>
        <w:t>print</w:t>
      </w:r>
      <w:r w:rsidRPr="0037559F">
        <w:rPr>
          <w:rFonts w:ascii="Consolas" w:hAnsi="Consolas" w:cs="宋体"/>
          <w:color w:val="383A42"/>
          <w:kern w:val="0"/>
          <w:sz w:val="21"/>
          <w:szCs w:val="21"/>
        </w:rPr>
        <w:t>(data_linear.head())</w:t>
      </w:r>
    </w:p>
    <w:p w14:paraId="21FC5D0E"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C18401"/>
          <w:kern w:val="0"/>
          <w:sz w:val="21"/>
          <w:szCs w:val="21"/>
        </w:rPr>
        <w:t>print</w:t>
      </w:r>
      <w:r w:rsidRPr="0037559F">
        <w:rPr>
          <w:rFonts w:ascii="Consolas" w:hAnsi="Consolas" w:cs="宋体"/>
          <w:color w:val="383A42"/>
          <w:kern w:val="0"/>
          <w:sz w:val="21"/>
          <w:szCs w:val="21"/>
        </w:rPr>
        <w:t>(data_rbf.head())</w:t>
      </w:r>
    </w:p>
    <w:p w14:paraId="698AB33B"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C18401"/>
          <w:kern w:val="0"/>
          <w:sz w:val="21"/>
          <w:szCs w:val="21"/>
        </w:rPr>
        <w:t>print</w:t>
      </w:r>
      <w:r w:rsidRPr="0037559F">
        <w:rPr>
          <w:rFonts w:ascii="Consolas" w:hAnsi="Consolas" w:cs="宋体"/>
          <w:color w:val="383A42"/>
          <w:kern w:val="0"/>
          <w:sz w:val="21"/>
          <w:szCs w:val="21"/>
        </w:rPr>
        <w:t>(data_poly.head())</w:t>
      </w:r>
    </w:p>
    <w:p w14:paraId="090AD3C6"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F6B17A3"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设置</w:t>
      </w:r>
      <w:r w:rsidRPr="0037559F">
        <w:rPr>
          <w:rFonts w:ascii="Consolas" w:hAnsi="Consolas" w:cs="宋体"/>
          <w:i/>
          <w:iCs/>
          <w:color w:val="A0A1A7"/>
          <w:kern w:val="0"/>
          <w:sz w:val="21"/>
          <w:szCs w:val="21"/>
        </w:rPr>
        <w:t xml:space="preserve"> Seaborn </w:t>
      </w:r>
      <w:r w:rsidRPr="0037559F">
        <w:rPr>
          <w:rFonts w:ascii="Consolas" w:hAnsi="Consolas" w:cs="宋体"/>
          <w:i/>
          <w:iCs/>
          <w:color w:val="A0A1A7"/>
          <w:kern w:val="0"/>
          <w:sz w:val="21"/>
          <w:szCs w:val="21"/>
        </w:rPr>
        <w:t>的样式</w:t>
      </w:r>
    </w:p>
    <w:p w14:paraId="4A76B7B5"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sns.</w:t>
      </w:r>
      <w:r w:rsidRPr="0037559F">
        <w:rPr>
          <w:rFonts w:ascii="Consolas" w:hAnsi="Consolas" w:cs="宋体"/>
          <w:color w:val="C18401"/>
          <w:kern w:val="0"/>
          <w:sz w:val="21"/>
          <w:szCs w:val="21"/>
        </w:rPr>
        <w:t>set</w:t>
      </w:r>
      <w:r w:rsidRPr="0037559F">
        <w:rPr>
          <w:rFonts w:ascii="Consolas" w:hAnsi="Consolas" w:cs="宋体"/>
          <w:color w:val="383A42"/>
          <w:kern w:val="0"/>
          <w:sz w:val="21"/>
          <w:szCs w:val="21"/>
        </w:rPr>
        <w:t>(style=</w:t>
      </w:r>
      <w:r w:rsidRPr="0037559F">
        <w:rPr>
          <w:rFonts w:ascii="Consolas" w:hAnsi="Consolas" w:cs="宋体"/>
          <w:color w:val="50A14F"/>
          <w:kern w:val="0"/>
          <w:sz w:val="21"/>
          <w:szCs w:val="21"/>
        </w:rPr>
        <w:t>"whitegrid"</w:t>
      </w:r>
      <w:r w:rsidRPr="0037559F">
        <w:rPr>
          <w:rFonts w:ascii="Consolas" w:hAnsi="Consolas" w:cs="宋体"/>
          <w:color w:val="383A42"/>
          <w:kern w:val="0"/>
          <w:sz w:val="21"/>
          <w:szCs w:val="21"/>
        </w:rPr>
        <w:t>)</w:t>
      </w:r>
    </w:p>
    <w:p w14:paraId="47727F62"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E8DAA45"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BC9E079"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通用可视化函数</w:t>
      </w:r>
    </w:p>
    <w:p w14:paraId="3AB55FC5"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A626A4"/>
          <w:kern w:val="0"/>
          <w:sz w:val="21"/>
          <w:szCs w:val="21"/>
        </w:rPr>
        <w:t>def</w:t>
      </w:r>
      <w:r w:rsidRPr="0037559F">
        <w:rPr>
          <w:rFonts w:ascii="Consolas" w:hAnsi="Consolas" w:cs="宋体"/>
          <w:color w:val="383A42"/>
          <w:kern w:val="0"/>
          <w:sz w:val="21"/>
          <w:szCs w:val="21"/>
        </w:rPr>
        <w:t xml:space="preserve"> </w:t>
      </w:r>
      <w:r w:rsidRPr="0037559F">
        <w:rPr>
          <w:rFonts w:ascii="Consolas" w:hAnsi="Consolas" w:cs="宋体"/>
          <w:color w:val="4078F2"/>
          <w:kern w:val="0"/>
          <w:sz w:val="21"/>
          <w:szCs w:val="21"/>
        </w:rPr>
        <w:t>visualize_model</w:t>
      </w:r>
      <w:r w:rsidRPr="0037559F">
        <w:rPr>
          <w:rFonts w:ascii="Consolas" w:hAnsi="Consolas" w:cs="宋体"/>
          <w:color w:val="383A42"/>
          <w:kern w:val="0"/>
          <w:sz w:val="21"/>
          <w:szCs w:val="21"/>
        </w:rPr>
        <w:t>(data, model_name):</w:t>
      </w:r>
    </w:p>
    <w:p w14:paraId="5B27CBED"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plt.figure(figsize=(</w:t>
      </w:r>
      <w:r w:rsidRPr="0037559F">
        <w:rPr>
          <w:rFonts w:ascii="Consolas" w:hAnsi="Consolas" w:cs="宋体"/>
          <w:color w:val="986801"/>
          <w:kern w:val="0"/>
          <w:sz w:val="21"/>
          <w:szCs w:val="21"/>
        </w:rPr>
        <w:t>16</w:t>
      </w:r>
      <w:r w:rsidRPr="0037559F">
        <w:rPr>
          <w:rFonts w:ascii="Consolas" w:hAnsi="Consolas" w:cs="宋体"/>
          <w:color w:val="383A42"/>
          <w:kern w:val="0"/>
          <w:sz w:val="21"/>
          <w:szCs w:val="21"/>
        </w:rPr>
        <w:t xml:space="preserve">, </w:t>
      </w:r>
      <w:r w:rsidRPr="0037559F">
        <w:rPr>
          <w:rFonts w:ascii="Consolas" w:hAnsi="Consolas" w:cs="宋体"/>
          <w:color w:val="986801"/>
          <w:kern w:val="0"/>
          <w:sz w:val="21"/>
          <w:szCs w:val="21"/>
        </w:rPr>
        <w:t>10</w:t>
      </w:r>
      <w:r w:rsidRPr="0037559F">
        <w:rPr>
          <w:rFonts w:ascii="Consolas" w:hAnsi="Consolas" w:cs="宋体"/>
          <w:color w:val="383A42"/>
          <w:kern w:val="0"/>
          <w:sz w:val="21"/>
          <w:szCs w:val="21"/>
        </w:rPr>
        <w:t>))</w:t>
      </w:r>
    </w:p>
    <w:p w14:paraId="20C72841"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3600156"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子图</w:t>
      </w:r>
      <w:r w:rsidRPr="0037559F">
        <w:rPr>
          <w:rFonts w:ascii="Consolas" w:hAnsi="Consolas" w:cs="宋体"/>
          <w:i/>
          <w:iCs/>
          <w:color w:val="A0A1A7"/>
          <w:kern w:val="0"/>
          <w:sz w:val="21"/>
          <w:szCs w:val="21"/>
        </w:rPr>
        <w:t xml:space="preserve"> 1: Accuracy, Sensitivity, Specificity </w:t>
      </w:r>
      <w:r w:rsidRPr="0037559F">
        <w:rPr>
          <w:rFonts w:ascii="Consolas" w:hAnsi="Consolas" w:cs="宋体"/>
          <w:i/>
          <w:iCs/>
          <w:color w:val="A0A1A7"/>
          <w:kern w:val="0"/>
          <w:sz w:val="21"/>
          <w:szCs w:val="21"/>
        </w:rPr>
        <w:t>对比</w:t>
      </w:r>
    </w:p>
    <w:p w14:paraId="651FEACD"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plt.subplot(</w:t>
      </w:r>
      <w:r w:rsidRPr="0037559F">
        <w:rPr>
          <w:rFonts w:ascii="Consolas" w:hAnsi="Consolas" w:cs="宋体"/>
          <w:color w:val="986801"/>
          <w:kern w:val="0"/>
          <w:sz w:val="21"/>
          <w:szCs w:val="21"/>
        </w:rPr>
        <w:t>2</w:t>
      </w:r>
      <w:r w:rsidRPr="0037559F">
        <w:rPr>
          <w:rFonts w:ascii="Consolas" w:hAnsi="Consolas" w:cs="宋体"/>
          <w:color w:val="383A42"/>
          <w:kern w:val="0"/>
          <w:sz w:val="21"/>
          <w:szCs w:val="21"/>
        </w:rPr>
        <w:t xml:space="preserve">, </w:t>
      </w:r>
      <w:r w:rsidRPr="0037559F">
        <w:rPr>
          <w:rFonts w:ascii="Consolas" w:hAnsi="Consolas" w:cs="宋体"/>
          <w:color w:val="986801"/>
          <w:kern w:val="0"/>
          <w:sz w:val="21"/>
          <w:szCs w:val="21"/>
        </w:rPr>
        <w:t>2</w:t>
      </w:r>
      <w:r w:rsidRPr="0037559F">
        <w:rPr>
          <w:rFonts w:ascii="Consolas" w:hAnsi="Consolas" w:cs="宋体"/>
          <w:color w:val="383A42"/>
          <w:kern w:val="0"/>
          <w:sz w:val="21"/>
          <w:szCs w:val="21"/>
        </w:rPr>
        <w:t xml:space="preserve">, </w:t>
      </w:r>
      <w:r w:rsidRPr="0037559F">
        <w:rPr>
          <w:rFonts w:ascii="Consolas" w:hAnsi="Consolas" w:cs="宋体"/>
          <w:color w:val="986801"/>
          <w:kern w:val="0"/>
          <w:sz w:val="21"/>
          <w:szCs w:val="21"/>
        </w:rPr>
        <w:t>1</w:t>
      </w:r>
      <w:r w:rsidRPr="0037559F">
        <w:rPr>
          <w:rFonts w:ascii="Consolas" w:hAnsi="Consolas" w:cs="宋体"/>
          <w:color w:val="383A42"/>
          <w:kern w:val="0"/>
          <w:sz w:val="21"/>
          <w:szCs w:val="21"/>
        </w:rPr>
        <w:t>)</w:t>
      </w:r>
    </w:p>
    <w:p w14:paraId="147F9AE9"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sns.boxplot(data=data[[</w:t>
      </w:r>
      <w:r w:rsidRPr="0037559F">
        <w:rPr>
          <w:rFonts w:ascii="Consolas" w:hAnsi="Consolas" w:cs="宋体"/>
          <w:color w:val="50A14F"/>
          <w:kern w:val="0"/>
          <w:sz w:val="21"/>
          <w:szCs w:val="21"/>
        </w:rPr>
        <w:t>'Accuracy'</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'Sensitivity'</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'Specificity'</w:t>
      </w:r>
      <w:r w:rsidRPr="0037559F">
        <w:rPr>
          <w:rFonts w:ascii="Consolas" w:hAnsi="Consolas" w:cs="宋体"/>
          <w:color w:val="383A42"/>
          <w:kern w:val="0"/>
          <w:sz w:val="21"/>
          <w:szCs w:val="21"/>
        </w:rPr>
        <w:t>]])</w:t>
      </w:r>
    </w:p>
    <w:p w14:paraId="7E66875A"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plt.title(</w:t>
      </w:r>
      <w:r w:rsidRPr="0037559F">
        <w:rPr>
          <w:rFonts w:ascii="Consolas" w:hAnsi="Consolas" w:cs="宋体"/>
          <w:color w:val="50A14F"/>
          <w:kern w:val="0"/>
          <w:sz w:val="21"/>
          <w:szCs w:val="21"/>
        </w:rPr>
        <w:t>f'</w:t>
      </w:r>
      <w:r w:rsidRPr="0037559F">
        <w:rPr>
          <w:rFonts w:ascii="Consolas" w:hAnsi="Consolas" w:cs="宋体"/>
          <w:color w:val="E45649"/>
          <w:kern w:val="0"/>
          <w:sz w:val="21"/>
          <w:szCs w:val="21"/>
        </w:rPr>
        <w:t>{model_name}</w:t>
      </w:r>
      <w:r w:rsidRPr="0037559F">
        <w:rPr>
          <w:rFonts w:ascii="Consolas" w:hAnsi="Consolas" w:cs="宋体"/>
          <w:color w:val="50A14F"/>
          <w:kern w:val="0"/>
          <w:sz w:val="21"/>
          <w:szCs w:val="21"/>
        </w:rPr>
        <w:t xml:space="preserve"> Model Performance Metrics'</w:t>
      </w:r>
      <w:r w:rsidRPr="0037559F">
        <w:rPr>
          <w:rFonts w:ascii="Consolas" w:hAnsi="Consolas" w:cs="宋体"/>
          <w:color w:val="383A42"/>
          <w:kern w:val="0"/>
          <w:sz w:val="21"/>
          <w:szCs w:val="21"/>
        </w:rPr>
        <w:t>)</w:t>
      </w:r>
    </w:p>
    <w:p w14:paraId="3E637611"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plt.ylabel(</w:t>
      </w:r>
      <w:r w:rsidRPr="0037559F">
        <w:rPr>
          <w:rFonts w:ascii="Consolas" w:hAnsi="Consolas" w:cs="宋体"/>
          <w:color w:val="50A14F"/>
          <w:kern w:val="0"/>
          <w:sz w:val="21"/>
          <w:szCs w:val="21"/>
        </w:rPr>
        <w:t>'Score'</w:t>
      </w:r>
      <w:r w:rsidRPr="0037559F">
        <w:rPr>
          <w:rFonts w:ascii="Consolas" w:hAnsi="Consolas" w:cs="宋体"/>
          <w:color w:val="383A42"/>
          <w:kern w:val="0"/>
          <w:sz w:val="21"/>
          <w:szCs w:val="21"/>
        </w:rPr>
        <w:t>)</w:t>
      </w:r>
    </w:p>
    <w:p w14:paraId="08B53316"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A757C5B"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子图</w:t>
      </w:r>
      <w:r w:rsidRPr="0037559F">
        <w:rPr>
          <w:rFonts w:ascii="Consolas" w:hAnsi="Consolas" w:cs="宋体"/>
          <w:i/>
          <w:iCs/>
          <w:color w:val="A0A1A7"/>
          <w:kern w:val="0"/>
          <w:sz w:val="21"/>
          <w:szCs w:val="21"/>
        </w:rPr>
        <w:t xml:space="preserve"> 2: AUC</w:t>
      </w:r>
    </w:p>
    <w:p w14:paraId="78306CB9"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plt.subplot(</w:t>
      </w:r>
      <w:r w:rsidRPr="0037559F">
        <w:rPr>
          <w:rFonts w:ascii="Consolas" w:hAnsi="Consolas" w:cs="宋体"/>
          <w:color w:val="986801"/>
          <w:kern w:val="0"/>
          <w:sz w:val="21"/>
          <w:szCs w:val="21"/>
        </w:rPr>
        <w:t>2</w:t>
      </w:r>
      <w:r w:rsidRPr="0037559F">
        <w:rPr>
          <w:rFonts w:ascii="Consolas" w:hAnsi="Consolas" w:cs="宋体"/>
          <w:color w:val="383A42"/>
          <w:kern w:val="0"/>
          <w:sz w:val="21"/>
          <w:szCs w:val="21"/>
        </w:rPr>
        <w:t xml:space="preserve">, </w:t>
      </w:r>
      <w:r w:rsidRPr="0037559F">
        <w:rPr>
          <w:rFonts w:ascii="Consolas" w:hAnsi="Consolas" w:cs="宋体"/>
          <w:color w:val="986801"/>
          <w:kern w:val="0"/>
          <w:sz w:val="21"/>
          <w:szCs w:val="21"/>
        </w:rPr>
        <w:t>2</w:t>
      </w:r>
      <w:r w:rsidRPr="0037559F">
        <w:rPr>
          <w:rFonts w:ascii="Consolas" w:hAnsi="Consolas" w:cs="宋体"/>
          <w:color w:val="383A42"/>
          <w:kern w:val="0"/>
          <w:sz w:val="21"/>
          <w:szCs w:val="21"/>
        </w:rPr>
        <w:t xml:space="preserve">, </w:t>
      </w:r>
      <w:r w:rsidRPr="0037559F">
        <w:rPr>
          <w:rFonts w:ascii="Consolas" w:hAnsi="Consolas" w:cs="宋体"/>
          <w:color w:val="986801"/>
          <w:kern w:val="0"/>
          <w:sz w:val="21"/>
          <w:szCs w:val="21"/>
        </w:rPr>
        <w:t>2</w:t>
      </w:r>
      <w:r w:rsidRPr="0037559F">
        <w:rPr>
          <w:rFonts w:ascii="Consolas" w:hAnsi="Consolas" w:cs="宋体"/>
          <w:color w:val="383A42"/>
          <w:kern w:val="0"/>
          <w:sz w:val="21"/>
          <w:szCs w:val="21"/>
        </w:rPr>
        <w:t>)</w:t>
      </w:r>
    </w:p>
    <w:p w14:paraId="74C7E1DA"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sns.histplot(data[</w:t>
      </w:r>
      <w:r w:rsidRPr="0037559F">
        <w:rPr>
          <w:rFonts w:ascii="Consolas" w:hAnsi="Consolas" w:cs="宋体"/>
          <w:color w:val="50A14F"/>
          <w:kern w:val="0"/>
          <w:sz w:val="21"/>
          <w:szCs w:val="21"/>
        </w:rPr>
        <w:t>'AUC'</w:t>
      </w:r>
      <w:r w:rsidRPr="0037559F">
        <w:rPr>
          <w:rFonts w:ascii="Consolas" w:hAnsi="Consolas" w:cs="宋体"/>
          <w:color w:val="383A42"/>
          <w:kern w:val="0"/>
          <w:sz w:val="21"/>
          <w:szCs w:val="21"/>
        </w:rPr>
        <w:t>], kde=</w:t>
      </w:r>
      <w:r w:rsidRPr="0037559F">
        <w:rPr>
          <w:rFonts w:ascii="Consolas" w:hAnsi="Consolas" w:cs="宋体"/>
          <w:color w:val="0184BB"/>
          <w:kern w:val="0"/>
          <w:sz w:val="21"/>
          <w:szCs w:val="21"/>
        </w:rPr>
        <w:t>True</w:t>
      </w:r>
      <w:r w:rsidRPr="0037559F">
        <w:rPr>
          <w:rFonts w:ascii="Consolas" w:hAnsi="Consolas" w:cs="宋体"/>
          <w:color w:val="383A42"/>
          <w:kern w:val="0"/>
          <w:sz w:val="21"/>
          <w:szCs w:val="21"/>
        </w:rPr>
        <w:t>, color=</w:t>
      </w:r>
      <w:r w:rsidRPr="0037559F">
        <w:rPr>
          <w:rFonts w:ascii="Consolas" w:hAnsi="Consolas" w:cs="宋体"/>
          <w:color w:val="50A14F"/>
          <w:kern w:val="0"/>
          <w:sz w:val="21"/>
          <w:szCs w:val="21"/>
        </w:rPr>
        <w:t>'blue'</w:t>
      </w:r>
      <w:r w:rsidRPr="0037559F">
        <w:rPr>
          <w:rFonts w:ascii="Consolas" w:hAnsi="Consolas" w:cs="宋体"/>
          <w:color w:val="383A42"/>
          <w:kern w:val="0"/>
          <w:sz w:val="21"/>
          <w:szCs w:val="21"/>
        </w:rPr>
        <w:t>)</w:t>
      </w:r>
    </w:p>
    <w:p w14:paraId="333050B9"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plt.title(</w:t>
      </w:r>
      <w:r w:rsidRPr="0037559F">
        <w:rPr>
          <w:rFonts w:ascii="Consolas" w:hAnsi="Consolas" w:cs="宋体"/>
          <w:color w:val="50A14F"/>
          <w:kern w:val="0"/>
          <w:sz w:val="21"/>
          <w:szCs w:val="21"/>
        </w:rPr>
        <w:t>f'</w:t>
      </w:r>
      <w:r w:rsidRPr="0037559F">
        <w:rPr>
          <w:rFonts w:ascii="Consolas" w:hAnsi="Consolas" w:cs="宋体"/>
          <w:color w:val="E45649"/>
          <w:kern w:val="0"/>
          <w:sz w:val="21"/>
          <w:szCs w:val="21"/>
        </w:rPr>
        <w:t>{model_name}</w:t>
      </w:r>
      <w:r w:rsidRPr="0037559F">
        <w:rPr>
          <w:rFonts w:ascii="Consolas" w:hAnsi="Consolas" w:cs="宋体"/>
          <w:color w:val="50A14F"/>
          <w:kern w:val="0"/>
          <w:sz w:val="21"/>
          <w:szCs w:val="21"/>
        </w:rPr>
        <w:t xml:space="preserve"> Model AUC Distribution'</w:t>
      </w:r>
      <w:r w:rsidRPr="0037559F">
        <w:rPr>
          <w:rFonts w:ascii="Consolas" w:hAnsi="Consolas" w:cs="宋体"/>
          <w:color w:val="383A42"/>
          <w:kern w:val="0"/>
          <w:sz w:val="21"/>
          <w:szCs w:val="21"/>
        </w:rPr>
        <w:t>)</w:t>
      </w:r>
    </w:p>
    <w:p w14:paraId="5F958BAB"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plt.xlabel(</w:t>
      </w:r>
      <w:r w:rsidRPr="0037559F">
        <w:rPr>
          <w:rFonts w:ascii="Consolas" w:hAnsi="Consolas" w:cs="宋体"/>
          <w:color w:val="50A14F"/>
          <w:kern w:val="0"/>
          <w:sz w:val="21"/>
          <w:szCs w:val="21"/>
        </w:rPr>
        <w:t>'AUC'</w:t>
      </w:r>
      <w:r w:rsidRPr="0037559F">
        <w:rPr>
          <w:rFonts w:ascii="Consolas" w:hAnsi="Consolas" w:cs="宋体"/>
          <w:color w:val="383A42"/>
          <w:kern w:val="0"/>
          <w:sz w:val="21"/>
          <w:szCs w:val="21"/>
        </w:rPr>
        <w:t>)</w:t>
      </w:r>
    </w:p>
    <w:p w14:paraId="071BFD62"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plt.ylabel(</w:t>
      </w:r>
      <w:r w:rsidRPr="0037559F">
        <w:rPr>
          <w:rFonts w:ascii="Consolas" w:hAnsi="Consolas" w:cs="宋体"/>
          <w:color w:val="50A14F"/>
          <w:kern w:val="0"/>
          <w:sz w:val="21"/>
          <w:szCs w:val="21"/>
        </w:rPr>
        <w:t>'Frequency'</w:t>
      </w:r>
      <w:r w:rsidRPr="0037559F">
        <w:rPr>
          <w:rFonts w:ascii="Consolas" w:hAnsi="Consolas" w:cs="宋体"/>
          <w:color w:val="383A42"/>
          <w:kern w:val="0"/>
          <w:sz w:val="21"/>
          <w:szCs w:val="21"/>
        </w:rPr>
        <w:t>)</w:t>
      </w:r>
    </w:p>
    <w:p w14:paraId="57D45F68"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95D0B93"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子图</w:t>
      </w:r>
      <w:r w:rsidRPr="0037559F">
        <w:rPr>
          <w:rFonts w:ascii="Consolas" w:hAnsi="Consolas" w:cs="宋体"/>
          <w:i/>
          <w:iCs/>
          <w:color w:val="A0A1A7"/>
          <w:kern w:val="0"/>
          <w:sz w:val="21"/>
          <w:szCs w:val="21"/>
        </w:rPr>
        <w:t xml:space="preserve"> 3: </w:t>
      </w:r>
      <w:r w:rsidRPr="0037559F">
        <w:rPr>
          <w:rFonts w:ascii="Consolas" w:hAnsi="Consolas" w:cs="宋体"/>
          <w:i/>
          <w:iCs/>
          <w:color w:val="A0A1A7"/>
          <w:kern w:val="0"/>
          <w:sz w:val="21"/>
          <w:szCs w:val="21"/>
        </w:rPr>
        <w:t>混淆矩阵中的</w:t>
      </w:r>
      <w:r w:rsidRPr="0037559F">
        <w:rPr>
          <w:rFonts w:ascii="Consolas" w:hAnsi="Consolas" w:cs="宋体"/>
          <w:i/>
          <w:iCs/>
          <w:color w:val="A0A1A7"/>
          <w:kern w:val="0"/>
          <w:sz w:val="21"/>
          <w:szCs w:val="21"/>
        </w:rPr>
        <w:t xml:space="preserve"> TP, FP, TN, FN</w:t>
      </w:r>
    </w:p>
    <w:p w14:paraId="5191C45E"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plt.subplot(</w:t>
      </w:r>
      <w:r w:rsidRPr="0037559F">
        <w:rPr>
          <w:rFonts w:ascii="Consolas" w:hAnsi="Consolas" w:cs="宋体"/>
          <w:color w:val="986801"/>
          <w:kern w:val="0"/>
          <w:sz w:val="21"/>
          <w:szCs w:val="21"/>
        </w:rPr>
        <w:t>2</w:t>
      </w:r>
      <w:r w:rsidRPr="0037559F">
        <w:rPr>
          <w:rFonts w:ascii="Consolas" w:hAnsi="Consolas" w:cs="宋体"/>
          <w:color w:val="383A42"/>
          <w:kern w:val="0"/>
          <w:sz w:val="21"/>
          <w:szCs w:val="21"/>
        </w:rPr>
        <w:t xml:space="preserve">, </w:t>
      </w:r>
      <w:r w:rsidRPr="0037559F">
        <w:rPr>
          <w:rFonts w:ascii="Consolas" w:hAnsi="Consolas" w:cs="宋体"/>
          <w:color w:val="986801"/>
          <w:kern w:val="0"/>
          <w:sz w:val="21"/>
          <w:szCs w:val="21"/>
        </w:rPr>
        <w:t>2</w:t>
      </w:r>
      <w:r w:rsidRPr="0037559F">
        <w:rPr>
          <w:rFonts w:ascii="Consolas" w:hAnsi="Consolas" w:cs="宋体"/>
          <w:color w:val="383A42"/>
          <w:kern w:val="0"/>
          <w:sz w:val="21"/>
          <w:szCs w:val="21"/>
        </w:rPr>
        <w:t xml:space="preserve">, </w:t>
      </w:r>
      <w:r w:rsidRPr="0037559F">
        <w:rPr>
          <w:rFonts w:ascii="Consolas" w:hAnsi="Consolas" w:cs="宋体"/>
          <w:color w:val="986801"/>
          <w:kern w:val="0"/>
          <w:sz w:val="21"/>
          <w:szCs w:val="21"/>
        </w:rPr>
        <w:t>3</w:t>
      </w:r>
      <w:r w:rsidRPr="0037559F">
        <w:rPr>
          <w:rFonts w:ascii="Consolas" w:hAnsi="Consolas" w:cs="宋体"/>
          <w:color w:val="383A42"/>
          <w:kern w:val="0"/>
          <w:sz w:val="21"/>
          <w:szCs w:val="21"/>
        </w:rPr>
        <w:t>)</w:t>
      </w:r>
    </w:p>
    <w:p w14:paraId="60272C4E"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sample_data = data[[</w:t>
      </w:r>
      <w:r w:rsidRPr="0037559F">
        <w:rPr>
          <w:rFonts w:ascii="Consolas" w:hAnsi="Consolas" w:cs="宋体"/>
          <w:color w:val="50A14F"/>
          <w:kern w:val="0"/>
          <w:sz w:val="21"/>
          <w:szCs w:val="21"/>
        </w:rPr>
        <w:t>'TP'</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'FP'</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'TN'</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'FN'</w:t>
      </w:r>
      <w:r w:rsidRPr="0037559F">
        <w:rPr>
          <w:rFonts w:ascii="Consolas" w:hAnsi="Consolas" w:cs="宋体"/>
          <w:color w:val="383A42"/>
          <w:kern w:val="0"/>
          <w:sz w:val="21"/>
          <w:szCs w:val="21"/>
        </w:rPr>
        <w:t>]].iloc[::</w:t>
      </w:r>
      <w:r w:rsidRPr="0037559F">
        <w:rPr>
          <w:rFonts w:ascii="Consolas" w:hAnsi="Consolas" w:cs="宋体"/>
          <w:color w:val="C18401"/>
          <w:kern w:val="0"/>
          <w:sz w:val="21"/>
          <w:szCs w:val="21"/>
        </w:rPr>
        <w:t>max</w:t>
      </w:r>
      <w:r w:rsidRPr="0037559F">
        <w:rPr>
          <w:rFonts w:ascii="Consolas" w:hAnsi="Consolas" w:cs="宋体"/>
          <w:color w:val="383A42"/>
          <w:kern w:val="0"/>
          <w:sz w:val="21"/>
          <w:szCs w:val="21"/>
        </w:rPr>
        <w:t>(</w:t>
      </w:r>
      <w:r w:rsidRPr="0037559F">
        <w:rPr>
          <w:rFonts w:ascii="Consolas" w:hAnsi="Consolas" w:cs="宋体"/>
          <w:color w:val="986801"/>
          <w:kern w:val="0"/>
          <w:sz w:val="21"/>
          <w:szCs w:val="21"/>
        </w:rPr>
        <w:t>1</w:t>
      </w:r>
      <w:r w:rsidRPr="0037559F">
        <w:rPr>
          <w:rFonts w:ascii="Consolas" w:hAnsi="Consolas" w:cs="宋体"/>
          <w:color w:val="383A42"/>
          <w:kern w:val="0"/>
          <w:sz w:val="21"/>
          <w:szCs w:val="21"/>
        </w:rPr>
        <w:t xml:space="preserve">, </w:t>
      </w:r>
      <w:r w:rsidRPr="0037559F">
        <w:rPr>
          <w:rFonts w:ascii="Consolas" w:hAnsi="Consolas" w:cs="宋体"/>
          <w:color w:val="C18401"/>
          <w:kern w:val="0"/>
          <w:sz w:val="21"/>
          <w:szCs w:val="21"/>
        </w:rPr>
        <w:t>len</w:t>
      </w:r>
      <w:r w:rsidRPr="0037559F">
        <w:rPr>
          <w:rFonts w:ascii="Consolas" w:hAnsi="Consolas" w:cs="宋体"/>
          <w:color w:val="383A42"/>
          <w:kern w:val="0"/>
          <w:sz w:val="21"/>
          <w:szCs w:val="21"/>
        </w:rPr>
        <w:t xml:space="preserve">(data) // </w:t>
      </w:r>
      <w:r w:rsidRPr="0037559F">
        <w:rPr>
          <w:rFonts w:ascii="Consolas" w:hAnsi="Consolas" w:cs="宋体"/>
          <w:color w:val="986801"/>
          <w:kern w:val="0"/>
          <w:sz w:val="21"/>
          <w:szCs w:val="21"/>
        </w:rPr>
        <w:t>20</w:t>
      </w: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仅绘制部分数据以减少拥挤</w:t>
      </w:r>
    </w:p>
    <w:p w14:paraId="59DB843A"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sample_data.plot(kind=</w:t>
      </w:r>
      <w:r w:rsidRPr="0037559F">
        <w:rPr>
          <w:rFonts w:ascii="Consolas" w:hAnsi="Consolas" w:cs="宋体"/>
          <w:color w:val="50A14F"/>
          <w:kern w:val="0"/>
          <w:sz w:val="21"/>
          <w:szCs w:val="21"/>
        </w:rPr>
        <w:t>'bar'</w:t>
      </w:r>
      <w:r w:rsidRPr="0037559F">
        <w:rPr>
          <w:rFonts w:ascii="Consolas" w:hAnsi="Consolas" w:cs="宋体"/>
          <w:color w:val="383A42"/>
          <w:kern w:val="0"/>
          <w:sz w:val="21"/>
          <w:szCs w:val="21"/>
        </w:rPr>
        <w:t>, stacked=</w:t>
      </w:r>
      <w:r w:rsidRPr="0037559F">
        <w:rPr>
          <w:rFonts w:ascii="Consolas" w:hAnsi="Consolas" w:cs="宋体"/>
          <w:color w:val="0184BB"/>
          <w:kern w:val="0"/>
          <w:sz w:val="21"/>
          <w:szCs w:val="21"/>
        </w:rPr>
        <w:t>True</w:t>
      </w:r>
      <w:r w:rsidRPr="0037559F">
        <w:rPr>
          <w:rFonts w:ascii="Consolas" w:hAnsi="Consolas" w:cs="宋体"/>
          <w:color w:val="383A42"/>
          <w:kern w:val="0"/>
          <w:sz w:val="21"/>
          <w:szCs w:val="21"/>
        </w:rPr>
        <w:t>, ax=plt.gca(), color=[</w:t>
      </w:r>
      <w:r w:rsidRPr="0037559F">
        <w:rPr>
          <w:rFonts w:ascii="Consolas" w:hAnsi="Consolas" w:cs="宋体"/>
          <w:color w:val="50A14F"/>
          <w:kern w:val="0"/>
          <w:sz w:val="21"/>
          <w:szCs w:val="21"/>
        </w:rPr>
        <w:t>'skyblue'</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'orange'</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'green'</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'red'</w:t>
      </w:r>
      <w:r w:rsidRPr="0037559F">
        <w:rPr>
          <w:rFonts w:ascii="Consolas" w:hAnsi="Consolas" w:cs="宋体"/>
          <w:color w:val="383A42"/>
          <w:kern w:val="0"/>
          <w:sz w:val="21"/>
          <w:szCs w:val="21"/>
        </w:rPr>
        <w:t>])</w:t>
      </w:r>
    </w:p>
    <w:p w14:paraId="556C8162"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plt.title(</w:t>
      </w:r>
      <w:r w:rsidRPr="0037559F">
        <w:rPr>
          <w:rFonts w:ascii="Consolas" w:hAnsi="Consolas" w:cs="宋体"/>
          <w:color w:val="50A14F"/>
          <w:kern w:val="0"/>
          <w:sz w:val="21"/>
          <w:szCs w:val="21"/>
        </w:rPr>
        <w:t>f'</w:t>
      </w:r>
      <w:r w:rsidRPr="0037559F">
        <w:rPr>
          <w:rFonts w:ascii="Consolas" w:hAnsi="Consolas" w:cs="宋体"/>
          <w:color w:val="E45649"/>
          <w:kern w:val="0"/>
          <w:sz w:val="21"/>
          <w:szCs w:val="21"/>
        </w:rPr>
        <w:t>{model_name}</w:t>
      </w:r>
      <w:r w:rsidRPr="0037559F">
        <w:rPr>
          <w:rFonts w:ascii="Consolas" w:hAnsi="Consolas" w:cs="宋体"/>
          <w:color w:val="50A14F"/>
          <w:kern w:val="0"/>
          <w:sz w:val="21"/>
          <w:szCs w:val="21"/>
        </w:rPr>
        <w:t xml:space="preserve"> Model Confusion Matrix Values (Sampled)'</w:t>
      </w:r>
      <w:r w:rsidRPr="0037559F">
        <w:rPr>
          <w:rFonts w:ascii="Consolas" w:hAnsi="Consolas" w:cs="宋体"/>
          <w:color w:val="383A42"/>
          <w:kern w:val="0"/>
          <w:sz w:val="21"/>
          <w:szCs w:val="21"/>
        </w:rPr>
        <w:t>)</w:t>
      </w:r>
    </w:p>
    <w:p w14:paraId="3EAC5E0D"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plt.xlabel(</w:t>
      </w:r>
      <w:r w:rsidRPr="0037559F">
        <w:rPr>
          <w:rFonts w:ascii="Consolas" w:hAnsi="Consolas" w:cs="宋体"/>
          <w:color w:val="50A14F"/>
          <w:kern w:val="0"/>
          <w:sz w:val="21"/>
          <w:szCs w:val="21"/>
        </w:rPr>
        <w:t>'Sampled Training Iterations'</w:t>
      </w:r>
      <w:r w:rsidRPr="0037559F">
        <w:rPr>
          <w:rFonts w:ascii="Consolas" w:hAnsi="Consolas" w:cs="宋体"/>
          <w:color w:val="383A42"/>
          <w:kern w:val="0"/>
          <w:sz w:val="21"/>
          <w:szCs w:val="21"/>
        </w:rPr>
        <w:t>)</w:t>
      </w:r>
    </w:p>
    <w:p w14:paraId="75A0DD34"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plt.ylabel(</w:t>
      </w:r>
      <w:r w:rsidRPr="0037559F">
        <w:rPr>
          <w:rFonts w:ascii="Consolas" w:hAnsi="Consolas" w:cs="宋体"/>
          <w:color w:val="50A14F"/>
          <w:kern w:val="0"/>
          <w:sz w:val="21"/>
          <w:szCs w:val="21"/>
        </w:rPr>
        <w:t>'Count'</w:t>
      </w:r>
      <w:r w:rsidRPr="0037559F">
        <w:rPr>
          <w:rFonts w:ascii="Consolas" w:hAnsi="Consolas" w:cs="宋体"/>
          <w:color w:val="383A42"/>
          <w:kern w:val="0"/>
          <w:sz w:val="21"/>
          <w:szCs w:val="21"/>
        </w:rPr>
        <w:t>)</w:t>
      </w:r>
    </w:p>
    <w:p w14:paraId="375314D8"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plt.xticks(rotation=</w:t>
      </w:r>
      <w:r w:rsidRPr="0037559F">
        <w:rPr>
          <w:rFonts w:ascii="Consolas" w:hAnsi="Consolas" w:cs="宋体"/>
          <w:color w:val="986801"/>
          <w:kern w:val="0"/>
          <w:sz w:val="21"/>
          <w:szCs w:val="21"/>
        </w:rPr>
        <w:t>45</w:t>
      </w:r>
      <w:r w:rsidRPr="0037559F">
        <w:rPr>
          <w:rFonts w:ascii="Consolas" w:hAnsi="Consolas" w:cs="宋体"/>
          <w:color w:val="383A42"/>
          <w:kern w:val="0"/>
          <w:sz w:val="21"/>
          <w:szCs w:val="21"/>
        </w:rPr>
        <w:t>, ha=</w:t>
      </w:r>
      <w:r w:rsidRPr="0037559F">
        <w:rPr>
          <w:rFonts w:ascii="Consolas" w:hAnsi="Consolas" w:cs="宋体"/>
          <w:color w:val="50A14F"/>
          <w:kern w:val="0"/>
          <w:sz w:val="21"/>
          <w:szCs w:val="21"/>
        </w:rPr>
        <w:t>'right'</w:t>
      </w:r>
      <w:r w:rsidRPr="0037559F">
        <w:rPr>
          <w:rFonts w:ascii="Consolas" w:hAnsi="Consolas" w:cs="宋体"/>
          <w:color w:val="383A42"/>
          <w:kern w:val="0"/>
          <w:sz w:val="21"/>
          <w:szCs w:val="21"/>
        </w:rPr>
        <w:t>)</w:t>
      </w:r>
    </w:p>
    <w:p w14:paraId="09536D2D"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0900E7E"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子图</w:t>
      </w:r>
      <w:r w:rsidRPr="0037559F">
        <w:rPr>
          <w:rFonts w:ascii="Consolas" w:hAnsi="Consolas" w:cs="宋体"/>
          <w:i/>
          <w:iCs/>
          <w:color w:val="A0A1A7"/>
          <w:kern w:val="0"/>
          <w:sz w:val="21"/>
          <w:szCs w:val="21"/>
        </w:rPr>
        <w:t xml:space="preserve"> 4: Precision and Recall</w:t>
      </w:r>
    </w:p>
    <w:p w14:paraId="1188EBFE"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plt.subplot(</w:t>
      </w:r>
      <w:r w:rsidRPr="0037559F">
        <w:rPr>
          <w:rFonts w:ascii="Consolas" w:hAnsi="Consolas" w:cs="宋体"/>
          <w:color w:val="986801"/>
          <w:kern w:val="0"/>
          <w:sz w:val="21"/>
          <w:szCs w:val="21"/>
        </w:rPr>
        <w:t>2</w:t>
      </w:r>
      <w:r w:rsidRPr="0037559F">
        <w:rPr>
          <w:rFonts w:ascii="Consolas" w:hAnsi="Consolas" w:cs="宋体"/>
          <w:color w:val="383A42"/>
          <w:kern w:val="0"/>
          <w:sz w:val="21"/>
          <w:szCs w:val="21"/>
        </w:rPr>
        <w:t xml:space="preserve">, </w:t>
      </w:r>
      <w:r w:rsidRPr="0037559F">
        <w:rPr>
          <w:rFonts w:ascii="Consolas" w:hAnsi="Consolas" w:cs="宋体"/>
          <w:color w:val="986801"/>
          <w:kern w:val="0"/>
          <w:sz w:val="21"/>
          <w:szCs w:val="21"/>
        </w:rPr>
        <w:t>2</w:t>
      </w:r>
      <w:r w:rsidRPr="0037559F">
        <w:rPr>
          <w:rFonts w:ascii="Consolas" w:hAnsi="Consolas" w:cs="宋体"/>
          <w:color w:val="383A42"/>
          <w:kern w:val="0"/>
          <w:sz w:val="21"/>
          <w:szCs w:val="21"/>
        </w:rPr>
        <w:t xml:space="preserve">, </w:t>
      </w:r>
      <w:r w:rsidRPr="0037559F">
        <w:rPr>
          <w:rFonts w:ascii="Consolas" w:hAnsi="Consolas" w:cs="宋体"/>
          <w:color w:val="986801"/>
          <w:kern w:val="0"/>
          <w:sz w:val="21"/>
          <w:szCs w:val="21"/>
        </w:rPr>
        <w:t>4</w:t>
      </w:r>
      <w:r w:rsidRPr="0037559F">
        <w:rPr>
          <w:rFonts w:ascii="Consolas" w:hAnsi="Consolas" w:cs="宋体"/>
          <w:color w:val="383A42"/>
          <w:kern w:val="0"/>
          <w:sz w:val="21"/>
          <w:szCs w:val="21"/>
        </w:rPr>
        <w:t>)</w:t>
      </w:r>
    </w:p>
    <w:p w14:paraId="4CD2182F"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sns.boxplot(data=data[[</w:t>
      </w:r>
      <w:r w:rsidRPr="0037559F">
        <w:rPr>
          <w:rFonts w:ascii="Consolas" w:hAnsi="Consolas" w:cs="宋体"/>
          <w:color w:val="50A14F"/>
          <w:kern w:val="0"/>
          <w:sz w:val="21"/>
          <w:szCs w:val="21"/>
        </w:rPr>
        <w:t>'Precision'</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'Recall'</w:t>
      </w:r>
      <w:r w:rsidRPr="0037559F">
        <w:rPr>
          <w:rFonts w:ascii="Consolas" w:hAnsi="Consolas" w:cs="宋体"/>
          <w:color w:val="383A42"/>
          <w:kern w:val="0"/>
          <w:sz w:val="21"/>
          <w:szCs w:val="21"/>
        </w:rPr>
        <w:t>]])</w:t>
      </w:r>
    </w:p>
    <w:p w14:paraId="32F6A3A8"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plt.title(</w:t>
      </w:r>
      <w:r w:rsidRPr="0037559F">
        <w:rPr>
          <w:rFonts w:ascii="Consolas" w:hAnsi="Consolas" w:cs="宋体"/>
          <w:color w:val="50A14F"/>
          <w:kern w:val="0"/>
          <w:sz w:val="21"/>
          <w:szCs w:val="21"/>
        </w:rPr>
        <w:t>f'</w:t>
      </w:r>
      <w:r w:rsidRPr="0037559F">
        <w:rPr>
          <w:rFonts w:ascii="Consolas" w:hAnsi="Consolas" w:cs="宋体"/>
          <w:color w:val="E45649"/>
          <w:kern w:val="0"/>
          <w:sz w:val="21"/>
          <w:szCs w:val="21"/>
        </w:rPr>
        <w:t>{model_name}</w:t>
      </w:r>
      <w:r w:rsidRPr="0037559F">
        <w:rPr>
          <w:rFonts w:ascii="Consolas" w:hAnsi="Consolas" w:cs="宋体"/>
          <w:color w:val="50A14F"/>
          <w:kern w:val="0"/>
          <w:sz w:val="21"/>
          <w:szCs w:val="21"/>
        </w:rPr>
        <w:t xml:space="preserve"> Model Precision and Recall'</w:t>
      </w:r>
      <w:r w:rsidRPr="0037559F">
        <w:rPr>
          <w:rFonts w:ascii="Consolas" w:hAnsi="Consolas" w:cs="宋体"/>
          <w:color w:val="383A42"/>
          <w:kern w:val="0"/>
          <w:sz w:val="21"/>
          <w:szCs w:val="21"/>
        </w:rPr>
        <w:t>)</w:t>
      </w:r>
    </w:p>
    <w:p w14:paraId="3AF1430A"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plt.ylabel(</w:t>
      </w:r>
      <w:r w:rsidRPr="0037559F">
        <w:rPr>
          <w:rFonts w:ascii="Consolas" w:hAnsi="Consolas" w:cs="宋体"/>
          <w:color w:val="50A14F"/>
          <w:kern w:val="0"/>
          <w:sz w:val="21"/>
          <w:szCs w:val="21"/>
        </w:rPr>
        <w:t>'Score'</w:t>
      </w:r>
      <w:r w:rsidRPr="0037559F">
        <w:rPr>
          <w:rFonts w:ascii="Consolas" w:hAnsi="Consolas" w:cs="宋体"/>
          <w:color w:val="383A42"/>
          <w:kern w:val="0"/>
          <w:sz w:val="21"/>
          <w:szCs w:val="21"/>
        </w:rPr>
        <w:t>)</w:t>
      </w:r>
    </w:p>
    <w:p w14:paraId="54A5BCC2"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5474E6B"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lastRenderedPageBreak/>
        <w:t xml:space="preserve">    plt.tight_layout()</w:t>
      </w:r>
    </w:p>
    <w:p w14:paraId="4B9846F2"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plt.savefig(os.path.join(result_M_dir, </w:t>
      </w:r>
      <w:r w:rsidRPr="0037559F">
        <w:rPr>
          <w:rFonts w:ascii="Consolas" w:hAnsi="Consolas" w:cs="宋体"/>
          <w:color w:val="50A14F"/>
          <w:kern w:val="0"/>
          <w:sz w:val="21"/>
          <w:szCs w:val="21"/>
        </w:rPr>
        <w:t>f'</w:t>
      </w:r>
      <w:r w:rsidRPr="0037559F">
        <w:rPr>
          <w:rFonts w:ascii="Consolas" w:hAnsi="Consolas" w:cs="宋体"/>
          <w:color w:val="E45649"/>
          <w:kern w:val="0"/>
          <w:sz w:val="21"/>
          <w:szCs w:val="21"/>
        </w:rPr>
        <w:t>{model_name}</w:t>
      </w:r>
      <w:r w:rsidRPr="0037559F">
        <w:rPr>
          <w:rFonts w:ascii="Consolas" w:hAnsi="Consolas" w:cs="宋体"/>
          <w:color w:val="50A14F"/>
          <w:kern w:val="0"/>
          <w:sz w:val="21"/>
          <w:szCs w:val="21"/>
        </w:rPr>
        <w:t>_performance.png'</w:t>
      </w:r>
      <w:r w:rsidRPr="0037559F">
        <w:rPr>
          <w:rFonts w:ascii="Consolas" w:hAnsi="Consolas" w:cs="宋体"/>
          <w:color w:val="383A42"/>
          <w:kern w:val="0"/>
          <w:sz w:val="21"/>
          <w:szCs w:val="21"/>
        </w:rPr>
        <w:t>))</w:t>
      </w:r>
    </w:p>
    <w:p w14:paraId="2BE6974B"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plt.close()</w:t>
      </w:r>
    </w:p>
    <w:p w14:paraId="4846E8DE"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3607792"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06D7FD99"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可视化多个模型对比</w:t>
      </w:r>
    </w:p>
    <w:p w14:paraId="27289D17"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A626A4"/>
          <w:kern w:val="0"/>
          <w:sz w:val="21"/>
          <w:szCs w:val="21"/>
        </w:rPr>
        <w:t>def</w:t>
      </w:r>
      <w:r w:rsidRPr="0037559F">
        <w:rPr>
          <w:rFonts w:ascii="Consolas" w:hAnsi="Consolas" w:cs="宋体"/>
          <w:color w:val="383A42"/>
          <w:kern w:val="0"/>
          <w:sz w:val="21"/>
          <w:szCs w:val="21"/>
        </w:rPr>
        <w:t xml:space="preserve"> </w:t>
      </w:r>
      <w:r w:rsidRPr="0037559F">
        <w:rPr>
          <w:rFonts w:ascii="Consolas" w:hAnsi="Consolas" w:cs="宋体"/>
          <w:color w:val="4078F2"/>
          <w:kern w:val="0"/>
          <w:sz w:val="21"/>
          <w:szCs w:val="21"/>
        </w:rPr>
        <w:t>visualize_model_comparison</w:t>
      </w:r>
      <w:r w:rsidRPr="0037559F">
        <w:rPr>
          <w:rFonts w:ascii="Consolas" w:hAnsi="Consolas" w:cs="宋体"/>
          <w:color w:val="383A42"/>
          <w:kern w:val="0"/>
          <w:sz w:val="21"/>
          <w:szCs w:val="21"/>
        </w:rPr>
        <w:t>(models_data, model_names):</w:t>
      </w:r>
    </w:p>
    <w:p w14:paraId="5C1F5245"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metrics = [</w:t>
      </w:r>
      <w:r w:rsidRPr="0037559F">
        <w:rPr>
          <w:rFonts w:ascii="Consolas" w:hAnsi="Consolas" w:cs="宋体"/>
          <w:color w:val="50A14F"/>
          <w:kern w:val="0"/>
          <w:sz w:val="21"/>
          <w:szCs w:val="21"/>
        </w:rPr>
        <w:t>'Accuracy'</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'Sensitivity'</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'Specificity'</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'AUC'</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'Precision'</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'Recall'</w:t>
      </w:r>
      <w:r w:rsidRPr="0037559F">
        <w:rPr>
          <w:rFonts w:ascii="Consolas" w:hAnsi="Consolas" w:cs="宋体"/>
          <w:color w:val="383A42"/>
          <w:kern w:val="0"/>
          <w:sz w:val="21"/>
          <w:szCs w:val="21"/>
        </w:rPr>
        <w:t>]</w:t>
      </w:r>
    </w:p>
    <w:p w14:paraId="38A415E1"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comparison_data = pd.DataFrame()</w:t>
      </w:r>
    </w:p>
    <w:p w14:paraId="09E83966"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CEEBDAC"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color w:val="A626A4"/>
          <w:kern w:val="0"/>
          <w:sz w:val="21"/>
          <w:szCs w:val="21"/>
        </w:rPr>
        <w:t>for</w:t>
      </w:r>
      <w:r w:rsidRPr="0037559F">
        <w:rPr>
          <w:rFonts w:ascii="Consolas" w:hAnsi="Consolas" w:cs="宋体"/>
          <w:color w:val="383A42"/>
          <w:kern w:val="0"/>
          <w:sz w:val="21"/>
          <w:szCs w:val="21"/>
        </w:rPr>
        <w:t xml:space="preserve"> data, name </w:t>
      </w:r>
      <w:r w:rsidRPr="0037559F">
        <w:rPr>
          <w:rFonts w:ascii="Consolas" w:hAnsi="Consolas" w:cs="宋体"/>
          <w:color w:val="A626A4"/>
          <w:kern w:val="0"/>
          <w:sz w:val="21"/>
          <w:szCs w:val="21"/>
        </w:rPr>
        <w:t>in</w:t>
      </w:r>
      <w:r w:rsidRPr="0037559F">
        <w:rPr>
          <w:rFonts w:ascii="Consolas" w:hAnsi="Consolas" w:cs="宋体"/>
          <w:color w:val="383A42"/>
          <w:kern w:val="0"/>
          <w:sz w:val="21"/>
          <w:szCs w:val="21"/>
        </w:rPr>
        <w:t xml:space="preserve"> </w:t>
      </w:r>
      <w:r w:rsidRPr="0037559F">
        <w:rPr>
          <w:rFonts w:ascii="Consolas" w:hAnsi="Consolas" w:cs="宋体"/>
          <w:color w:val="C18401"/>
          <w:kern w:val="0"/>
          <w:sz w:val="21"/>
          <w:szCs w:val="21"/>
        </w:rPr>
        <w:t>zip</w:t>
      </w:r>
      <w:r w:rsidRPr="0037559F">
        <w:rPr>
          <w:rFonts w:ascii="Consolas" w:hAnsi="Consolas" w:cs="宋体"/>
          <w:color w:val="383A42"/>
          <w:kern w:val="0"/>
          <w:sz w:val="21"/>
          <w:szCs w:val="21"/>
        </w:rPr>
        <w:t>(models_data, model_names):</w:t>
      </w:r>
    </w:p>
    <w:p w14:paraId="5DEF2B20"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model_metrics = data[metrics].mean()</w:t>
      </w:r>
    </w:p>
    <w:p w14:paraId="3B565AF1"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model_metrics[</w:t>
      </w:r>
      <w:r w:rsidRPr="0037559F">
        <w:rPr>
          <w:rFonts w:ascii="Consolas" w:hAnsi="Consolas" w:cs="宋体"/>
          <w:color w:val="50A14F"/>
          <w:kern w:val="0"/>
          <w:sz w:val="21"/>
          <w:szCs w:val="21"/>
        </w:rPr>
        <w:t>'Model'</w:t>
      </w:r>
      <w:r w:rsidRPr="0037559F">
        <w:rPr>
          <w:rFonts w:ascii="Consolas" w:hAnsi="Consolas" w:cs="宋体"/>
          <w:color w:val="383A42"/>
          <w:kern w:val="0"/>
          <w:sz w:val="21"/>
          <w:szCs w:val="21"/>
        </w:rPr>
        <w:t>] = name</w:t>
      </w:r>
    </w:p>
    <w:p w14:paraId="7AEBB41A"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comparison_data = pd.concat([comparison_data, pd.DataFrame([model_metrics])], ignore_index=</w:t>
      </w:r>
      <w:r w:rsidRPr="0037559F">
        <w:rPr>
          <w:rFonts w:ascii="Consolas" w:hAnsi="Consolas" w:cs="宋体"/>
          <w:color w:val="0184BB"/>
          <w:kern w:val="0"/>
          <w:sz w:val="21"/>
          <w:szCs w:val="21"/>
        </w:rPr>
        <w:t>True</w:t>
      </w:r>
      <w:r w:rsidRPr="0037559F">
        <w:rPr>
          <w:rFonts w:ascii="Consolas" w:hAnsi="Consolas" w:cs="宋体"/>
          <w:color w:val="383A42"/>
          <w:kern w:val="0"/>
          <w:sz w:val="21"/>
          <w:szCs w:val="21"/>
        </w:rPr>
        <w:t>)</w:t>
      </w:r>
    </w:p>
    <w:p w14:paraId="3F694082"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3DC86D4"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plt.figure(figsize=(</w:t>
      </w:r>
      <w:r w:rsidRPr="0037559F">
        <w:rPr>
          <w:rFonts w:ascii="Consolas" w:hAnsi="Consolas" w:cs="宋体"/>
          <w:color w:val="986801"/>
          <w:kern w:val="0"/>
          <w:sz w:val="21"/>
          <w:szCs w:val="21"/>
        </w:rPr>
        <w:t>16</w:t>
      </w:r>
      <w:r w:rsidRPr="0037559F">
        <w:rPr>
          <w:rFonts w:ascii="Consolas" w:hAnsi="Consolas" w:cs="宋体"/>
          <w:color w:val="383A42"/>
          <w:kern w:val="0"/>
          <w:sz w:val="21"/>
          <w:szCs w:val="21"/>
        </w:rPr>
        <w:t xml:space="preserve">, </w:t>
      </w:r>
      <w:r w:rsidRPr="0037559F">
        <w:rPr>
          <w:rFonts w:ascii="Consolas" w:hAnsi="Consolas" w:cs="宋体"/>
          <w:color w:val="986801"/>
          <w:kern w:val="0"/>
          <w:sz w:val="21"/>
          <w:szCs w:val="21"/>
        </w:rPr>
        <w:t>10</w:t>
      </w:r>
      <w:r w:rsidRPr="0037559F">
        <w:rPr>
          <w:rFonts w:ascii="Consolas" w:hAnsi="Consolas" w:cs="宋体"/>
          <w:color w:val="383A42"/>
          <w:kern w:val="0"/>
          <w:sz w:val="21"/>
          <w:szCs w:val="21"/>
        </w:rPr>
        <w:t>))</w:t>
      </w:r>
    </w:p>
    <w:p w14:paraId="7E2D576B"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C7F8CFF"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子图</w:t>
      </w:r>
      <w:r w:rsidRPr="0037559F">
        <w:rPr>
          <w:rFonts w:ascii="Consolas" w:hAnsi="Consolas" w:cs="宋体"/>
          <w:i/>
          <w:iCs/>
          <w:color w:val="A0A1A7"/>
          <w:kern w:val="0"/>
          <w:sz w:val="21"/>
          <w:szCs w:val="21"/>
        </w:rPr>
        <w:t xml:space="preserve"> 1: Accuracy, Sensitivity, Specificity </w:t>
      </w:r>
      <w:r w:rsidRPr="0037559F">
        <w:rPr>
          <w:rFonts w:ascii="Consolas" w:hAnsi="Consolas" w:cs="宋体"/>
          <w:i/>
          <w:iCs/>
          <w:color w:val="A0A1A7"/>
          <w:kern w:val="0"/>
          <w:sz w:val="21"/>
          <w:szCs w:val="21"/>
        </w:rPr>
        <w:t>对比</w:t>
      </w:r>
    </w:p>
    <w:p w14:paraId="3450E67C"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plt.subplot(</w:t>
      </w:r>
      <w:r w:rsidRPr="0037559F">
        <w:rPr>
          <w:rFonts w:ascii="Consolas" w:hAnsi="Consolas" w:cs="宋体"/>
          <w:color w:val="986801"/>
          <w:kern w:val="0"/>
          <w:sz w:val="21"/>
          <w:szCs w:val="21"/>
        </w:rPr>
        <w:t>2</w:t>
      </w:r>
      <w:r w:rsidRPr="0037559F">
        <w:rPr>
          <w:rFonts w:ascii="Consolas" w:hAnsi="Consolas" w:cs="宋体"/>
          <w:color w:val="383A42"/>
          <w:kern w:val="0"/>
          <w:sz w:val="21"/>
          <w:szCs w:val="21"/>
        </w:rPr>
        <w:t xml:space="preserve">, </w:t>
      </w:r>
      <w:r w:rsidRPr="0037559F">
        <w:rPr>
          <w:rFonts w:ascii="Consolas" w:hAnsi="Consolas" w:cs="宋体"/>
          <w:color w:val="986801"/>
          <w:kern w:val="0"/>
          <w:sz w:val="21"/>
          <w:szCs w:val="21"/>
        </w:rPr>
        <w:t>2</w:t>
      </w:r>
      <w:r w:rsidRPr="0037559F">
        <w:rPr>
          <w:rFonts w:ascii="Consolas" w:hAnsi="Consolas" w:cs="宋体"/>
          <w:color w:val="383A42"/>
          <w:kern w:val="0"/>
          <w:sz w:val="21"/>
          <w:szCs w:val="21"/>
        </w:rPr>
        <w:t xml:space="preserve">, </w:t>
      </w:r>
      <w:r w:rsidRPr="0037559F">
        <w:rPr>
          <w:rFonts w:ascii="Consolas" w:hAnsi="Consolas" w:cs="宋体"/>
          <w:color w:val="986801"/>
          <w:kern w:val="0"/>
          <w:sz w:val="21"/>
          <w:szCs w:val="21"/>
        </w:rPr>
        <w:t>1</w:t>
      </w:r>
      <w:r w:rsidRPr="0037559F">
        <w:rPr>
          <w:rFonts w:ascii="Consolas" w:hAnsi="Consolas" w:cs="宋体"/>
          <w:color w:val="383A42"/>
          <w:kern w:val="0"/>
          <w:sz w:val="21"/>
          <w:szCs w:val="21"/>
        </w:rPr>
        <w:t>)</w:t>
      </w:r>
    </w:p>
    <w:p w14:paraId="1EA6E057"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sns.barplot(x=</w:t>
      </w:r>
      <w:r w:rsidRPr="0037559F">
        <w:rPr>
          <w:rFonts w:ascii="Consolas" w:hAnsi="Consolas" w:cs="宋体"/>
          <w:color w:val="50A14F"/>
          <w:kern w:val="0"/>
          <w:sz w:val="21"/>
          <w:szCs w:val="21"/>
        </w:rPr>
        <w:t>'Model'</w:t>
      </w:r>
      <w:r w:rsidRPr="0037559F">
        <w:rPr>
          <w:rFonts w:ascii="Consolas" w:hAnsi="Consolas" w:cs="宋体"/>
          <w:color w:val="383A42"/>
          <w:kern w:val="0"/>
          <w:sz w:val="21"/>
          <w:szCs w:val="21"/>
        </w:rPr>
        <w:t>, y=</w:t>
      </w:r>
      <w:r w:rsidRPr="0037559F">
        <w:rPr>
          <w:rFonts w:ascii="Consolas" w:hAnsi="Consolas" w:cs="宋体"/>
          <w:color w:val="50A14F"/>
          <w:kern w:val="0"/>
          <w:sz w:val="21"/>
          <w:szCs w:val="21"/>
        </w:rPr>
        <w:t>'value'</w:t>
      </w:r>
      <w:r w:rsidRPr="0037559F">
        <w:rPr>
          <w:rFonts w:ascii="Consolas" w:hAnsi="Consolas" w:cs="宋体"/>
          <w:color w:val="383A42"/>
          <w:kern w:val="0"/>
          <w:sz w:val="21"/>
          <w:szCs w:val="21"/>
        </w:rPr>
        <w:t>, hue=</w:t>
      </w:r>
      <w:r w:rsidRPr="0037559F">
        <w:rPr>
          <w:rFonts w:ascii="Consolas" w:hAnsi="Consolas" w:cs="宋体"/>
          <w:color w:val="50A14F"/>
          <w:kern w:val="0"/>
          <w:sz w:val="21"/>
          <w:szCs w:val="21"/>
        </w:rPr>
        <w:t>'variable'</w:t>
      </w:r>
      <w:r w:rsidRPr="0037559F">
        <w:rPr>
          <w:rFonts w:ascii="Consolas" w:hAnsi="Consolas" w:cs="宋体"/>
          <w:color w:val="383A42"/>
          <w:kern w:val="0"/>
          <w:sz w:val="21"/>
          <w:szCs w:val="21"/>
        </w:rPr>
        <w:t>,</w:t>
      </w:r>
    </w:p>
    <w:p w14:paraId="02F9336A"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data=pd.melt(comparison_data, id_vars=[</w:t>
      </w:r>
      <w:r w:rsidRPr="0037559F">
        <w:rPr>
          <w:rFonts w:ascii="Consolas" w:hAnsi="Consolas" w:cs="宋体"/>
          <w:color w:val="50A14F"/>
          <w:kern w:val="0"/>
          <w:sz w:val="21"/>
          <w:szCs w:val="21"/>
        </w:rPr>
        <w:t>'Model'</w:t>
      </w:r>
      <w:r w:rsidRPr="0037559F">
        <w:rPr>
          <w:rFonts w:ascii="Consolas" w:hAnsi="Consolas" w:cs="宋体"/>
          <w:color w:val="383A42"/>
          <w:kern w:val="0"/>
          <w:sz w:val="21"/>
          <w:szCs w:val="21"/>
        </w:rPr>
        <w:t>], value_vars=[</w:t>
      </w:r>
      <w:r w:rsidRPr="0037559F">
        <w:rPr>
          <w:rFonts w:ascii="Consolas" w:hAnsi="Consolas" w:cs="宋体"/>
          <w:color w:val="50A14F"/>
          <w:kern w:val="0"/>
          <w:sz w:val="21"/>
          <w:szCs w:val="21"/>
        </w:rPr>
        <w:t>'Accuracy'</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'Sensitivity'</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'Specificity'</w:t>
      </w:r>
      <w:r w:rsidRPr="0037559F">
        <w:rPr>
          <w:rFonts w:ascii="Consolas" w:hAnsi="Consolas" w:cs="宋体"/>
          <w:color w:val="383A42"/>
          <w:kern w:val="0"/>
          <w:sz w:val="21"/>
          <w:szCs w:val="21"/>
        </w:rPr>
        <w:t>]))</w:t>
      </w:r>
    </w:p>
    <w:p w14:paraId="2D3619C3"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plt.title(</w:t>
      </w:r>
      <w:r w:rsidRPr="0037559F">
        <w:rPr>
          <w:rFonts w:ascii="Consolas" w:hAnsi="Consolas" w:cs="宋体"/>
          <w:color w:val="50A14F"/>
          <w:kern w:val="0"/>
          <w:sz w:val="21"/>
          <w:szCs w:val="21"/>
        </w:rPr>
        <w:t>'Model Comparison: Accuracy, Sensitivity, Specificity'</w:t>
      </w:r>
      <w:r w:rsidRPr="0037559F">
        <w:rPr>
          <w:rFonts w:ascii="Consolas" w:hAnsi="Consolas" w:cs="宋体"/>
          <w:color w:val="383A42"/>
          <w:kern w:val="0"/>
          <w:sz w:val="21"/>
          <w:szCs w:val="21"/>
        </w:rPr>
        <w:t>)</w:t>
      </w:r>
    </w:p>
    <w:p w14:paraId="0F8726C9"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plt.ylabel(</w:t>
      </w:r>
      <w:r w:rsidRPr="0037559F">
        <w:rPr>
          <w:rFonts w:ascii="Consolas" w:hAnsi="Consolas" w:cs="宋体"/>
          <w:color w:val="50A14F"/>
          <w:kern w:val="0"/>
          <w:sz w:val="21"/>
          <w:szCs w:val="21"/>
        </w:rPr>
        <w:t>'Score'</w:t>
      </w:r>
      <w:r w:rsidRPr="0037559F">
        <w:rPr>
          <w:rFonts w:ascii="Consolas" w:hAnsi="Consolas" w:cs="宋体"/>
          <w:color w:val="383A42"/>
          <w:kern w:val="0"/>
          <w:sz w:val="21"/>
          <w:szCs w:val="21"/>
        </w:rPr>
        <w:t>)</w:t>
      </w:r>
    </w:p>
    <w:p w14:paraId="4EE7A870"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2835AC1A"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子图</w:t>
      </w:r>
      <w:r w:rsidRPr="0037559F">
        <w:rPr>
          <w:rFonts w:ascii="Consolas" w:hAnsi="Consolas" w:cs="宋体"/>
          <w:i/>
          <w:iCs/>
          <w:color w:val="A0A1A7"/>
          <w:kern w:val="0"/>
          <w:sz w:val="21"/>
          <w:szCs w:val="21"/>
        </w:rPr>
        <w:t xml:space="preserve"> 2: AUC</w:t>
      </w:r>
    </w:p>
    <w:p w14:paraId="2E182C00"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plt.subplot(</w:t>
      </w:r>
      <w:r w:rsidRPr="0037559F">
        <w:rPr>
          <w:rFonts w:ascii="Consolas" w:hAnsi="Consolas" w:cs="宋体"/>
          <w:color w:val="986801"/>
          <w:kern w:val="0"/>
          <w:sz w:val="21"/>
          <w:szCs w:val="21"/>
        </w:rPr>
        <w:t>2</w:t>
      </w:r>
      <w:r w:rsidRPr="0037559F">
        <w:rPr>
          <w:rFonts w:ascii="Consolas" w:hAnsi="Consolas" w:cs="宋体"/>
          <w:color w:val="383A42"/>
          <w:kern w:val="0"/>
          <w:sz w:val="21"/>
          <w:szCs w:val="21"/>
        </w:rPr>
        <w:t xml:space="preserve">, </w:t>
      </w:r>
      <w:r w:rsidRPr="0037559F">
        <w:rPr>
          <w:rFonts w:ascii="Consolas" w:hAnsi="Consolas" w:cs="宋体"/>
          <w:color w:val="986801"/>
          <w:kern w:val="0"/>
          <w:sz w:val="21"/>
          <w:szCs w:val="21"/>
        </w:rPr>
        <w:t>2</w:t>
      </w:r>
      <w:r w:rsidRPr="0037559F">
        <w:rPr>
          <w:rFonts w:ascii="Consolas" w:hAnsi="Consolas" w:cs="宋体"/>
          <w:color w:val="383A42"/>
          <w:kern w:val="0"/>
          <w:sz w:val="21"/>
          <w:szCs w:val="21"/>
        </w:rPr>
        <w:t xml:space="preserve">, </w:t>
      </w:r>
      <w:r w:rsidRPr="0037559F">
        <w:rPr>
          <w:rFonts w:ascii="Consolas" w:hAnsi="Consolas" w:cs="宋体"/>
          <w:color w:val="986801"/>
          <w:kern w:val="0"/>
          <w:sz w:val="21"/>
          <w:szCs w:val="21"/>
        </w:rPr>
        <w:t>2</w:t>
      </w:r>
      <w:r w:rsidRPr="0037559F">
        <w:rPr>
          <w:rFonts w:ascii="Consolas" w:hAnsi="Consolas" w:cs="宋体"/>
          <w:color w:val="383A42"/>
          <w:kern w:val="0"/>
          <w:sz w:val="21"/>
          <w:szCs w:val="21"/>
        </w:rPr>
        <w:t>)</w:t>
      </w:r>
    </w:p>
    <w:p w14:paraId="705CCB92"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sns.barplot(x=</w:t>
      </w:r>
      <w:r w:rsidRPr="0037559F">
        <w:rPr>
          <w:rFonts w:ascii="Consolas" w:hAnsi="Consolas" w:cs="宋体"/>
          <w:color w:val="50A14F"/>
          <w:kern w:val="0"/>
          <w:sz w:val="21"/>
          <w:szCs w:val="21"/>
        </w:rPr>
        <w:t>'Model'</w:t>
      </w:r>
      <w:r w:rsidRPr="0037559F">
        <w:rPr>
          <w:rFonts w:ascii="Consolas" w:hAnsi="Consolas" w:cs="宋体"/>
          <w:color w:val="383A42"/>
          <w:kern w:val="0"/>
          <w:sz w:val="21"/>
          <w:szCs w:val="21"/>
        </w:rPr>
        <w:t>, y=</w:t>
      </w:r>
      <w:r w:rsidRPr="0037559F">
        <w:rPr>
          <w:rFonts w:ascii="Consolas" w:hAnsi="Consolas" w:cs="宋体"/>
          <w:color w:val="50A14F"/>
          <w:kern w:val="0"/>
          <w:sz w:val="21"/>
          <w:szCs w:val="21"/>
        </w:rPr>
        <w:t>'AUC'</w:t>
      </w:r>
      <w:r w:rsidRPr="0037559F">
        <w:rPr>
          <w:rFonts w:ascii="Consolas" w:hAnsi="Consolas" w:cs="宋体"/>
          <w:color w:val="383A42"/>
          <w:kern w:val="0"/>
          <w:sz w:val="21"/>
          <w:szCs w:val="21"/>
        </w:rPr>
        <w:t>, data=comparison_data)</w:t>
      </w:r>
    </w:p>
    <w:p w14:paraId="32FA9C7F"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plt.title(</w:t>
      </w:r>
      <w:r w:rsidRPr="0037559F">
        <w:rPr>
          <w:rFonts w:ascii="Consolas" w:hAnsi="Consolas" w:cs="宋体"/>
          <w:color w:val="50A14F"/>
          <w:kern w:val="0"/>
          <w:sz w:val="21"/>
          <w:szCs w:val="21"/>
        </w:rPr>
        <w:t>'Model Comparison: AUC'</w:t>
      </w:r>
      <w:r w:rsidRPr="0037559F">
        <w:rPr>
          <w:rFonts w:ascii="Consolas" w:hAnsi="Consolas" w:cs="宋体"/>
          <w:color w:val="383A42"/>
          <w:kern w:val="0"/>
          <w:sz w:val="21"/>
          <w:szCs w:val="21"/>
        </w:rPr>
        <w:t>)</w:t>
      </w:r>
    </w:p>
    <w:p w14:paraId="535282BC"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plt.ylabel(</w:t>
      </w:r>
      <w:r w:rsidRPr="0037559F">
        <w:rPr>
          <w:rFonts w:ascii="Consolas" w:hAnsi="Consolas" w:cs="宋体"/>
          <w:color w:val="50A14F"/>
          <w:kern w:val="0"/>
          <w:sz w:val="21"/>
          <w:szCs w:val="21"/>
        </w:rPr>
        <w:t>'AUC'</w:t>
      </w:r>
      <w:r w:rsidRPr="0037559F">
        <w:rPr>
          <w:rFonts w:ascii="Consolas" w:hAnsi="Consolas" w:cs="宋体"/>
          <w:color w:val="383A42"/>
          <w:kern w:val="0"/>
          <w:sz w:val="21"/>
          <w:szCs w:val="21"/>
        </w:rPr>
        <w:t>)</w:t>
      </w:r>
    </w:p>
    <w:p w14:paraId="1F6E54E5"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6BB8C90"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子图</w:t>
      </w:r>
      <w:r w:rsidRPr="0037559F">
        <w:rPr>
          <w:rFonts w:ascii="Consolas" w:hAnsi="Consolas" w:cs="宋体"/>
          <w:i/>
          <w:iCs/>
          <w:color w:val="A0A1A7"/>
          <w:kern w:val="0"/>
          <w:sz w:val="21"/>
          <w:szCs w:val="21"/>
        </w:rPr>
        <w:t xml:space="preserve"> 3: Precision</w:t>
      </w:r>
    </w:p>
    <w:p w14:paraId="440C5311"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plt.subplot(</w:t>
      </w:r>
      <w:r w:rsidRPr="0037559F">
        <w:rPr>
          <w:rFonts w:ascii="Consolas" w:hAnsi="Consolas" w:cs="宋体"/>
          <w:color w:val="986801"/>
          <w:kern w:val="0"/>
          <w:sz w:val="21"/>
          <w:szCs w:val="21"/>
        </w:rPr>
        <w:t>2</w:t>
      </w:r>
      <w:r w:rsidRPr="0037559F">
        <w:rPr>
          <w:rFonts w:ascii="Consolas" w:hAnsi="Consolas" w:cs="宋体"/>
          <w:color w:val="383A42"/>
          <w:kern w:val="0"/>
          <w:sz w:val="21"/>
          <w:szCs w:val="21"/>
        </w:rPr>
        <w:t xml:space="preserve">, </w:t>
      </w:r>
      <w:r w:rsidRPr="0037559F">
        <w:rPr>
          <w:rFonts w:ascii="Consolas" w:hAnsi="Consolas" w:cs="宋体"/>
          <w:color w:val="986801"/>
          <w:kern w:val="0"/>
          <w:sz w:val="21"/>
          <w:szCs w:val="21"/>
        </w:rPr>
        <w:t>2</w:t>
      </w:r>
      <w:r w:rsidRPr="0037559F">
        <w:rPr>
          <w:rFonts w:ascii="Consolas" w:hAnsi="Consolas" w:cs="宋体"/>
          <w:color w:val="383A42"/>
          <w:kern w:val="0"/>
          <w:sz w:val="21"/>
          <w:szCs w:val="21"/>
        </w:rPr>
        <w:t xml:space="preserve">, </w:t>
      </w:r>
      <w:r w:rsidRPr="0037559F">
        <w:rPr>
          <w:rFonts w:ascii="Consolas" w:hAnsi="Consolas" w:cs="宋体"/>
          <w:color w:val="986801"/>
          <w:kern w:val="0"/>
          <w:sz w:val="21"/>
          <w:szCs w:val="21"/>
        </w:rPr>
        <w:t>3</w:t>
      </w:r>
      <w:r w:rsidRPr="0037559F">
        <w:rPr>
          <w:rFonts w:ascii="Consolas" w:hAnsi="Consolas" w:cs="宋体"/>
          <w:color w:val="383A42"/>
          <w:kern w:val="0"/>
          <w:sz w:val="21"/>
          <w:szCs w:val="21"/>
        </w:rPr>
        <w:t>)</w:t>
      </w:r>
    </w:p>
    <w:p w14:paraId="27DB9C74"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sns.barplot(x=</w:t>
      </w:r>
      <w:r w:rsidRPr="0037559F">
        <w:rPr>
          <w:rFonts w:ascii="Consolas" w:hAnsi="Consolas" w:cs="宋体"/>
          <w:color w:val="50A14F"/>
          <w:kern w:val="0"/>
          <w:sz w:val="21"/>
          <w:szCs w:val="21"/>
        </w:rPr>
        <w:t>'Model'</w:t>
      </w:r>
      <w:r w:rsidRPr="0037559F">
        <w:rPr>
          <w:rFonts w:ascii="Consolas" w:hAnsi="Consolas" w:cs="宋体"/>
          <w:color w:val="383A42"/>
          <w:kern w:val="0"/>
          <w:sz w:val="21"/>
          <w:szCs w:val="21"/>
        </w:rPr>
        <w:t>, y=</w:t>
      </w:r>
      <w:r w:rsidRPr="0037559F">
        <w:rPr>
          <w:rFonts w:ascii="Consolas" w:hAnsi="Consolas" w:cs="宋体"/>
          <w:color w:val="50A14F"/>
          <w:kern w:val="0"/>
          <w:sz w:val="21"/>
          <w:szCs w:val="21"/>
        </w:rPr>
        <w:t>'Precision'</w:t>
      </w:r>
      <w:r w:rsidRPr="0037559F">
        <w:rPr>
          <w:rFonts w:ascii="Consolas" w:hAnsi="Consolas" w:cs="宋体"/>
          <w:color w:val="383A42"/>
          <w:kern w:val="0"/>
          <w:sz w:val="21"/>
          <w:szCs w:val="21"/>
        </w:rPr>
        <w:t>, data=comparison_data)</w:t>
      </w:r>
    </w:p>
    <w:p w14:paraId="2F0DC97C"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plt.title(</w:t>
      </w:r>
      <w:r w:rsidRPr="0037559F">
        <w:rPr>
          <w:rFonts w:ascii="Consolas" w:hAnsi="Consolas" w:cs="宋体"/>
          <w:color w:val="50A14F"/>
          <w:kern w:val="0"/>
          <w:sz w:val="21"/>
          <w:szCs w:val="21"/>
        </w:rPr>
        <w:t>'Model Comparison: Precision'</w:t>
      </w:r>
      <w:r w:rsidRPr="0037559F">
        <w:rPr>
          <w:rFonts w:ascii="Consolas" w:hAnsi="Consolas" w:cs="宋体"/>
          <w:color w:val="383A42"/>
          <w:kern w:val="0"/>
          <w:sz w:val="21"/>
          <w:szCs w:val="21"/>
        </w:rPr>
        <w:t>)</w:t>
      </w:r>
    </w:p>
    <w:p w14:paraId="3EF76E7E"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plt.ylabel(</w:t>
      </w:r>
      <w:r w:rsidRPr="0037559F">
        <w:rPr>
          <w:rFonts w:ascii="Consolas" w:hAnsi="Consolas" w:cs="宋体"/>
          <w:color w:val="50A14F"/>
          <w:kern w:val="0"/>
          <w:sz w:val="21"/>
          <w:szCs w:val="21"/>
        </w:rPr>
        <w:t>'Precision'</w:t>
      </w:r>
      <w:r w:rsidRPr="0037559F">
        <w:rPr>
          <w:rFonts w:ascii="Consolas" w:hAnsi="Consolas" w:cs="宋体"/>
          <w:color w:val="383A42"/>
          <w:kern w:val="0"/>
          <w:sz w:val="21"/>
          <w:szCs w:val="21"/>
        </w:rPr>
        <w:t>)</w:t>
      </w:r>
    </w:p>
    <w:p w14:paraId="3556A673"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583C58FA"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子图</w:t>
      </w:r>
      <w:r w:rsidRPr="0037559F">
        <w:rPr>
          <w:rFonts w:ascii="Consolas" w:hAnsi="Consolas" w:cs="宋体"/>
          <w:i/>
          <w:iCs/>
          <w:color w:val="A0A1A7"/>
          <w:kern w:val="0"/>
          <w:sz w:val="21"/>
          <w:szCs w:val="21"/>
        </w:rPr>
        <w:t xml:space="preserve"> 4: Recall</w:t>
      </w:r>
    </w:p>
    <w:p w14:paraId="1E2E4870"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plt.subplot(</w:t>
      </w:r>
      <w:r w:rsidRPr="0037559F">
        <w:rPr>
          <w:rFonts w:ascii="Consolas" w:hAnsi="Consolas" w:cs="宋体"/>
          <w:color w:val="986801"/>
          <w:kern w:val="0"/>
          <w:sz w:val="21"/>
          <w:szCs w:val="21"/>
        </w:rPr>
        <w:t>2</w:t>
      </w:r>
      <w:r w:rsidRPr="0037559F">
        <w:rPr>
          <w:rFonts w:ascii="Consolas" w:hAnsi="Consolas" w:cs="宋体"/>
          <w:color w:val="383A42"/>
          <w:kern w:val="0"/>
          <w:sz w:val="21"/>
          <w:szCs w:val="21"/>
        </w:rPr>
        <w:t xml:space="preserve">, </w:t>
      </w:r>
      <w:r w:rsidRPr="0037559F">
        <w:rPr>
          <w:rFonts w:ascii="Consolas" w:hAnsi="Consolas" w:cs="宋体"/>
          <w:color w:val="986801"/>
          <w:kern w:val="0"/>
          <w:sz w:val="21"/>
          <w:szCs w:val="21"/>
        </w:rPr>
        <w:t>2</w:t>
      </w:r>
      <w:r w:rsidRPr="0037559F">
        <w:rPr>
          <w:rFonts w:ascii="Consolas" w:hAnsi="Consolas" w:cs="宋体"/>
          <w:color w:val="383A42"/>
          <w:kern w:val="0"/>
          <w:sz w:val="21"/>
          <w:szCs w:val="21"/>
        </w:rPr>
        <w:t xml:space="preserve">, </w:t>
      </w:r>
      <w:r w:rsidRPr="0037559F">
        <w:rPr>
          <w:rFonts w:ascii="Consolas" w:hAnsi="Consolas" w:cs="宋体"/>
          <w:color w:val="986801"/>
          <w:kern w:val="0"/>
          <w:sz w:val="21"/>
          <w:szCs w:val="21"/>
        </w:rPr>
        <w:t>4</w:t>
      </w:r>
      <w:r w:rsidRPr="0037559F">
        <w:rPr>
          <w:rFonts w:ascii="Consolas" w:hAnsi="Consolas" w:cs="宋体"/>
          <w:color w:val="383A42"/>
          <w:kern w:val="0"/>
          <w:sz w:val="21"/>
          <w:szCs w:val="21"/>
        </w:rPr>
        <w:t>)</w:t>
      </w:r>
    </w:p>
    <w:p w14:paraId="709DAD74"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sns.barplot(x=</w:t>
      </w:r>
      <w:r w:rsidRPr="0037559F">
        <w:rPr>
          <w:rFonts w:ascii="Consolas" w:hAnsi="Consolas" w:cs="宋体"/>
          <w:color w:val="50A14F"/>
          <w:kern w:val="0"/>
          <w:sz w:val="21"/>
          <w:szCs w:val="21"/>
        </w:rPr>
        <w:t>'Model'</w:t>
      </w:r>
      <w:r w:rsidRPr="0037559F">
        <w:rPr>
          <w:rFonts w:ascii="Consolas" w:hAnsi="Consolas" w:cs="宋体"/>
          <w:color w:val="383A42"/>
          <w:kern w:val="0"/>
          <w:sz w:val="21"/>
          <w:szCs w:val="21"/>
        </w:rPr>
        <w:t>, y=</w:t>
      </w:r>
      <w:r w:rsidRPr="0037559F">
        <w:rPr>
          <w:rFonts w:ascii="Consolas" w:hAnsi="Consolas" w:cs="宋体"/>
          <w:color w:val="50A14F"/>
          <w:kern w:val="0"/>
          <w:sz w:val="21"/>
          <w:szCs w:val="21"/>
        </w:rPr>
        <w:t>'Recall'</w:t>
      </w:r>
      <w:r w:rsidRPr="0037559F">
        <w:rPr>
          <w:rFonts w:ascii="Consolas" w:hAnsi="Consolas" w:cs="宋体"/>
          <w:color w:val="383A42"/>
          <w:kern w:val="0"/>
          <w:sz w:val="21"/>
          <w:szCs w:val="21"/>
        </w:rPr>
        <w:t>, data=comparison_data)</w:t>
      </w:r>
    </w:p>
    <w:p w14:paraId="6C1420E4"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plt.title(</w:t>
      </w:r>
      <w:r w:rsidRPr="0037559F">
        <w:rPr>
          <w:rFonts w:ascii="Consolas" w:hAnsi="Consolas" w:cs="宋体"/>
          <w:color w:val="50A14F"/>
          <w:kern w:val="0"/>
          <w:sz w:val="21"/>
          <w:szCs w:val="21"/>
        </w:rPr>
        <w:t>'Model Comparison: Recall'</w:t>
      </w:r>
      <w:r w:rsidRPr="0037559F">
        <w:rPr>
          <w:rFonts w:ascii="Consolas" w:hAnsi="Consolas" w:cs="宋体"/>
          <w:color w:val="383A42"/>
          <w:kern w:val="0"/>
          <w:sz w:val="21"/>
          <w:szCs w:val="21"/>
        </w:rPr>
        <w:t>)</w:t>
      </w:r>
    </w:p>
    <w:p w14:paraId="5B3EBE71"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plt.ylabel(</w:t>
      </w:r>
      <w:r w:rsidRPr="0037559F">
        <w:rPr>
          <w:rFonts w:ascii="Consolas" w:hAnsi="Consolas" w:cs="宋体"/>
          <w:color w:val="50A14F"/>
          <w:kern w:val="0"/>
          <w:sz w:val="21"/>
          <w:szCs w:val="21"/>
        </w:rPr>
        <w:t>'Recall'</w:t>
      </w:r>
      <w:r w:rsidRPr="0037559F">
        <w:rPr>
          <w:rFonts w:ascii="Consolas" w:hAnsi="Consolas" w:cs="宋体"/>
          <w:color w:val="383A42"/>
          <w:kern w:val="0"/>
          <w:sz w:val="21"/>
          <w:szCs w:val="21"/>
        </w:rPr>
        <w:t>)</w:t>
      </w:r>
    </w:p>
    <w:p w14:paraId="111CD962"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ACC4066"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plt.tight_layout()</w:t>
      </w:r>
    </w:p>
    <w:p w14:paraId="28CF3A96"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plt.savefig(os.path.join(result_dir, </w:t>
      </w:r>
      <w:r w:rsidRPr="0037559F">
        <w:rPr>
          <w:rFonts w:ascii="Consolas" w:hAnsi="Consolas" w:cs="宋体"/>
          <w:color w:val="50A14F"/>
          <w:kern w:val="0"/>
          <w:sz w:val="21"/>
          <w:szCs w:val="21"/>
        </w:rPr>
        <w:t>'model_comparison.png'</w:t>
      </w:r>
      <w:r w:rsidRPr="0037559F">
        <w:rPr>
          <w:rFonts w:ascii="Consolas" w:hAnsi="Consolas" w:cs="宋体"/>
          <w:color w:val="383A42"/>
          <w:kern w:val="0"/>
          <w:sz w:val="21"/>
          <w:szCs w:val="21"/>
        </w:rPr>
        <w:t>))</w:t>
      </w:r>
    </w:p>
    <w:p w14:paraId="31074271"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plt.close()</w:t>
      </w:r>
    </w:p>
    <w:p w14:paraId="7E8CBA7F"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77DB84FB"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B899249"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可视化多个模型对比</w:t>
      </w:r>
    </w:p>
    <w:p w14:paraId="27BDD329"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A626A4"/>
          <w:kern w:val="0"/>
          <w:sz w:val="21"/>
          <w:szCs w:val="21"/>
        </w:rPr>
        <w:t>def</w:t>
      </w:r>
      <w:r w:rsidRPr="0037559F">
        <w:rPr>
          <w:rFonts w:ascii="Consolas" w:hAnsi="Consolas" w:cs="宋体"/>
          <w:color w:val="383A42"/>
          <w:kern w:val="0"/>
          <w:sz w:val="21"/>
          <w:szCs w:val="21"/>
        </w:rPr>
        <w:t xml:space="preserve"> </w:t>
      </w:r>
      <w:r w:rsidRPr="0037559F">
        <w:rPr>
          <w:rFonts w:ascii="Consolas" w:hAnsi="Consolas" w:cs="宋体"/>
          <w:color w:val="4078F2"/>
          <w:kern w:val="0"/>
          <w:sz w:val="21"/>
          <w:szCs w:val="21"/>
        </w:rPr>
        <w:t>visualize_model_comparison1</w:t>
      </w:r>
      <w:r w:rsidRPr="0037559F">
        <w:rPr>
          <w:rFonts w:ascii="Consolas" w:hAnsi="Consolas" w:cs="宋体"/>
          <w:color w:val="383A42"/>
          <w:kern w:val="0"/>
          <w:sz w:val="21"/>
          <w:szCs w:val="21"/>
        </w:rPr>
        <w:t>(models_data, model_names):</w:t>
      </w:r>
    </w:p>
    <w:p w14:paraId="385AA12A"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lastRenderedPageBreak/>
        <w:t xml:space="preserve">    metrics = [</w:t>
      </w:r>
      <w:r w:rsidRPr="0037559F">
        <w:rPr>
          <w:rFonts w:ascii="Consolas" w:hAnsi="Consolas" w:cs="宋体"/>
          <w:color w:val="50A14F"/>
          <w:kern w:val="0"/>
          <w:sz w:val="21"/>
          <w:szCs w:val="21"/>
        </w:rPr>
        <w:t>'Accuracy'</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'Sensitivity'</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'Specificity'</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'AUC'</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'Precision'</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'Recall'</w:t>
      </w:r>
      <w:r w:rsidRPr="0037559F">
        <w:rPr>
          <w:rFonts w:ascii="Consolas" w:hAnsi="Consolas" w:cs="宋体"/>
          <w:color w:val="383A42"/>
          <w:kern w:val="0"/>
          <w:sz w:val="21"/>
          <w:szCs w:val="21"/>
        </w:rPr>
        <w:t>]</w:t>
      </w:r>
    </w:p>
    <w:p w14:paraId="07E596DD"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comparison_data = pd.DataFrame()</w:t>
      </w:r>
    </w:p>
    <w:p w14:paraId="0DD93E28"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2323BE7"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color w:val="A626A4"/>
          <w:kern w:val="0"/>
          <w:sz w:val="21"/>
          <w:szCs w:val="21"/>
        </w:rPr>
        <w:t>for</w:t>
      </w:r>
      <w:r w:rsidRPr="0037559F">
        <w:rPr>
          <w:rFonts w:ascii="Consolas" w:hAnsi="Consolas" w:cs="宋体"/>
          <w:color w:val="383A42"/>
          <w:kern w:val="0"/>
          <w:sz w:val="21"/>
          <w:szCs w:val="21"/>
        </w:rPr>
        <w:t xml:space="preserve"> data, name </w:t>
      </w:r>
      <w:r w:rsidRPr="0037559F">
        <w:rPr>
          <w:rFonts w:ascii="Consolas" w:hAnsi="Consolas" w:cs="宋体"/>
          <w:color w:val="A626A4"/>
          <w:kern w:val="0"/>
          <w:sz w:val="21"/>
          <w:szCs w:val="21"/>
        </w:rPr>
        <w:t>in</w:t>
      </w:r>
      <w:r w:rsidRPr="0037559F">
        <w:rPr>
          <w:rFonts w:ascii="Consolas" w:hAnsi="Consolas" w:cs="宋体"/>
          <w:color w:val="383A42"/>
          <w:kern w:val="0"/>
          <w:sz w:val="21"/>
          <w:szCs w:val="21"/>
        </w:rPr>
        <w:t xml:space="preserve"> </w:t>
      </w:r>
      <w:r w:rsidRPr="0037559F">
        <w:rPr>
          <w:rFonts w:ascii="Consolas" w:hAnsi="Consolas" w:cs="宋体"/>
          <w:color w:val="C18401"/>
          <w:kern w:val="0"/>
          <w:sz w:val="21"/>
          <w:szCs w:val="21"/>
        </w:rPr>
        <w:t>zip</w:t>
      </w:r>
      <w:r w:rsidRPr="0037559F">
        <w:rPr>
          <w:rFonts w:ascii="Consolas" w:hAnsi="Consolas" w:cs="宋体"/>
          <w:color w:val="383A42"/>
          <w:kern w:val="0"/>
          <w:sz w:val="21"/>
          <w:szCs w:val="21"/>
        </w:rPr>
        <w:t>(models_data, model_names):</w:t>
      </w:r>
    </w:p>
    <w:p w14:paraId="3C30EFAD"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model_metrics = data[metrics].mean()</w:t>
      </w:r>
    </w:p>
    <w:p w14:paraId="3C6782C2"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model_metrics[</w:t>
      </w:r>
      <w:r w:rsidRPr="0037559F">
        <w:rPr>
          <w:rFonts w:ascii="Consolas" w:hAnsi="Consolas" w:cs="宋体"/>
          <w:color w:val="50A14F"/>
          <w:kern w:val="0"/>
          <w:sz w:val="21"/>
          <w:szCs w:val="21"/>
        </w:rPr>
        <w:t>'Model'</w:t>
      </w:r>
      <w:r w:rsidRPr="0037559F">
        <w:rPr>
          <w:rFonts w:ascii="Consolas" w:hAnsi="Consolas" w:cs="宋体"/>
          <w:color w:val="383A42"/>
          <w:kern w:val="0"/>
          <w:sz w:val="21"/>
          <w:szCs w:val="21"/>
        </w:rPr>
        <w:t>] = name</w:t>
      </w:r>
    </w:p>
    <w:p w14:paraId="6A102E2E"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comparison_data = pd.concat([comparison_data, pd.DataFrame([model_metrics])], ignore_index=</w:t>
      </w:r>
      <w:r w:rsidRPr="0037559F">
        <w:rPr>
          <w:rFonts w:ascii="Consolas" w:hAnsi="Consolas" w:cs="宋体"/>
          <w:color w:val="0184BB"/>
          <w:kern w:val="0"/>
          <w:sz w:val="21"/>
          <w:szCs w:val="21"/>
        </w:rPr>
        <w:t>True</w:t>
      </w:r>
      <w:r w:rsidRPr="0037559F">
        <w:rPr>
          <w:rFonts w:ascii="Consolas" w:hAnsi="Consolas" w:cs="宋体"/>
          <w:color w:val="383A42"/>
          <w:kern w:val="0"/>
          <w:sz w:val="21"/>
          <w:szCs w:val="21"/>
        </w:rPr>
        <w:t>)</w:t>
      </w:r>
    </w:p>
    <w:p w14:paraId="09C89586"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F1CDDFD"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图</w:t>
      </w:r>
      <w:r w:rsidRPr="0037559F">
        <w:rPr>
          <w:rFonts w:ascii="Consolas" w:hAnsi="Consolas" w:cs="宋体"/>
          <w:i/>
          <w:iCs/>
          <w:color w:val="A0A1A7"/>
          <w:kern w:val="0"/>
          <w:sz w:val="21"/>
          <w:szCs w:val="21"/>
        </w:rPr>
        <w:t xml:space="preserve"> 1: Accuracy, Sensitivity, Specificity </w:t>
      </w:r>
      <w:r w:rsidRPr="0037559F">
        <w:rPr>
          <w:rFonts w:ascii="Consolas" w:hAnsi="Consolas" w:cs="宋体"/>
          <w:i/>
          <w:iCs/>
          <w:color w:val="A0A1A7"/>
          <w:kern w:val="0"/>
          <w:sz w:val="21"/>
          <w:szCs w:val="21"/>
        </w:rPr>
        <w:t>对比</w:t>
      </w:r>
    </w:p>
    <w:p w14:paraId="417D2879"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plt.figure(figsize=(</w:t>
      </w:r>
      <w:r w:rsidRPr="0037559F">
        <w:rPr>
          <w:rFonts w:ascii="Consolas" w:hAnsi="Consolas" w:cs="宋体"/>
          <w:color w:val="986801"/>
          <w:kern w:val="0"/>
          <w:sz w:val="21"/>
          <w:szCs w:val="21"/>
        </w:rPr>
        <w:t>12</w:t>
      </w:r>
      <w:r w:rsidRPr="0037559F">
        <w:rPr>
          <w:rFonts w:ascii="Consolas" w:hAnsi="Consolas" w:cs="宋体"/>
          <w:color w:val="383A42"/>
          <w:kern w:val="0"/>
          <w:sz w:val="21"/>
          <w:szCs w:val="21"/>
        </w:rPr>
        <w:t xml:space="preserve">, </w:t>
      </w:r>
      <w:r w:rsidRPr="0037559F">
        <w:rPr>
          <w:rFonts w:ascii="Consolas" w:hAnsi="Consolas" w:cs="宋体"/>
          <w:color w:val="986801"/>
          <w:kern w:val="0"/>
          <w:sz w:val="21"/>
          <w:szCs w:val="21"/>
        </w:rPr>
        <w:t>8</w:t>
      </w:r>
      <w:r w:rsidRPr="0037559F">
        <w:rPr>
          <w:rFonts w:ascii="Consolas" w:hAnsi="Consolas" w:cs="宋体"/>
          <w:color w:val="383A42"/>
          <w:kern w:val="0"/>
          <w:sz w:val="21"/>
          <w:szCs w:val="21"/>
        </w:rPr>
        <w:t>))</w:t>
      </w:r>
    </w:p>
    <w:p w14:paraId="798683A5"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sns.barplot(x=</w:t>
      </w:r>
      <w:r w:rsidRPr="0037559F">
        <w:rPr>
          <w:rFonts w:ascii="Consolas" w:hAnsi="Consolas" w:cs="宋体"/>
          <w:color w:val="50A14F"/>
          <w:kern w:val="0"/>
          <w:sz w:val="21"/>
          <w:szCs w:val="21"/>
        </w:rPr>
        <w:t>'Model'</w:t>
      </w:r>
      <w:r w:rsidRPr="0037559F">
        <w:rPr>
          <w:rFonts w:ascii="Consolas" w:hAnsi="Consolas" w:cs="宋体"/>
          <w:color w:val="383A42"/>
          <w:kern w:val="0"/>
          <w:sz w:val="21"/>
          <w:szCs w:val="21"/>
        </w:rPr>
        <w:t>, y=</w:t>
      </w:r>
      <w:r w:rsidRPr="0037559F">
        <w:rPr>
          <w:rFonts w:ascii="Consolas" w:hAnsi="Consolas" w:cs="宋体"/>
          <w:color w:val="50A14F"/>
          <w:kern w:val="0"/>
          <w:sz w:val="21"/>
          <w:szCs w:val="21"/>
        </w:rPr>
        <w:t>'value'</w:t>
      </w:r>
      <w:r w:rsidRPr="0037559F">
        <w:rPr>
          <w:rFonts w:ascii="Consolas" w:hAnsi="Consolas" w:cs="宋体"/>
          <w:color w:val="383A42"/>
          <w:kern w:val="0"/>
          <w:sz w:val="21"/>
          <w:szCs w:val="21"/>
        </w:rPr>
        <w:t>, hue=</w:t>
      </w:r>
      <w:r w:rsidRPr="0037559F">
        <w:rPr>
          <w:rFonts w:ascii="Consolas" w:hAnsi="Consolas" w:cs="宋体"/>
          <w:color w:val="50A14F"/>
          <w:kern w:val="0"/>
          <w:sz w:val="21"/>
          <w:szCs w:val="21"/>
        </w:rPr>
        <w:t>'variable'</w:t>
      </w:r>
      <w:r w:rsidRPr="0037559F">
        <w:rPr>
          <w:rFonts w:ascii="Consolas" w:hAnsi="Consolas" w:cs="宋体"/>
          <w:color w:val="383A42"/>
          <w:kern w:val="0"/>
          <w:sz w:val="21"/>
          <w:szCs w:val="21"/>
        </w:rPr>
        <w:t>,</w:t>
      </w:r>
    </w:p>
    <w:p w14:paraId="38753B0A"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data=pd.melt(comparison_data, id_vars=[</w:t>
      </w:r>
      <w:r w:rsidRPr="0037559F">
        <w:rPr>
          <w:rFonts w:ascii="Consolas" w:hAnsi="Consolas" w:cs="宋体"/>
          <w:color w:val="50A14F"/>
          <w:kern w:val="0"/>
          <w:sz w:val="21"/>
          <w:szCs w:val="21"/>
        </w:rPr>
        <w:t>'Model'</w:t>
      </w:r>
      <w:r w:rsidRPr="0037559F">
        <w:rPr>
          <w:rFonts w:ascii="Consolas" w:hAnsi="Consolas" w:cs="宋体"/>
          <w:color w:val="383A42"/>
          <w:kern w:val="0"/>
          <w:sz w:val="21"/>
          <w:szCs w:val="21"/>
        </w:rPr>
        <w:t>], value_vars=[</w:t>
      </w:r>
      <w:r w:rsidRPr="0037559F">
        <w:rPr>
          <w:rFonts w:ascii="Consolas" w:hAnsi="Consolas" w:cs="宋体"/>
          <w:color w:val="50A14F"/>
          <w:kern w:val="0"/>
          <w:sz w:val="21"/>
          <w:szCs w:val="21"/>
        </w:rPr>
        <w:t>'Accuracy'</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'Sensitivity'</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'Specificity'</w:t>
      </w:r>
      <w:r w:rsidRPr="0037559F">
        <w:rPr>
          <w:rFonts w:ascii="Consolas" w:hAnsi="Consolas" w:cs="宋体"/>
          <w:color w:val="383A42"/>
          <w:kern w:val="0"/>
          <w:sz w:val="21"/>
          <w:szCs w:val="21"/>
        </w:rPr>
        <w:t>]))</w:t>
      </w:r>
    </w:p>
    <w:p w14:paraId="0466D045"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plt.title(</w:t>
      </w:r>
      <w:r w:rsidRPr="0037559F">
        <w:rPr>
          <w:rFonts w:ascii="Consolas" w:hAnsi="Consolas" w:cs="宋体"/>
          <w:color w:val="50A14F"/>
          <w:kern w:val="0"/>
          <w:sz w:val="21"/>
          <w:szCs w:val="21"/>
        </w:rPr>
        <w:t>'Model Comparison: Accuracy, Sensitivity, Specificity'</w:t>
      </w:r>
      <w:r w:rsidRPr="0037559F">
        <w:rPr>
          <w:rFonts w:ascii="Consolas" w:hAnsi="Consolas" w:cs="宋体"/>
          <w:color w:val="383A42"/>
          <w:kern w:val="0"/>
          <w:sz w:val="21"/>
          <w:szCs w:val="21"/>
        </w:rPr>
        <w:t>)</w:t>
      </w:r>
    </w:p>
    <w:p w14:paraId="77508E2D"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plt.ylabel(</w:t>
      </w:r>
      <w:r w:rsidRPr="0037559F">
        <w:rPr>
          <w:rFonts w:ascii="Consolas" w:hAnsi="Consolas" w:cs="宋体"/>
          <w:color w:val="50A14F"/>
          <w:kern w:val="0"/>
          <w:sz w:val="21"/>
          <w:szCs w:val="21"/>
        </w:rPr>
        <w:t>'Score'</w:t>
      </w:r>
      <w:r w:rsidRPr="0037559F">
        <w:rPr>
          <w:rFonts w:ascii="Consolas" w:hAnsi="Consolas" w:cs="宋体"/>
          <w:color w:val="383A42"/>
          <w:kern w:val="0"/>
          <w:sz w:val="21"/>
          <w:szCs w:val="21"/>
        </w:rPr>
        <w:t>)</w:t>
      </w:r>
    </w:p>
    <w:p w14:paraId="686B4D81"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plt.tight_layout()</w:t>
      </w:r>
    </w:p>
    <w:p w14:paraId="7789431F"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plt.savefig(os.path.join(result_Compare_dir, </w:t>
      </w:r>
      <w:r w:rsidRPr="0037559F">
        <w:rPr>
          <w:rFonts w:ascii="Consolas" w:hAnsi="Consolas" w:cs="宋体"/>
          <w:color w:val="50A14F"/>
          <w:kern w:val="0"/>
          <w:sz w:val="21"/>
          <w:szCs w:val="21"/>
        </w:rPr>
        <w:t>'performance_metrics.png'</w:t>
      </w:r>
      <w:r w:rsidRPr="0037559F">
        <w:rPr>
          <w:rFonts w:ascii="Consolas" w:hAnsi="Consolas" w:cs="宋体"/>
          <w:color w:val="383A42"/>
          <w:kern w:val="0"/>
          <w:sz w:val="21"/>
          <w:szCs w:val="21"/>
        </w:rPr>
        <w:t>))</w:t>
      </w:r>
    </w:p>
    <w:p w14:paraId="67E106BA"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plt.close()</w:t>
      </w:r>
    </w:p>
    <w:p w14:paraId="3ECC012F"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3564C54"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图</w:t>
      </w:r>
      <w:r w:rsidRPr="0037559F">
        <w:rPr>
          <w:rFonts w:ascii="Consolas" w:hAnsi="Consolas" w:cs="宋体"/>
          <w:i/>
          <w:iCs/>
          <w:color w:val="A0A1A7"/>
          <w:kern w:val="0"/>
          <w:sz w:val="21"/>
          <w:szCs w:val="21"/>
        </w:rPr>
        <w:t xml:space="preserve"> 2: AUC </w:t>
      </w:r>
      <w:r w:rsidRPr="0037559F">
        <w:rPr>
          <w:rFonts w:ascii="Consolas" w:hAnsi="Consolas" w:cs="宋体"/>
          <w:i/>
          <w:iCs/>
          <w:color w:val="A0A1A7"/>
          <w:kern w:val="0"/>
          <w:sz w:val="21"/>
          <w:szCs w:val="21"/>
        </w:rPr>
        <w:t>对比</w:t>
      </w:r>
    </w:p>
    <w:p w14:paraId="10BB0DB5"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plt.figure(figsize=(</w:t>
      </w:r>
      <w:r w:rsidRPr="0037559F">
        <w:rPr>
          <w:rFonts w:ascii="Consolas" w:hAnsi="Consolas" w:cs="宋体"/>
          <w:color w:val="986801"/>
          <w:kern w:val="0"/>
          <w:sz w:val="21"/>
          <w:szCs w:val="21"/>
        </w:rPr>
        <w:t>10</w:t>
      </w:r>
      <w:r w:rsidRPr="0037559F">
        <w:rPr>
          <w:rFonts w:ascii="Consolas" w:hAnsi="Consolas" w:cs="宋体"/>
          <w:color w:val="383A42"/>
          <w:kern w:val="0"/>
          <w:sz w:val="21"/>
          <w:szCs w:val="21"/>
        </w:rPr>
        <w:t xml:space="preserve">, </w:t>
      </w:r>
      <w:r w:rsidRPr="0037559F">
        <w:rPr>
          <w:rFonts w:ascii="Consolas" w:hAnsi="Consolas" w:cs="宋体"/>
          <w:color w:val="986801"/>
          <w:kern w:val="0"/>
          <w:sz w:val="21"/>
          <w:szCs w:val="21"/>
        </w:rPr>
        <w:t>6</w:t>
      </w:r>
      <w:r w:rsidRPr="0037559F">
        <w:rPr>
          <w:rFonts w:ascii="Consolas" w:hAnsi="Consolas" w:cs="宋体"/>
          <w:color w:val="383A42"/>
          <w:kern w:val="0"/>
          <w:sz w:val="21"/>
          <w:szCs w:val="21"/>
        </w:rPr>
        <w:t>))</w:t>
      </w:r>
    </w:p>
    <w:p w14:paraId="73098E66"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sns.barplot(x=</w:t>
      </w:r>
      <w:r w:rsidRPr="0037559F">
        <w:rPr>
          <w:rFonts w:ascii="Consolas" w:hAnsi="Consolas" w:cs="宋体"/>
          <w:color w:val="50A14F"/>
          <w:kern w:val="0"/>
          <w:sz w:val="21"/>
          <w:szCs w:val="21"/>
        </w:rPr>
        <w:t>'Model'</w:t>
      </w:r>
      <w:r w:rsidRPr="0037559F">
        <w:rPr>
          <w:rFonts w:ascii="Consolas" w:hAnsi="Consolas" w:cs="宋体"/>
          <w:color w:val="383A42"/>
          <w:kern w:val="0"/>
          <w:sz w:val="21"/>
          <w:szCs w:val="21"/>
        </w:rPr>
        <w:t>, y=</w:t>
      </w:r>
      <w:r w:rsidRPr="0037559F">
        <w:rPr>
          <w:rFonts w:ascii="Consolas" w:hAnsi="Consolas" w:cs="宋体"/>
          <w:color w:val="50A14F"/>
          <w:kern w:val="0"/>
          <w:sz w:val="21"/>
          <w:szCs w:val="21"/>
        </w:rPr>
        <w:t>'AUC'</w:t>
      </w:r>
      <w:r w:rsidRPr="0037559F">
        <w:rPr>
          <w:rFonts w:ascii="Consolas" w:hAnsi="Consolas" w:cs="宋体"/>
          <w:color w:val="383A42"/>
          <w:kern w:val="0"/>
          <w:sz w:val="21"/>
          <w:szCs w:val="21"/>
        </w:rPr>
        <w:t>, data=comparison_data)</w:t>
      </w:r>
    </w:p>
    <w:p w14:paraId="50A8E15B"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plt.title(</w:t>
      </w:r>
      <w:r w:rsidRPr="0037559F">
        <w:rPr>
          <w:rFonts w:ascii="Consolas" w:hAnsi="Consolas" w:cs="宋体"/>
          <w:color w:val="50A14F"/>
          <w:kern w:val="0"/>
          <w:sz w:val="21"/>
          <w:szCs w:val="21"/>
        </w:rPr>
        <w:t>'Model Comparison: AUC'</w:t>
      </w:r>
      <w:r w:rsidRPr="0037559F">
        <w:rPr>
          <w:rFonts w:ascii="Consolas" w:hAnsi="Consolas" w:cs="宋体"/>
          <w:color w:val="383A42"/>
          <w:kern w:val="0"/>
          <w:sz w:val="21"/>
          <w:szCs w:val="21"/>
        </w:rPr>
        <w:t>)</w:t>
      </w:r>
    </w:p>
    <w:p w14:paraId="79DA3519"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plt.ylabel(</w:t>
      </w:r>
      <w:r w:rsidRPr="0037559F">
        <w:rPr>
          <w:rFonts w:ascii="Consolas" w:hAnsi="Consolas" w:cs="宋体"/>
          <w:color w:val="50A14F"/>
          <w:kern w:val="0"/>
          <w:sz w:val="21"/>
          <w:szCs w:val="21"/>
        </w:rPr>
        <w:t>'AUC'</w:t>
      </w:r>
      <w:r w:rsidRPr="0037559F">
        <w:rPr>
          <w:rFonts w:ascii="Consolas" w:hAnsi="Consolas" w:cs="宋体"/>
          <w:color w:val="383A42"/>
          <w:kern w:val="0"/>
          <w:sz w:val="21"/>
          <w:szCs w:val="21"/>
        </w:rPr>
        <w:t>)</w:t>
      </w:r>
    </w:p>
    <w:p w14:paraId="43340681"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plt.tight_layout()</w:t>
      </w:r>
    </w:p>
    <w:p w14:paraId="3DEA579C"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plt.savefig(os.path.join(result_Compare_dir, </w:t>
      </w:r>
      <w:r w:rsidRPr="0037559F">
        <w:rPr>
          <w:rFonts w:ascii="Consolas" w:hAnsi="Consolas" w:cs="宋体"/>
          <w:color w:val="50A14F"/>
          <w:kern w:val="0"/>
          <w:sz w:val="21"/>
          <w:szCs w:val="21"/>
        </w:rPr>
        <w:t>'auc.png'</w:t>
      </w:r>
      <w:r w:rsidRPr="0037559F">
        <w:rPr>
          <w:rFonts w:ascii="Consolas" w:hAnsi="Consolas" w:cs="宋体"/>
          <w:color w:val="383A42"/>
          <w:kern w:val="0"/>
          <w:sz w:val="21"/>
          <w:szCs w:val="21"/>
        </w:rPr>
        <w:t>))</w:t>
      </w:r>
    </w:p>
    <w:p w14:paraId="622FBFDB"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plt.close()</w:t>
      </w:r>
    </w:p>
    <w:p w14:paraId="5CE019A3"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C445D55"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图</w:t>
      </w:r>
      <w:r w:rsidRPr="0037559F">
        <w:rPr>
          <w:rFonts w:ascii="Consolas" w:hAnsi="Consolas" w:cs="宋体"/>
          <w:i/>
          <w:iCs/>
          <w:color w:val="A0A1A7"/>
          <w:kern w:val="0"/>
          <w:sz w:val="21"/>
          <w:szCs w:val="21"/>
        </w:rPr>
        <w:t xml:space="preserve"> 3: Precision </w:t>
      </w:r>
      <w:r w:rsidRPr="0037559F">
        <w:rPr>
          <w:rFonts w:ascii="Consolas" w:hAnsi="Consolas" w:cs="宋体"/>
          <w:i/>
          <w:iCs/>
          <w:color w:val="A0A1A7"/>
          <w:kern w:val="0"/>
          <w:sz w:val="21"/>
          <w:szCs w:val="21"/>
        </w:rPr>
        <w:t>对比</w:t>
      </w:r>
    </w:p>
    <w:p w14:paraId="05BD3490"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plt.figure(figsize=(</w:t>
      </w:r>
      <w:r w:rsidRPr="0037559F">
        <w:rPr>
          <w:rFonts w:ascii="Consolas" w:hAnsi="Consolas" w:cs="宋体"/>
          <w:color w:val="986801"/>
          <w:kern w:val="0"/>
          <w:sz w:val="21"/>
          <w:szCs w:val="21"/>
        </w:rPr>
        <w:t>10</w:t>
      </w:r>
      <w:r w:rsidRPr="0037559F">
        <w:rPr>
          <w:rFonts w:ascii="Consolas" w:hAnsi="Consolas" w:cs="宋体"/>
          <w:color w:val="383A42"/>
          <w:kern w:val="0"/>
          <w:sz w:val="21"/>
          <w:szCs w:val="21"/>
        </w:rPr>
        <w:t xml:space="preserve">, </w:t>
      </w:r>
      <w:r w:rsidRPr="0037559F">
        <w:rPr>
          <w:rFonts w:ascii="Consolas" w:hAnsi="Consolas" w:cs="宋体"/>
          <w:color w:val="986801"/>
          <w:kern w:val="0"/>
          <w:sz w:val="21"/>
          <w:szCs w:val="21"/>
        </w:rPr>
        <w:t>6</w:t>
      </w:r>
      <w:r w:rsidRPr="0037559F">
        <w:rPr>
          <w:rFonts w:ascii="Consolas" w:hAnsi="Consolas" w:cs="宋体"/>
          <w:color w:val="383A42"/>
          <w:kern w:val="0"/>
          <w:sz w:val="21"/>
          <w:szCs w:val="21"/>
        </w:rPr>
        <w:t>))</w:t>
      </w:r>
    </w:p>
    <w:p w14:paraId="46963202"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sns.barplot(x=</w:t>
      </w:r>
      <w:r w:rsidRPr="0037559F">
        <w:rPr>
          <w:rFonts w:ascii="Consolas" w:hAnsi="Consolas" w:cs="宋体"/>
          <w:color w:val="50A14F"/>
          <w:kern w:val="0"/>
          <w:sz w:val="21"/>
          <w:szCs w:val="21"/>
        </w:rPr>
        <w:t>'Model'</w:t>
      </w:r>
      <w:r w:rsidRPr="0037559F">
        <w:rPr>
          <w:rFonts w:ascii="Consolas" w:hAnsi="Consolas" w:cs="宋体"/>
          <w:color w:val="383A42"/>
          <w:kern w:val="0"/>
          <w:sz w:val="21"/>
          <w:szCs w:val="21"/>
        </w:rPr>
        <w:t>, y=</w:t>
      </w:r>
      <w:r w:rsidRPr="0037559F">
        <w:rPr>
          <w:rFonts w:ascii="Consolas" w:hAnsi="Consolas" w:cs="宋体"/>
          <w:color w:val="50A14F"/>
          <w:kern w:val="0"/>
          <w:sz w:val="21"/>
          <w:szCs w:val="21"/>
        </w:rPr>
        <w:t>'Precision'</w:t>
      </w:r>
      <w:r w:rsidRPr="0037559F">
        <w:rPr>
          <w:rFonts w:ascii="Consolas" w:hAnsi="Consolas" w:cs="宋体"/>
          <w:color w:val="383A42"/>
          <w:kern w:val="0"/>
          <w:sz w:val="21"/>
          <w:szCs w:val="21"/>
        </w:rPr>
        <w:t>, data=comparison_data)</w:t>
      </w:r>
    </w:p>
    <w:p w14:paraId="0B094B53"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plt.title(</w:t>
      </w:r>
      <w:r w:rsidRPr="0037559F">
        <w:rPr>
          <w:rFonts w:ascii="Consolas" w:hAnsi="Consolas" w:cs="宋体"/>
          <w:color w:val="50A14F"/>
          <w:kern w:val="0"/>
          <w:sz w:val="21"/>
          <w:szCs w:val="21"/>
        </w:rPr>
        <w:t>'Model Comparison: Precision'</w:t>
      </w:r>
      <w:r w:rsidRPr="0037559F">
        <w:rPr>
          <w:rFonts w:ascii="Consolas" w:hAnsi="Consolas" w:cs="宋体"/>
          <w:color w:val="383A42"/>
          <w:kern w:val="0"/>
          <w:sz w:val="21"/>
          <w:szCs w:val="21"/>
        </w:rPr>
        <w:t>)</w:t>
      </w:r>
    </w:p>
    <w:p w14:paraId="7E9B6566"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plt.ylabel(</w:t>
      </w:r>
      <w:r w:rsidRPr="0037559F">
        <w:rPr>
          <w:rFonts w:ascii="Consolas" w:hAnsi="Consolas" w:cs="宋体"/>
          <w:color w:val="50A14F"/>
          <w:kern w:val="0"/>
          <w:sz w:val="21"/>
          <w:szCs w:val="21"/>
        </w:rPr>
        <w:t>'Precision'</w:t>
      </w:r>
      <w:r w:rsidRPr="0037559F">
        <w:rPr>
          <w:rFonts w:ascii="Consolas" w:hAnsi="Consolas" w:cs="宋体"/>
          <w:color w:val="383A42"/>
          <w:kern w:val="0"/>
          <w:sz w:val="21"/>
          <w:szCs w:val="21"/>
        </w:rPr>
        <w:t>)</w:t>
      </w:r>
    </w:p>
    <w:p w14:paraId="2A8DE760"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plt.tight_layout()</w:t>
      </w:r>
    </w:p>
    <w:p w14:paraId="20F22851"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plt.savefig(os.path.join(result_Compare_dir, </w:t>
      </w:r>
      <w:r w:rsidRPr="0037559F">
        <w:rPr>
          <w:rFonts w:ascii="Consolas" w:hAnsi="Consolas" w:cs="宋体"/>
          <w:color w:val="50A14F"/>
          <w:kern w:val="0"/>
          <w:sz w:val="21"/>
          <w:szCs w:val="21"/>
        </w:rPr>
        <w:t>'precision.png'</w:t>
      </w:r>
      <w:r w:rsidRPr="0037559F">
        <w:rPr>
          <w:rFonts w:ascii="Consolas" w:hAnsi="Consolas" w:cs="宋体"/>
          <w:color w:val="383A42"/>
          <w:kern w:val="0"/>
          <w:sz w:val="21"/>
          <w:szCs w:val="21"/>
        </w:rPr>
        <w:t>))</w:t>
      </w:r>
    </w:p>
    <w:p w14:paraId="0501681F"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plt.close()</w:t>
      </w:r>
    </w:p>
    <w:p w14:paraId="220425AF"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14267BCD"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图</w:t>
      </w:r>
      <w:r w:rsidRPr="0037559F">
        <w:rPr>
          <w:rFonts w:ascii="Consolas" w:hAnsi="Consolas" w:cs="宋体"/>
          <w:i/>
          <w:iCs/>
          <w:color w:val="A0A1A7"/>
          <w:kern w:val="0"/>
          <w:sz w:val="21"/>
          <w:szCs w:val="21"/>
        </w:rPr>
        <w:t xml:space="preserve"> 4: Recall </w:t>
      </w:r>
      <w:r w:rsidRPr="0037559F">
        <w:rPr>
          <w:rFonts w:ascii="Consolas" w:hAnsi="Consolas" w:cs="宋体"/>
          <w:i/>
          <w:iCs/>
          <w:color w:val="A0A1A7"/>
          <w:kern w:val="0"/>
          <w:sz w:val="21"/>
          <w:szCs w:val="21"/>
        </w:rPr>
        <w:t>对比</w:t>
      </w:r>
    </w:p>
    <w:p w14:paraId="2368170E"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plt.figure(figsize=(</w:t>
      </w:r>
      <w:r w:rsidRPr="0037559F">
        <w:rPr>
          <w:rFonts w:ascii="Consolas" w:hAnsi="Consolas" w:cs="宋体"/>
          <w:color w:val="986801"/>
          <w:kern w:val="0"/>
          <w:sz w:val="21"/>
          <w:szCs w:val="21"/>
        </w:rPr>
        <w:t>10</w:t>
      </w:r>
      <w:r w:rsidRPr="0037559F">
        <w:rPr>
          <w:rFonts w:ascii="Consolas" w:hAnsi="Consolas" w:cs="宋体"/>
          <w:color w:val="383A42"/>
          <w:kern w:val="0"/>
          <w:sz w:val="21"/>
          <w:szCs w:val="21"/>
        </w:rPr>
        <w:t xml:space="preserve">, </w:t>
      </w:r>
      <w:r w:rsidRPr="0037559F">
        <w:rPr>
          <w:rFonts w:ascii="Consolas" w:hAnsi="Consolas" w:cs="宋体"/>
          <w:color w:val="986801"/>
          <w:kern w:val="0"/>
          <w:sz w:val="21"/>
          <w:szCs w:val="21"/>
        </w:rPr>
        <w:t>6</w:t>
      </w:r>
      <w:r w:rsidRPr="0037559F">
        <w:rPr>
          <w:rFonts w:ascii="Consolas" w:hAnsi="Consolas" w:cs="宋体"/>
          <w:color w:val="383A42"/>
          <w:kern w:val="0"/>
          <w:sz w:val="21"/>
          <w:szCs w:val="21"/>
        </w:rPr>
        <w:t>))</w:t>
      </w:r>
    </w:p>
    <w:p w14:paraId="6B4934AC"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sns.barplot(x=</w:t>
      </w:r>
      <w:r w:rsidRPr="0037559F">
        <w:rPr>
          <w:rFonts w:ascii="Consolas" w:hAnsi="Consolas" w:cs="宋体"/>
          <w:color w:val="50A14F"/>
          <w:kern w:val="0"/>
          <w:sz w:val="21"/>
          <w:szCs w:val="21"/>
        </w:rPr>
        <w:t>'Model'</w:t>
      </w:r>
      <w:r w:rsidRPr="0037559F">
        <w:rPr>
          <w:rFonts w:ascii="Consolas" w:hAnsi="Consolas" w:cs="宋体"/>
          <w:color w:val="383A42"/>
          <w:kern w:val="0"/>
          <w:sz w:val="21"/>
          <w:szCs w:val="21"/>
        </w:rPr>
        <w:t>, y=</w:t>
      </w:r>
      <w:r w:rsidRPr="0037559F">
        <w:rPr>
          <w:rFonts w:ascii="Consolas" w:hAnsi="Consolas" w:cs="宋体"/>
          <w:color w:val="50A14F"/>
          <w:kern w:val="0"/>
          <w:sz w:val="21"/>
          <w:szCs w:val="21"/>
        </w:rPr>
        <w:t>'Recall'</w:t>
      </w:r>
      <w:r w:rsidRPr="0037559F">
        <w:rPr>
          <w:rFonts w:ascii="Consolas" w:hAnsi="Consolas" w:cs="宋体"/>
          <w:color w:val="383A42"/>
          <w:kern w:val="0"/>
          <w:sz w:val="21"/>
          <w:szCs w:val="21"/>
        </w:rPr>
        <w:t>, data=comparison_data)</w:t>
      </w:r>
    </w:p>
    <w:p w14:paraId="72769A59"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plt.title(</w:t>
      </w:r>
      <w:r w:rsidRPr="0037559F">
        <w:rPr>
          <w:rFonts w:ascii="Consolas" w:hAnsi="Consolas" w:cs="宋体"/>
          <w:color w:val="50A14F"/>
          <w:kern w:val="0"/>
          <w:sz w:val="21"/>
          <w:szCs w:val="21"/>
        </w:rPr>
        <w:t>'Model Comparison: Recall'</w:t>
      </w:r>
      <w:r w:rsidRPr="0037559F">
        <w:rPr>
          <w:rFonts w:ascii="Consolas" w:hAnsi="Consolas" w:cs="宋体"/>
          <w:color w:val="383A42"/>
          <w:kern w:val="0"/>
          <w:sz w:val="21"/>
          <w:szCs w:val="21"/>
        </w:rPr>
        <w:t>)</w:t>
      </w:r>
    </w:p>
    <w:p w14:paraId="4B0C4FE1"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plt.ylabel(</w:t>
      </w:r>
      <w:r w:rsidRPr="0037559F">
        <w:rPr>
          <w:rFonts w:ascii="Consolas" w:hAnsi="Consolas" w:cs="宋体"/>
          <w:color w:val="50A14F"/>
          <w:kern w:val="0"/>
          <w:sz w:val="21"/>
          <w:szCs w:val="21"/>
        </w:rPr>
        <w:t>'Recall'</w:t>
      </w:r>
      <w:r w:rsidRPr="0037559F">
        <w:rPr>
          <w:rFonts w:ascii="Consolas" w:hAnsi="Consolas" w:cs="宋体"/>
          <w:color w:val="383A42"/>
          <w:kern w:val="0"/>
          <w:sz w:val="21"/>
          <w:szCs w:val="21"/>
        </w:rPr>
        <w:t>)</w:t>
      </w:r>
    </w:p>
    <w:p w14:paraId="326134D8"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plt.tight_layout()</w:t>
      </w:r>
    </w:p>
    <w:p w14:paraId="56350E98"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plt.savefig(os.path.join(result_Compare_dir, </w:t>
      </w:r>
      <w:r w:rsidRPr="0037559F">
        <w:rPr>
          <w:rFonts w:ascii="Consolas" w:hAnsi="Consolas" w:cs="宋体"/>
          <w:color w:val="50A14F"/>
          <w:kern w:val="0"/>
          <w:sz w:val="21"/>
          <w:szCs w:val="21"/>
        </w:rPr>
        <w:t>'recall.png'</w:t>
      </w:r>
      <w:r w:rsidRPr="0037559F">
        <w:rPr>
          <w:rFonts w:ascii="Consolas" w:hAnsi="Consolas" w:cs="宋体"/>
          <w:color w:val="383A42"/>
          <w:kern w:val="0"/>
          <w:sz w:val="21"/>
          <w:szCs w:val="21"/>
        </w:rPr>
        <w:t>))</w:t>
      </w:r>
    </w:p>
    <w:p w14:paraId="4C7DCC0A"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plt.close()</w:t>
      </w:r>
    </w:p>
    <w:p w14:paraId="110967EA"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30E42C0A"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w:t>
      </w: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图</w:t>
      </w:r>
      <w:r w:rsidRPr="0037559F">
        <w:rPr>
          <w:rFonts w:ascii="Consolas" w:hAnsi="Consolas" w:cs="宋体"/>
          <w:i/>
          <w:iCs/>
          <w:color w:val="A0A1A7"/>
          <w:kern w:val="0"/>
          <w:sz w:val="21"/>
          <w:szCs w:val="21"/>
        </w:rPr>
        <w:t xml:space="preserve"> 1: </w:t>
      </w:r>
      <w:r w:rsidRPr="0037559F">
        <w:rPr>
          <w:rFonts w:ascii="Consolas" w:hAnsi="Consolas" w:cs="宋体"/>
          <w:i/>
          <w:iCs/>
          <w:color w:val="A0A1A7"/>
          <w:kern w:val="0"/>
          <w:sz w:val="21"/>
          <w:szCs w:val="21"/>
        </w:rPr>
        <w:t>综合对比</w:t>
      </w:r>
      <w:r w:rsidRPr="0037559F">
        <w:rPr>
          <w:rFonts w:ascii="Consolas" w:hAnsi="Consolas" w:cs="宋体"/>
          <w:i/>
          <w:iCs/>
          <w:color w:val="A0A1A7"/>
          <w:kern w:val="0"/>
          <w:sz w:val="21"/>
          <w:szCs w:val="21"/>
        </w:rPr>
        <w:t xml:space="preserve"> (Accuracy, Sensitivity, Specificity, AUC, Precision, Recall)</w:t>
      </w:r>
    </w:p>
    <w:p w14:paraId="3C7A3FAB"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plt.figure(figsize=(</w:t>
      </w:r>
      <w:r w:rsidRPr="0037559F">
        <w:rPr>
          <w:rFonts w:ascii="Consolas" w:hAnsi="Consolas" w:cs="宋体"/>
          <w:color w:val="986801"/>
          <w:kern w:val="0"/>
          <w:sz w:val="21"/>
          <w:szCs w:val="21"/>
        </w:rPr>
        <w:t>14</w:t>
      </w:r>
      <w:r w:rsidRPr="0037559F">
        <w:rPr>
          <w:rFonts w:ascii="Consolas" w:hAnsi="Consolas" w:cs="宋体"/>
          <w:color w:val="383A42"/>
          <w:kern w:val="0"/>
          <w:sz w:val="21"/>
          <w:szCs w:val="21"/>
        </w:rPr>
        <w:t xml:space="preserve">, </w:t>
      </w:r>
      <w:r w:rsidRPr="0037559F">
        <w:rPr>
          <w:rFonts w:ascii="Consolas" w:hAnsi="Consolas" w:cs="宋体"/>
          <w:color w:val="986801"/>
          <w:kern w:val="0"/>
          <w:sz w:val="21"/>
          <w:szCs w:val="21"/>
        </w:rPr>
        <w:t>8</w:t>
      </w:r>
      <w:r w:rsidRPr="0037559F">
        <w:rPr>
          <w:rFonts w:ascii="Consolas" w:hAnsi="Consolas" w:cs="宋体"/>
          <w:color w:val="383A42"/>
          <w:kern w:val="0"/>
          <w:sz w:val="21"/>
          <w:szCs w:val="21"/>
        </w:rPr>
        <w:t>))</w:t>
      </w:r>
    </w:p>
    <w:p w14:paraId="38E95A43"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sns.set_palette(</w:t>
      </w:r>
      <w:r w:rsidRPr="0037559F">
        <w:rPr>
          <w:rFonts w:ascii="Consolas" w:hAnsi="Consolas" w:cs="宋体"/>
          <w:color w:val="50A14F"/>
          <w:kern w:val="0"/>
          <w:sz w:val="21"/>
          <w:szCs w:val="21"/>
        </w:rPr>
        <w:t>'Set2'</w:t>
      </w:r>
      <w:r w:rsidRPr="0037559F">
        <w:rPr>
          <w:rFonts w:ascii="Consolas" w:hAnsi="Consolas" w:cs="宋体"/>
          <w:color w:val="383A42"/>
          <w:kern w:val="0"/>
          <w:sz w:val="21"/>
          <w:szCs w:val="21"/>
        </w:rPr>
        <w:t>)</w:t>
      </w:r>
    </w:p>
    <w:p w14:paraId="6B389FB1"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sns.barplot(x=</w:t>
      </w:r>
      <w:r w:rsidRPr="0037559F">
        <w:rPr>
          <w:rFonts w:ascii="Consolas" w:hAnsi="Consolas" w:cs="宋体"/>
          <w:color w:val="50A14F"/>
          <w:kern w:val="0"/>
          <w:sz w:val="21"/>
          <w:szCs w:val="21"/>
        </w:rPr>
        <w:t>'Model'</w:t>
      </w:r>
      <w:r w:rsidRPr="0037559F">
        <w:rPr>
          <w:rFonts w:ascii="Consolas" w:hAnsi="Consolas" w:cs="宋体"/>
          <w:color w:val="383A42"/>
          <w:kern w:val="0"/>
          <w:sz w:val="21"/>
          <w:szCs w:val="21"/>
        </w:rPr>
        <w:t>, y=</w:t>
      </w:r>
      <w:r w:rsidRPr="0037559F">
        <w:rPr>
          <w:rFonts w:ascii="Consolas" w:hAnsi="Consolas" w:cs="宋体"/>
          <w:color w:val="50A14F"/>
          <w:kern w:val="0"/>
          <w:sz w:val="21"/>
          <w:szCs w:val="21"/>
        </w:rPr>
        <w:t>'value'</w:t>
      </w:r>
      <w:r w:rsidRPr="0037559F">
        <w:rPr>
          <w:rFonts w:ascii="Consolas" w:hAnsi="Consolas" w:cs="宋体"/>
          <w:color w:val="383A42"/>
          <w:kern w:val="0"/>
          <w:sz w:val="21"/>
          <w:szCs w:val="21"/>
        </w:rPr>
        <w:t>, hue=</w:t>
      </w:r>
      <w:r w:rsidRPr="0037559F">
        <w:rPr>
          <w:rFonts w:ascii="Consolas" w:hAnsi="Consolas" w:cs="宋体"/>
          <w:color w:val="50A14F"/>
          <w:kern w:val="0"/>
          <w:sz w:val="21"/>
          <w:szCs w:val="21"/>
        </w:rPr>
        <w:t>'variable'</w:t>
      </w:r>
      <w:r w:rsidRPr="0037559F">
        <w:rPr>
          <w:rFonts w:ascii="Consolas" w:hAnsi="Consolas" w:cs="宋体"/>
          <w:color w:val="383A42"/>
          <w:kern w:val="0"/>
          <w:sz w:val="21"/>
          <w:szCs w:val="21"/>
        </w:rPr>
        <w:t>,</w:t>
      </w:r>
    </w:p>
    <w:p w14:paraId="765343F5"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lastRenderedPageBreak/>
        <w:t xml:space="preserve">                data=pd.melt(comparison_data, id_vars=[</w:t>
      </w:r>
      <w:r w:rsidRPr="0037559F">
        <w:rPr>
          <w:rFonts w:ascii="Consolas" w:hAnsi="Consolas" w:cs="宋体"/>
          <w:color w:val="50A14F"/>
          <w:kern w:val="0"/>
          <w:sz w:val="21"/>
          <w:szCs w:val="21"/>
        </w:rPr>
        <w:t>'Model'</w:t>
      </w:r>
      <w:r w:rsidRPr="0037559F">
        <w:rPr>
          <w:rFonts w:ascii="Consolas" w:hAnsi="Consolas" w:cs="宋体"/>
          <w:color w:val="383A42"/>
          <w:kern w:val="0"/>
          <w:sz w:val="21"/>
          <w:szCs w:val="21"/>
        </w:rPr>
        <w:t>], value_vars=metrics))</w:t>
      </w:r>
    </w:p>
    <w:p w14:paraId="7362F52D"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plt.title(</w:t>
      </w:r>
      <w:r w:rsidRPr="0037559F">
        <w:rPr>
          <w:rFonts w:ascii="Consolas" w:hAnsi="Consolas" w:cs="宋体"/>
          <w:color w:val="50A14F"/>
          <w:kern w:val="0"/>
          <w:sz w:val="21"/>
          <w:szCs w:val="21"/>
        </w:rPr>
        <w:t>'Model Comparison Across All Metrics'</w:t>
      </w:r>
      <w:r w:rsidRPr="0037559F">
        <w:rPr>
          <w:rFonts w:ascii="Consolas" w:hAnsi="Consolas" w:cs="宋体"/>
          <w:color w:val="383A42"/>
          <w:kern w:val="0"/>
          <w:sz w:val="21"/>
          <w:szCs w:val="21"/>
        </w:rPr>
        <w:t>)</w:t>
      </w:r>
    </w:p>
    <w:p w14:paraId="3664C432"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plt.ylabel(</w:t>
      </w:r>
      <w:r w:rsidRPr="0037559F">
        <w:rPr>
          <w:rFonts w:ascii="Consolas" w:hAnsi="Consolas" w:cs="宋体"/>
          <w:color w:val="50A14F"/>
          <w:kern w:val="0"/>
          <w:sz w:val="21"/>
          <w:szCs w:val="21"/>
        </w:rPr>
        <w:t>'Score'</w:t>
      </w:r>
      <w:r w:rsidRPr="0037559F">
        <w:rPr>
          <w:rFonts w:ascii="Consolas" w:hAnsi="Consolas" w:cs="宋体"/>
          <w:color w:val="383A42"/>
          <w:kern w:val="0"/>
          <w:sz w:val="21"/>
          <w:szCs w:val="21"/>
        </w:rPr>
        <w:t>)</w:t>
      </w:r>
    </w:p>
    <w:p w14:paraId="52C78DF3"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plt.tight_layout()</w:t>
      </w:r>
    </w:p>
    <w:p w14:paraId="4C9D90AC"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plt.savefig(os.path.join(result_Compare_dir, </w:t>
      </w:r>
      <w:r w:rsidRPr="0037559F">
        <w:rPr>
          <w:rFonts w:ascii="Consolas" w:hAnsi="Consolas" w:cs="宋体"/>
          <w:color w:val="50A14F"/>
          <w:kern w:val="0"/>
          <w:sz w:val="21"/>
          <w:szCs w:val="21"/>
        </w:rPr>
        <w:t>'all.png'</w:t>
      </w:r>
      <w:r w:rsidRPr="0037559F">
        <w:rPr>
          <w:rFonts w:ascii="Consolas" w:hAnsi="Consolas" w:cs="宋体"/>
          <w:color w:val="383A42"/>
          <w:kern w:val="0"/>
          <w:sz w:val="21"/>
          <w:szCs w:val="21"/>
        </w:rPr>
        <w:t>))</w:t>
      </w:r>
    </w:p>
    <w:p w14:paraId="53C3F7D1"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    plt.close()</w:t>
      </w:r>
    </w:p>
    <w:p w14:paraId="2006E4E5"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387E21C"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i/>
          <w:iCs/>
          <w:color w:val="A0A1A7"/>
          <w:kern w:val="0"/>
          <w:sz w:val="21"/>
          <w:szCs w:val="21"/>
        </w:rPr>
        <w:t xml:space="preserve"># </w:t>
      </w:r>
      <w:r w:rsidRPr="0037559F">
        <w:rPr>
          <w:rFonts w:ascii="Consolas" w:hAnsi="Consolas" w:cs="宋体"/>
          <w:i/>
          <w:iCs/>
          <w:color w:val="A0A1A7"/>
          <w:kern w:val="0"/>
          <w:sz w:val="21"/>
          <w:szCs w:val="21"/>
        </w:rPr>
        <w:t>调用可视化函数</w:t>
      </w:r>
    </w:p>
    <w:p w14:paraId="4EFA197F"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visualize_model(data_bp, </w:t>
      </w:r>
      <w:r w:rsidRPr="0037559F">
        <w:rPr>
          <w:rFonts w:ascii="Consolas" w:hAnsi="Consolas" w:cs="宋体"/>
          <w:color w:val="50A14F"/>
          <w:kern w:val="0"/>
          <w:sz w:val="21"/>
          <w:szCs w:val="21"/>
        </w:rPr>
        <w:t>"BP"</w:t>
      </w:r>
      <w:r w:rsidRPr="0037559F">
        <w:rPr>
          <w:rFonts w:ascii="Consolas" w:hAnsi="Consolas" w:cs="宋体"/>
          <w:color w:val="383A42"/>
          <w:kern w:val="0"/>
          <w:sz w:val="21"/>
          <w:szCs w:val="21"/>
        </w:rPr>
        <w:t>)</w:t>
      </w:r>
    </w:p>
    <w:p w14:paraId="6BB1085B"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visualize_model(data_linear, </w:t>
      </w:r>
      <w:r w:rsidRPr="0037559F">
        <w:rPr>
          <w:rFonts w:ascii="Consolas" w:hAnsi="Consolas" w:cs="宋体"/>
          <w:color w:val="50A14F"/>
          <w:kern w:val="0"/>
          <w:sz w:val="21"/>
          <w:szCs w:val="21"/>
        </w:rPr>
        <w:t>"SVM_linear"</w:t>
      </w:r>
      <w:r w:rsidRPr="0037559F">
        <w:rPr>
          <w:rFonts w:ascii="Consolas" w:hAnsi="Consolas" w:cs="宋体"/>
          <w:color w:val="383A42"/>
          <w:kern w:val="0"/>
          <w:sz w:val="21"/>
          <w:szCs w:val="21"/>
        </w:rPr>
        <w:t>)</w:t>
      </w:r>
    </w:p>
    <w:p w14:paraId="019A887E"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visualize_model(data_rbf, </w:t>
      </w:r>
      <w:r w:rsidRPr="0037559F">
        <w:rPr>
          <w:rFonts w:ascii="Consolas" w:hAnsi="Consolas" w:cs="宋体"/>
          <w:color w:val="50A14F"/>
          <w:kern w:val="0"/>
          <w:sz w:val="21"/>
          <w:szCs w:val="21"/>
        </w:rPr>
        <w:t>"SVM_rbf"</w:t>
      </w:r>
      <w:r w:rsidRPr="0037559F">
        <w:rPr>
          <w:rFonts w:ascii="Consolas" w:hAnsi="Consolas" w:cs="宋体"/>
          <w:color w:val="383A42"/>
          <w:kern w:val="0"/>
          <w:sz w:val="21"/>
          <w:szCs w:val="21"/>
        </w:rPr>
        <w:t>)</w:t>
      </w:r>
    </w:p>
    <w:p w14:paraId="2072FFF3"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 xml:space="preserve">visualize_model(data_poly, </w:t>
      </w:r>
      <w:r w:rsidRPr="0037559F">
        <w:rPr>
          <w:rFonts w:ascii="Consolas" w:hAnsi="Consolas" w:cs="宋体"/>
          <w:color w:val="50A14F"/>
          <w:kern w:val="0"/>
          <w:sz w:val="21"/>
          <w:szCs w:val="21"/>
        </w:rPr>
        <w:t>"SVM_poly"</w:t>
      </w:r>
      <w:r w:rsidRPr="0037559F">
        <w:rPr>
          <w:rFonts w:ascii="Consolas" w:hAnsi="Consolas" w:cs="宋体"/>
          <w:color w:val="383A42"/>
          <w:kern w:val="0"/>
          <w:sz w:val="21"/>
          <w:szCs w:val="21"/>
        </w:rPr>
        <w:t>)</w:t>
      </w:r>
    </w:p>
    <w:p w14:paraId="76D1CD44"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69BC93B0"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i/>
          <w:iCs/>
          <w:color w:val="A0A1A7"/>
          <w:kern w:val="0"/>
          <w:sz w:val="21"/>
          <w:szCs w:val="21"/>
        </w:rPr>
        <w:t xml:space="preserve"># # </w:t>
      </w:r>
      <w:r w:rsidRPr="0037559F">
        <w:rPr>
          <w:rFonts w:ascii="Consolas" w:hAnsi="Consolas" w:cs="宋体"/>
          <w:i/>
          <w:iCs/>
          <w:color w:val="A0A1A7"/>
          <w:kern w:val="0"/>
          <w:sz w:val="21"/>
          <w:szCs w:val="21"/>
        </w:rPr>
        <w:t>调用模型对比可视化函数</w:t>
      </w:r>
    </w:p>
    <w:p w14:paraId="027AB16A"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color w:val="383A42"/>
          <w:kern w:val="0"/>
          <w:sz w:val="21"/>
          <w:szCs w:val="21"/>
        </w:rPr>
        <w:t>visualize_model_comparison([data_bp, data_linear, data_rbf, data_poly], [</w:t>
      </w:r>
      <w:r w:rsidRPr="0037559F">
        <w:rPr>
          <w:rFonts w:ascii="Consolas" w:hAnsi="Consolas" w:cs="宋体"/>
          <w:color w:val="50A14F"/>
          <w:kern w:val="0"/>
          <w:sz w:val="21"/>
          <w:szCs w:val="21"/>
        </w:rPr>
        <w:t>"BP"</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"SVM_linear"</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"SVM_rbf"</w:t>
      </w:r>
      <w:r w:rsidRPr="0037559F">
        <w:rPr>
          <w:rFonts w:ascii="Consolas" w:hAnsi="Consolas" w:cs="宋体"/>
          <w:color w:val="383A42"/>
          <w:kern w:val="0"/>
          <w:sz w:val="21"/>
          <w:szCs w:val="21"/>
        </w:rPr>
        <w:t xml:space="preserve">, </w:t>
      </w:r>
      <w:r w:rsidRPr="0037559F">
        <w:rPr>
          <w:rFonts w:ascii="Consolas" w:hAnsi="Consolas" w:cs="宋体"/>
          <w:color w:val="50A14F"/>
          <w:kern w:val="0"/>
          <w:sz w:val="21"/>
          <w:szCs w:val="21"/>
        </w:rPr>
        <w:t>"SVM_poly"</w:t>
      </w:r>
      <w:r w:rsidRPr="0037559F">
        <w:rPr>
          <w:rFonts w:ascii="Consolas" w:hAnsi="Consolas" w:cs="宋体"/>
          <w:color w:val="383A42"/>
          <w:kern w:val="0"/>
          <w:sz w:val="21"/>
          <w:szCs w:val="21"/>
        </w:rPr>
        <w:t>])</w:t>
      </w:r>
    </w:p>
    <w:p w14:paraId="37F4E741"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p>
    <w:p w14:paraId="495887D9" w14:textId="77777777"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i/>
          <w:iCs/>
          <w:color w:val="A0A1A7"/>
          <w:kern w:val="0"/>
          <w:sz w:val="21"/>
          <w:szCs w:val="21"/>
        </w:rPr>
        <w:t xml:space="preserve"># # </w:t>
      </w:r>
      <w:r w:rsidRPr="0037559F">
        <w:rPr>
          <w:rFonts w:ascii="Consolas" w:hAnsi="Consolas" w:cs="宋体"/>
          <w:i/>
          <w:iCs/>
          <w:color w:val="A0A1A7"/>
          <w:kern w:val="0"/>
          <w:sz w:val="21"/>
          <w:szCs w:val="21"/>
        </w:rPr>
        <w:t>调用模型保存可视化函数</w:t>
      </w:r>
    </w:p>
    <w:p w14:paraId="0C55F2E7" w14:textId="4703ED39" w:rsidR="0037559F" w:rsidRPr="0037559F" w:rsidRDefault="0037559F" w:rsidP="00375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rPr>
          <w:rFonts w:ascii="Consolas" w:hAnsi="Consolas" w:cs="宋体"/>
          <w:color w:val="383A42"/>
          <w:kern w:val="0"/>
          <w:sz w:val="21"/>
          <w:szCs w:val="21"/>
        </w:rPr>
      </w:pPr>
      <w:r w:rsidRPr="0037559F">
        <w:rPr>
          <w:rFonts w:ascii="Consolas" w:hAnsi="Consolas" w:cs="宋体"/>
          <w:i/>
          <w:iCs/>
          <w:color w:val="A0A1A7"/>
          <w:kern w:val="0"/>
          <w:sz w:val="21"/>
          <w:szCs w:val="21"/>
        </w:rPr>
        <w:t># visualize_model_comparison1([data_bp, data_linear, data_rbf, data_poly], ["BP", "SVM_linear", "SVM_rbf", "SVM_poly"])</w:t>
      </w:r>
    </w:p>
    <w:p w14:paraId="47B0016D" w14:textId="18DA3312" w:rsidR="00E6400A" w:rsidRPr="0037559F" w:rsidRDefault="00E6400A" w:rsidP="00E6400A">
      <w:pPr>
        <w:ind w:firstLineChars="0" w:firstLine="0"/>
      </w:pPr>
    </w:p>
    <w:sectPr w:rsidR="00E6400A" w:rsidRPr="0037559F" w:rsidSect="004E7BC0">
      <w:headerReference w:type="default" r:id="rId58"/>
      <w:footnotePr>
        <w:numFmt w:val="decimalEnclosedCircleChinese"/>
        <w:numRestart w:val="eachPage"/>
      </w:footnotePr>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F6B22" w14:textId="77777777" w:rsidR="005A43D8" w:rsidRDefault="005A43D8" w:rsidP="00331D74">
      <w:pPr>
        <w:spacing w:line="240" w:lineRule="auto"/>
        <w:ind w:firstLine="480"/>
      </w:pPr>
      <w:r>
        <w:separator/>
      </w:r>
    </w:p>
    <w:p w14:paraId="375DA799" w14:textId="77777777" w:rsidR="005A43D8" w:rsidRDefault="005A43D8">
      <w:pPr>
        <w:ind w:firstLine="480"/>
      </w:pPr>
    </w:p>
    <w:p w14:paraId="1EF36247" w14:textId="77777777" w:rsidR="005A43D8" w:rsidRDefault="005A43D8" w:rsidP="00EC2BBF">
      <w:pPr>
        <w:ind w:firstLine="480"/>
      </w:pPr>
    </w:p>
    <w:p w14:paraId="7A0DF6BC" w14:textId="77777777" w:rsidR="005A43D8" w:rsidRDefault="005A43D8" w:rsidP="00740F28">
      <w:pPr>
        <w:ind w:firstLine="480"/>
      </w:pPr>
    </w:p>
    <w:p w14:paraId="04BF8C4D" w14:textId="77777777" w:rsidR="005A43D8" w:rsidRDefault="005A43D8">
      <w:pPr>
        <w:ind w:firstLine="480"/>
      </w:pPr>
    </w:p>
  </w:endnote>
  <w:endnote w:type="continuationSeparator" w:id="0">
    <w:p w14:paraId="2595989F" w14:textId="77777777" w:rsidR="005A43D8" w:rsidRDefault="005A43D8" w:rsidP="00331D74">
      <w:pPr>
        <w:spacing w:line="240" w:lineRule="auto"/>
        <w:ind w:firstLine="480"/>
      </w:pPr>
      <w:r>
        <w:continuationSeparator/>
      </w:r>
    </w:p>
    <w:p w14:paraId="770CDEDB" w14:textId="77777777" w:rsidR="005A43D8" w:rsidRDefault="005A43D8">
      <w:pPr>
        <w:ind w:firstLine="480"/>
      </w:pPr>
    </w:p>
    <w:p w14:paraId="43CE6242" w14:textId="77777777" w:rsidR="005A43D8" w:rsidRDefault="005A43D8" w:rsidP="00EC2BBF">
      <w:pPr>
        <w:ind w:firstLine="480"/>
      </w:pPr>
    </w:p>
    <w:p w14:paraId="5F9C4AA0" w14:textId="77777777" w:rsidR="005A43D8" w:rsidRDefault="005A43D8" w:rsidP="00740F28">
      <w:pPr>
        <w:ind w:firstLine="480"/>
      </w:pPr>
    </w:p>
    <w:p w14:paraId="09E7D55D" w14:textId="77777777" w:rsidR="005A43D8" w:rsidRDefault="005A43D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方正小标宋简体">
    <w:altName w:val="黑体"/>
    <w:charset w:val="86"/>
    <w:family w:val="script"/>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91313" w14:textId="77777777" w:rsidR="0050697F" w:rsidRDefault="0050697F" w:rsidP="005819DF">
    <w:pPr>
      <w:pStyle w:val="a7"/>
      <w:jc w:val="left"/>
    </w:pPr>
  </w:p>
  <w:p w14:paraId="1B4DA129" w14:textId="77777777" w:rsidR="0050697F" w:rsidRDefault="0050697F">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26A13" w14:textId="77777777" w:rsidR="004636D2" w:rsidRDefault="004636D2" w:rsidP="005819DF">
    <w:pPr>
      <w:pStyle w:val="a7"/>
      <w:jc w:val="left"/>
    </w:pPr>
  </w:p>
  <w:p w14:paraId="6FBC1F29" w14:textId="76E0CE76" w:rsidR="004636D2" w:rsidRPr="004636D2" w:rsidRDefault="004636D2">
    <w:pPr>
      <w:pStyle w:val="a7"/>
      <w:rPr>
        <w:sz w:val="15"/>
        <w:szCs w:val="21"/>
      </w:rPr>
    </w:pPr>
    <w:r w:rsidRPr="004636D2">
      <w:rPr>
        <w:sz w:val="20"/>
        <w:szCs w:val="20"/>
      </w:rPr>
      <w:fldChar w:fldCharType="begin"/>
    </w:r>
    <w:r w:rsidRPr="004636D2">
      <w:rPr>
        <w:sz w:val="15"/>
        <w:szCs w:val="21"/>
      </w:rPr>
      <w:instrText>PAGE  \* ROMAN  \* MERGEFORMAT</w:instrText>
    </w:r>
    <w:r w:rsidRPr="004636D2">
      <w:rPr>
        <w:sz w:val="20"/>
        <w:szCs w:val="20"/>
      </w:rPr>
      <w:fldChar w:fldCharType="separate"/>
    </w:r>
    <w:r w:rsidRPr="004636D2">
      <w:rPr>
        <w:sz w:val="22"/>
        <w:szCs w:val="22"/>
        <w:lang w:val="zh-CN"/>
      </w:rPr>
      <w:t>I</w:t>
    </w:r>
    <w:r w:rsidRPr="004636D2">
      <w:rPr>
        <w:sz w:val="22"/>
        <w:szCs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773381"/>
      <w:docPartObj>
        <w:docPartGallery w:val="Page Numbers (Bottom of Page)"/>
        <w:docPartUnique/>
      </w:docPartObj>
    </w:sdtPr>
    <w:sdtContent>
      <w:p w14:paraId="69572A08" w14:textId="48D82764" w:rsidR="004636D2" w:rsidRDefault="004636D2">
        <w:pPr>
          <w:pStyle w:val="a7"/>
        </w:pPr>
        <w:r>
          <w:fldChar w:fldCharType="begin"/>
        </w:r>
        <w:r>
          <w:instrText>PAGE   \* MERGEFORMAT</w:instrText>
        </w:r>
        <w:r>
          <w:fldChar w:fldCharType="separate"/>
        </w:r>
        <w:r>
          <w:rPr>
            <w:lang w:val="zh-CN"/>
          </w:rPr>
          <w:t>2</w:t>
        </w:r>
        <w:r>
          <w:fldChar w:fldCharType="end"/>
        </w:r>
      </w:p>
    </w:sdtContent>
  </w:sdt>
  <w:p w14:paraId="5CE43F3A" w14:textId="4FDEC516" w:rsidR="004636D2" w:rsidRPr="004636D2" w:rsidRDefault="004636D2">
    <w:pPr>
      <w:pStyle w:val="a7"/>
      <w:rPr>
        <w:sz w:val="15"/>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5101B" w14:textId="77777777" w:rsidR="005A43D8" w:rsidRDefault="005A43D8" w:rsidP="00054D90">
      <w:pPr>
        <w:spacing w:line="240" w:lineRule="auto"/>
        <w:ind w:firstLineChars="0" w:firstLine="0"/>
      </w:pPr>
      <w:r>
        <w:separator/>
      </w:r>
    </w:p>
  </w:footnote>
  <w:footnote w:type="continuationSeparator" w:id="0">
    <w:p w14:paraId="78F21FEC" w14:textId="77777777" w:rsidR="005A43D8" w:rsidRDefault="005A43D8" w:rsidP="00054D90">
      <w:pPr>
        <w:ind w:firstLineChars="0" w:firstLine="0"/>
      </w:pPr>
      <w:r>
        <w:continuationSeparator/>
      </w:r>
    </w:p>
  </w:footnote>
  <w:footnote w:type="continuationNotice" w:id="1">
    <w:p w14:paraId="030C37AA" w14:textId="77777777" w:rsidR="005A43D8" w:rsidRDefault="005A43D8" w:rsidP="00054D90">
      <w:pPr>
        <w:ind w:firstLineChars="0"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75ED3" w14:textId="73194B24" w:rsidR="00923205" w:rsidRDefault="00923205" w:rsidP="00923205">
    <w:pPr>
      <w:pStyle w:val="a5"/>
    </w:pPr>
    <w:r>
      <w:rPr>
        <w:rFonts w:hint="eastAsia"/>
      </w:rPr>
      <w:t>第一章</w:t>
    </w:r>
    <w:r>
      <w:rPr>
        <w:rFonts w:hint="eastAsia"/>
      </w:rPr>
      <w:t xml:space="preserve"> </w:t>
    </w:r>
    <w:r>
      <w:rPr>
        <w:rFonts w:hint="eastAsia"/>
      </w:rPr>
      <w:t>实验内容</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CB50" w14:textId="77777777" w:rsidR="0050697F" w:rsidRDefault="0050697F" w:rsidP="005819DF">
    <w:pPr>
      <w:pStyle w:val="a5"/>
      <w:pBdr>
        <w:bottom w:val="single" w:sz="4" w:space="1" w:color="auto"/>
      </w:pBdr>
      <w:ind w:left="840" w:hanging="840"/>
    </w:pPr>
    <w:r>
      <w:rPr>
        <w:rFonts w:hint="eastAsia"/>
      </w:rPr>
      <w:t>电子科技大学模式识别与机器学习实验报告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D57B0" w14:textId="08B90493" w:rsidR="009E3384" w:rsidRPr="001D6188" w:rsidRDefault="00F51A3B" w:rsidP="008E6BE1">
    <w:pPr>
      <w:pStyle w:val="a5"/>
    </w:pPr>
    <w:r>
      <w:rPr>
        <w:rFonts w:hint="eastAsia"/>
      </w:rPr>
      <w:t>附录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1" w15:restartNumberingAfterBreak="0">
    <w:nsid w:val="51F8525D"/>
    <w:multiLevelType w:val="multilevel"/>
    <w:tmpl w:val="4B8A528E"/>
    <w:lvl w:ilvl="0">
      <w:start w:val="1"/>
      <w:numFmt w:val="chineseCountingThousand"/>
      <w:pStyle w:val="1"/>
      <w:suff w:val="nothing"/>
      <w:lvlText w:val="第%1章 "/>
      <w:lvlJc w:val="center"/>
      <w:pPr>
        <w:ind w:left="0" w:firstLine="454"/>
      </w:pPr>
      <w:rPr>
        <w:rFonts w:ascii="黑体" w:eastAsia="黑体" w:hAnsi="黑体" w:hint="eastAsia"/>
        <w:sz w:val="30"/>
      </w:rPr>
    </w:lvl>
    <w:lvl w:ilvl="1">
      <w:start w:val="1"/>
      <w:numFmt w:val="decimal"/>
      <w:pStyle w:val="2"/>
      <w:isLgl/>
      <w:suff w:val="space"/>
      <w:lvlText w:val="%1.%2"/>
      <w:lvlJc w:val="left"/>
      <w:pPr>
        <w:ind w:left="0" w:firstLine="0"/>
      </w:pPr>
      <w:rPr>
        <w:rFonts w:ascii="Times New Roman" w:hAnsi="Times New Roman" w:hint="default"/>
        <w:b/>
        <w:i w:val="0"/>
        <w:sz w:val="28"/>
      </w:rPr>
    </w:lvl>
    <w:lvl w:ilvl="2">
      <w:start w:val="1"/>
      <w:numFmt w:val="decimal"/>
      <w:pStyle w:val="3"/>
      <w:isLgl/>
      <w:suff w:val="space"/>
      <w:lvlText w:val="%1.%2.%3"/>
      <w:lvlJc w:val="left"/>
      <w:pPr>
        <w:ind w:left="0" w:firstLine="0"/>
      </w:pPr>
      <w:rPr>
        <w:rFonts w:ascii="Times New Roman" w:hAnsi="Times New Roman" w:hint="default"/>
        <w:b/>
        <w:i w:val="0"/>
        <w:sz w:val="28"/>
      </w:rPr>
    </w:lvl>
    <w:lvl w:ilvl="3">
      <w:start w:val="1"/>
      <w:numFmt w:val="decimal"/>
      <w:pStyle w:val="4"/>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2"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3" w15:restartNumberingAfterBreak="0">
    <w:nsid w:val="7497203A"/>
    <w:multiLevelType w:val="hybridMultilevel"/>
    <w:tmpl w:val="BDE224E2"/>
    <w:lvl w:ilvl="0" w:tplc="8E26E41C">
      <w:start w:val="1"/>
      <w:numFmt w:val="decimalEnclosedCircle"/>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712730011">
    <w:abstractNumId w:val="1"/>
  </w:num>
  <w:num w:numId="2" w16cid:durableId="487525763">
    <w:abstractNumId w:val="0"/>
  </w:num>
  <w:num w:numId="3" w16cid:durableId="2118938060">
    <w:abstractNumId w:val="2"/>
  </w:num>
  <w:num w:numId="4" w16cid:durableId="514996539">
    <w:abstractNumId w:val="3"/>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木 東">
    <w15:presenceInfo w15:providerId="Windows Live" w15:userId="4dc7da5f8bfec0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30"/>
  <w:bordersDoNotSurroundHeader/>
  <w:bordersDoNotSurroundFooter/>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50"/>
  <w:defaultTableStyle w:val="af1"/>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D74"/>
    <w:rsid w:val="00002D82"/>
    <w:rsid w:val="0000791B"/>
    <w:rsid w:val="0000792D"/>
    <w:rsid w:val="00007A0E"/>
    <w:rsid w:val="00007DE3"/>
    <w:rsid w:val="00010065"/>
    <w:rsid w:val="000113F9"/>
    <w:rsid w:val="00012735"/>
    <w:rsid w:val="000142B6"/>
    <w:rsid w:val="00017B31"/>
    <w:rsid w:val="00017B3C"/>
    <w:rsid w:val="00021115"/>
    <w:rsid w:val="00021775"/>
    <w:rsid w:val="00021A0C"/>
    <w:rsid w:val="00021B60"/>
    <w:rsid w:val="000221C5"/>
    <w:rsid w:val="000255CD"/>
    <w:rsid w:val="000256BA"/>
    <w:rsid w:val="0002611A"/>
    <w:rsid w:val="00027328"/>
    <w:rsid w:val="00027B19"/>
    <w:rsid w:val="00032BD1"/>
    <w:rsid w:val="00033135"/>
    <w:rsid w:val="00033EC0"/>
    <w:rsid w:val="00034190"/>
    <w:rsid w:val="00035327"/>
    <w:rsid w:val="00035C63"/>
    <w:rsid w:val="00036452"/>
    <w:rsid w:val="00036A5B"/>
    <w:rsid w:val="00037650"/>
    <w:rsid w:val="00037B0F"/>
    <w:rsid w:val="00037C9A"/>
    <w:rsid w:val="00040533"/>
    <w:rsid w:val="00041C4E"/>
    <w:rsid w:val="00042F7B"/>
    <w:rsid w:val="00043333"/>
    <w:rsid w:val="000448E6"/>
    <w:rsid w:val="00044AF6"/>
    <w:rsid w:val="000452B9"/>
    <w:rsid w:val="00046AFA"/>
    <w:rsid w:val="00047577"/>
    <w:rsid w:val="0004766B"/>
    <w:rsid w:val="000476AF"/>
    <w:rsid w:val="00047D9A"/>
    <w:rsid w:val="00052AB6"/>
    <w:rsid w:val="00052B81"/>
    <w:rsid w:val="000535B8"/>
    <w:rsid w:val="00053AF6"/>
    <w:rsid w:val="00054D90"/>
    <w:rsid w:val="0005624E"/>
    <w:rsid w:val="00056A83"/>
    <w:rsid w:val="00057BBB"/>
    <w:rsid w:val="00057D8E"/>
    <w:rsid w:val="00057E6A"/>
    <w:rsid w:val="00057FEA"/>
    <w:rsid w:val="000605AA"/>
    <w:rsid w:val="00060AFB"/>
    <w:rsid w:val="000610E4"/>
    <w:rsid w:val="00061316"/>
    <w:rsid w:val="00062831"/>
    <w:rsid w:val="00063326"/>
    <w:rsid w:val="0006598B"/>
    <w:rsid w:val="00065ED4"/>
    <w:rsid w:val="00067087"/>
    <w:rsid w:val="00067862"/>
    <w:rsid w:val="00067CF0"/>
    <w:rsid w:val="00067E84"/>
    <w:rsid w:val="00070476"/>
    <w:rsid w:val="00070B18"/>
    <w:rsid w:val="000728AE"/>
    <w:rsid w:val="00072C00"/>
    <w:rsid w:val="00072DE4"/>
    <w:rsid w:val="00072F29"/>
    <w:rsid w:val="000731FB"/>
    <w:rsid w:val="0007355F"/>
    <w:rsid w:val="000745C3"/>
    <w:rsid w:val="000747DF"/>
    <w:rsid w:val="0007521A"/>
    <w:rsid w:val="000753A8"/>
    <w:rsid w:val="00076159"/>
    <w:rsid w:val="00076B49"/>
    <w:rsid w:val="00077B45"/>
    <w:rsid w:val="000804A6"/>
    <w:rsid w:val="000819E9"/>
    <w:rsid w:val="00083E78"/>
    <w:rsid w:val="000843F8"/>
    <w:rsid w:val="00084EBD"/>
    <w:rsid w:val="00085A69"/>
    <w:rsid w:val="00086986"/>
    <w:rsid w:val="00086A18"/>
    <w:rsid w:val="0008717D"/>
    <w:rsid w:val="0008769A"/>
    <w:rsid w:val="00095286"/>
    <w:rsid w:val="00095505"/>
    <w:rsid w:val="000955A1"/>
    <w:rsid w:val="000974E4"/>
    <w:rsid w:val="000A0406"/>
    <w:rsid w:val="000A12E4"/>
    <w:rsid w:val="000A1424"/>
    <w:rsid w:val="000A16A4"/>
    <w:rsid w:val="000A312C"/>
    <w:rsid w:val="000A3A4B"/>
    <w:rsid w:val="000A4068"/>
    <w:rsid w:val="000A46D5"/>
    <w:rsid w:val="000A48AC"/>
    <w:rsid w:val="000A52A5"/>
    <w:rsid w:val="000A5639"/>
    <w:rsid w:val="000A58E7"/>
    <w:rsid w:val="000A625E"/>
    <w:rsid w:val="000A68AC"/>
    <w:rsid w:val="000B224D"/>
    <w:rsid w:val="000B341F"/>
    <w:rsid w:val="000B3E33"/>
    <w:rsid w:val="000B4992"/>
    <w:rsid w:val="000B6445"/>
    <w:rsid w:val="000B6771"/>
    <w:rsid w:val="000B6896"/>
    <w:rsid w:val="000B6AAD"/>
    <w:rsid w:val="000B7051"/>
    <w:rsid w:val="000B71CD"/>
    <w:rsid w:val="000B7522"/>
    <w:rsid w:val="000C05F9"/>
    <w:rsid w:val="000C18EE"/>
    <w:rsid w:val="000C23BB"/>
    <w:rsid w:val="000C258F"/>
    <w:rsid w:val="000C2D00"/>
    <w:rsid w:val="000C4685"/>
    <w:rsid w:val="000C4EA9"/>
    <w:rsid w:val="000C5099"/>
    <w:rsid w:val="000C6A11"/>
    <w:rsid w:val="000C6C49"/>
    <w:rsid w:val="000D0392"/>
    <w:rsid w:val="000D0D3E"/>
    <w:rsid w:val="000D0EE7"/>
    <w:rsid w:val="000D1A80"/>
    <w:rsid w:val="000D1BA9"/>
    <w:rsid w:val="000D22E8"/>
    <w:rsid w:val="000D267D"/>
    <w:rsid w:val="000D2E32"/>
    <w:rsid w:val="000D5562"/>
    <w:rsid w:val="000D6599"/>
    <w:rsid w:val="000D6A2B"/>
    <w:rsid w:val="000D6C15"/>
    <w:rsid w:val="000E0CED"/>
    <w:rsid w:val="000E0F07"/>
    <w:rsid w:val="000E36B2"/>
    <w:rsid w:val="000E3815"/>
    <w:rsid w:val="000E4299"/>
    <w:rsid w:val="000E6002"/>
    <w:rsid w:val="000E66D2"/>
    <w:rsid w:val="000E6F5F"/>
    <w:rsid w:val="000F037F"/>
    <w:rsid w:val="000F1044"/>
    <w:rsid w:val="000F174B"/>
    <w:rsid w:val="000F197C"/>
    <w:rsid w:val="000F24D2"/>
    <w:rsid w:val="000F26F2"/>
    <w:rsid w:val="000F2E01"/>
    <w:rsid w:val="000F4149"/>
    <w:rsid w:val="000F6375"/>
    <w:rsid w:val="000F6DAC"/>
    <w:rsid w:val="000F7B0F"/>
    <w:rsid w:val="00100315"/>
    <w:rsid w:val="00101FC3"/>
    <w:rsid w:val="00102BB7"/>
    <w:rsid w:val="00103BD5"/>
    <w:rsid w:val="00104012"/>
    <w:rsid w:val="0010468F"/>
    <w:rsid w:val="00105A7D"/>
    <w:rsid w:val="00105EA0"/>
    <w:rsid w:val="00106225"/>
    <w:rsid w:val="001065B4"/>
    <w:rsid w:val="00106964"/>
    <w:rsid w:val="00106F6F"/>
    <w:rsid w:val="00111078"/>
    <w:rsid w:val="00111637"/>
    <w:rsid w:val="00112D85"/>
    <w:rsid w:val="00112F87"/>
    <w:rsid w:val="001138C4"/>
    <w:rsid w:val="0011435F"/>
    <w:rsid w:val="00115364"/>
    <w:rsid w:val="0011650A"/>
    <w:rsid w:val="00117F70"/>
    <w:rsid w:val="00120772"/>
    <w:rsid w:val="00120B33"/>
    <w:rsid w:val="00120C54"/>
    <w:rsid w:val="001213DE"/>
    <w:rsid w:val="0012314F"/>
    <w:rsid w:val="001231F2"/>
    <w:rsid w:val="00124B7D"/>
    <w:rsid w:val="00125462"/>
    <w:rsid w:val="00125EC0"/>
    <w:rsid w:val="00130825"/>
    <w:rsid w:val="00130D7C"/>
    <w:rsid w:val="00130EB6"/>
    <w:rsid w:val="00131240"/>
    <w:rsid w:val="00132051"/>
    <w:rsid w:val="001335A4"/>
    <w:rsid w:val="00133B5B"/>
    <w:rsid w:val="00134BA8"/>
    <w:rsid w:val="00134C1F"/>
    <w:rsid w:val="00135FA1"/>
    <w:rsid w:val="00136D87"/>
    <w:rsid w:val="00136F54"/>
    <w:rsid w:val="0014059A"/>
    <w:rsid w:val="001407DC"/>
    <w:rsid w:val="0014091E"/>
    <w:rsid w:val="00141271"/>
    <w:rsid w:val="00141378"/>
    <w:rsid w:val="00141911"/>
    <w:rsid w:val="00141D0D"/>
    <w:rsid w:val="001422FA"/>
    <w:rsid w:val="00142599"/>
    <w:rsid w:val="00142D14"/>
    <w:rsid w:val="001444F9"/>
    <w:rsid w:val="00144BE0"/>
    <w:rsid w:val="00144D2F"/>
    <w:rsid w:val="00145AAB"/>
    <w:rsid w:val="00146E67"/>
    <w:rsid w:val="00147BA7"/>
    <w:rsid w:val="00150CD1"/>
    <w:rsid w:val="00151527"/>
    <w:rsid w:val="00151C37"/>
    <w:rsid w:val="00154331"/>
    <w:rsid w:val="00154A2D"/>
    <w:rsid w:val="00154D18"/>
    <w:rsid w:val="00155C70"/>
    <w:rsid w:val="001564D0"/>
    <w:rsid w:val="001567A4"/>
    <w:rsid w:val="0015761C"/>
    <w:rsid w:val="0015762F"/>
    <w:rsid w:val="00157E0C"/>
    <w:rsid w:val="001604B3"/>
    <w:rsid w:val="00160A65"/>
    <w:rsid w:val="001611E8"/>
    <w:rsid w:val="00161386"/>
    <w:rsid w:val="00161951"/>
    <w:rsid w:val="00161C81"/>
    <w:rsid w:val="00162869"/>
    <w:rsid w:val="00162B73"/>
    <w:rsid w:val="00162C1D"/>
    <w:rsid w:val="00163134"/>
    <w:rsid w:val="00164181"/>
    <w:rsid w:val="00164D75"/>
    <w:rsid w:val="00164F61"/>
    <w:rsid w:val="001665F2"/>
    <w:rsid w:val="001669AD"/>
    <w:rsid w:val="0016710A"/>
    <w:rsid w:val="00167E09"/>
    <w:rsid w:val="001703AC"/>
    <w:rsid w:val="00170461"/>
    <w:rsid w:val="0017059E"/>
    <w:rsid w:val="001708F5"/>
    <w:rsid w:val="001710CD"/>
    <w:rsid w:val="00174ECA"/>
    <w:rsid w:val="0017500B"/>
    <w:rsid w:val="00176C62"/>
    <w:rsid w:val="00177236"/>
    <w:rsid w:val="00177A0F"/>
    <w:rsid w:val="00181413"/>
    <w:rsid w:val="00181CF4"/>
    <w:rsid w:val="00182327"/>
    <w:rsid w:val="00182B74"/>
    <w:rsid w:val="00183F5F"/>
    <w:rsid w:val="00184CFB"/>
    <w:rsid w:val="001854B8"/>
    <w:rsid w:val="0018646A"/>
    <w:rsid w:val="0019004F"/>
    <w:rsid w:val="00190A4E"/>
    <w:rsid w:val="00190E1C"/>
    <w:rsid w:val="00191BEB"/>
    <w:rsid w:val="00192078"/>
    <w:rsid w:val="0019354C"/>
    <w:rsid w:val="00194DBE"/>
    <w:rsid w:val="0019530F"/>
    <w:rsid w:val="00195410"/>
    <w:rsid w:val="0019552E"/>
    <w:rsid w:val="00195F8C"/>
    <w:rsid w:val="00196B12"/>
    <w:rsid w:val="0019791F"/>
    <w:rsid w:val="001A09A3"/>
    <w:rsid w:val="001A0ECB"/>
    <w:rsid w:val="001A1F82"/>
    <w:rsid w:val="001A3875"/>
    <w:rsid w:val="001A3895"/>
    <w:rsid w:val="001A4595"/>
    <w:rsid w:val="001A4CF8"/>
    <w:rsid w:val="001A5EDB"/>
    <w:rsid w:val="001A6829"/>
    <w:rsid w:val="001A6EE2"/>
    <w:rsid w:val="001A7033"/>
    <w:rsid w:val="001A72EC"/>
    <w:rsid w:val="001A7F6A"/>
    <w:rsid w:val="001B060E"/>
    <w:rsid w:val="001B1219"/>
    <w:rsid w:val="001B2076"/>
    <w:rsid w:val="001B30BF"/>
    <w:rsid w:val="001B326B"/>
    <w:rsid w:val="001B5186"/>
    <w:rsid w:val="001B62F2"/>
    <w:rsid w:val="001B69B4"/>
    <w:rsid w:val="001B7F69"/>
    <w:rsid w:val="001C0B1C"/>
    <w:rsid w:val="001C172D"/>
    <w:rsid w:val="001C17A8"/>
    <w:rsid w:val="001C1823"/>
    <w:rsid w:val="001C18FC"/>
    <w:rsid w:val="001C2EE4"/>
    <w:rsid w:val="001C31D7"/>
    <w:rsid w:val="001C4B51"/>
    <w:rsid w:val="001C4E94"/>
    <w:rsid w:val="001C665E"/>
    <w:rsid w:val="001C7C11"/>
    <w:rsid w:val="001C7D4F"/>
    <w:rsid w:val="001C7D8F"/>
    <w:rsid w:val="001D0188"/>
    <w:rsid w:val="001D0AB3"/>
    <w:rsid w:val="001D0D15"/>
    <w:rsid w:val="001D101D"/>
    <w:rsid w:val="001D26C1"/>
    <w:rsid w:val="001D3C07"/>
    <w:rsid w:val="001D475C"/>
    <w:rsid w:val="001D4BA4"/>
    <w:rsid w:val="001D513F"/>
    <w:rsid w:val="001D5422"/>
    <w:rsid w:val="001D5A2A"/>
    <w:rsid w:val="001D5FAF"/>
    <w:rsid w:val="001D62A8"/>
    <w:rsid w:val="001D7307"/>
    <w:rsid w:val="001D7B2C"/>
    <w:rsid w:val="001D7DF9"/>
    <w:rsid w:val="001E03AD"/>
    <w:rsid w:val="001E34A3"/>
    <w:rsid w:val="001E3623"/>
    <w:rsid w:val="001E3B9C"/>
    <w:rsid w:val="001E4F77"/>
    <w:rsid w:val="001E53AD"/>
    <w:rsid w:val="001E54D2"/>
    <w:rsid w:val="001E65B4"/>
    <w:rsid w:val="001E703F"/>
    <w:rsid w:val="001E7044"/>
    <w:rsid w:val="001E7A4C"/>
    <w:rsid w:val="001F0661"/>
    <w:rsid w:val="001F09CF"/>
    <w:rsid w:val="001F1A1B"/>
    <w:rsid w:val="001F2288"/>
    <w:rsid w:val="001F38D9"/>
    <w:rsid w:val="001F3A57"/>
    <w:rsid w:val="001F5D26"/>
    <w:rsid w:val="001F6719"/>
    <w:rsid w:val="001F6DE4"/>
    <w:rsid w:val="001F751B"/>
    <w:rsid w:val="00200AAF"/>
    <w:rsid w:val="00201B62"/>
    <w:rsid w:val="00202FBE"/>
    <w:rsid w:val="0020322B"/>
    <w:rsid w:val="0020375E"/>
    <w:rsid w:val="002048A9"/>
    <w:rsid w:val="00204A7F"/>
    <w:rsid w:val="00204E0D"/>
    <w:rsid w:val="00206686"/>
    <w:rsid w:val="00206A90"/>
    <w:rsid w:val="002076B6"/>
    <w:rsid w:val="00210186"/>
    <w:rsid w:val="00210B81"/>
    <w:rsid w:val="00210DBF"/>
    <w:rsid w:val="002126E8"/>
    <w:rsid w:val="00215319"/>
    <w:rsid w:val="0021533D"/>
    <w:rsid w:val="0021547A"/>
    <w:rsid w:val="00216DF9"/>
    <w:rsid w:val="0022116E"/>
    <w:rsid w:val="0022155A"/>
    <w:rsid w:val="002220BC"/>
    <w:rsid w:val="00223AE6"/>
    <w:rsid w:val="00223D2B"/>
    <w:rsid w:val="002251FD"/>
    <w:rsid w:val="00225A37"/>
    <w:rsid w:val="00225F23"/>
    <w:rsid w:val="00226898"/>
    <w:rsid w:val="0023044A"/>
    <w:rsid w:val="00230475"/>
    <w:rsid w:val="00232633"/>
    <w:rsid w:val="00232C34"/>
    <w:rsid w:val="00233693"/>
    <w:rsid w:val="0024297E"/>
    <w:rsid w:val="00245419"/>
    <w:rsid w:val="00246C5E"/>
    <w:rsid w:val="00247D43"/>
    <w:rsid w:val="00250314"/>
    <w:rsid w:val="002524D8"/>
    <w:rsid w:val="00252551"/>
    <w:rsid w:val="002530B7"/>
    <w:rsid w:val="002536D4"/>
    <w:rsid w:val="0025490C"/>
    <w:rsid w:val="002550AB"/>
    <w:rsid w:val="00260192"/>
    <w:rsid w:val="00261726"/>
    <w:rsid w:val="002629B4"/>
    <w:rsid w:val="00262F64"/>
    <w:rsid w:val="00263530"/>
    <w:rsid w:val="002647E0"/>
    <w:rsid w:val="0026513C"/>
    <w:rsid w:val="0026691B"/>
    <w:rsid w:val="00266F42"/>
    <w:rsid w:val="00267017"/>
    <w:rsid w:val="0026752C"/>
    <w:rsid w:val="002677EC"/>
    <w:rsid w:val="0027048D"/>
    <w:rsid w:val="0027077A"/>
    <w:rsid w:val="00270AB8"/>
    <w:rsid w:val="00271DD2"/>
    <w:rsid w:val="00272560"/>
    <w:rsid w:val="00273660"/>
    <w:rsid w:val="002744E2"/>
    <w:rsid w:val="00274F39"/>
    <w:rsid w:val="002751FC"/>
    <w:rsid w:val="00275B82"/>
    <w:rsid w:val="0027624E"/>
    <w:rsid w:val="0027725A"/>
    <w:rsid w:val="00280A6D"/>
    <w:rsid w:val="002906F5"/>
    <w:rsid w:val="00291BE2"/>
    <w:rsid w:val="002921CC"/>
    <w:rsid w:val="002933C6"/>
    <w:rsid w:val="00293A16"/>
    <w:rsid w:val="002943F6"/>
    <w:rsid w:val="00295C1B"/>
    <w:rsid w:val="00296060"/>
    <w:rsid w:val="002962EC"/>
    <w:rsid w:val="002A0A29"/>
    <w:rsid w:val="002A2D39"/>
    <w:rsid w:val="002A41CD"/>
    <w:rsid w:val="002A6A03"/>
    <w:rsid w:val="002A6FC9"/>
    <w:rsid w:val="002A7664"/>
    <w:rsid w:val="002A7A71"/>
    <w:rsid w:val="002B093B"/>
    <w:rsid w:val="002B179A"/>
    <w:rsid w:val="002B18B9"/>
    <w:rsid w:val="002B1D9F"/>
    <w:rsid w:val="002B5308"/>
    <w:rsid w:val="002B640A"/>
    <w:rsid w:val="002B69DA"/>
    <w:rsid w:val="002B6EEC"/>
    <w:rsid w:val="002C07A8"/>
    <w:rsid w:val="002C09F6"/>
    <w:rsid w:val="002C12CE"/>
    <w:rsid w:val="002C1A35"/>
    <w:rsid w:val="002C28D3"/>
    <w:rsid w:val="002C29C7"/>
    <w:rsid w:val="002C35B9"/>
    <w:rsid w:val="002C3C05"/>
    <w:rsid w:val="002C41D2"/>
    <w:rsid w:val="002C4880"/>
    <w:rsid w:val="002C4AA6"/>
    <w:rsid w:val="002C5182"/>
    <w:rsid w:val="002C56D9"/>
    <w:rsid w:val="002C574D"/>
    <w:rsid w:val="002C5BFE"/>
    <w:rsid w:val="002C5E70"/>
    <w:rsid w:val="002C60A3"/>
    <w:rsid w:val="002C663B"/>
    <w:rsid w:val="002C6C9B"/>
    <w:rsid w:val="002C6F0F"/>
    <w:rsid w:val="002D07D4"/>
    <w:rsid w:val="002D1130"/>
    <w:rsid w:val="002D152F"/>
    <w:rsid w:val="002D17EB"/>
    <w:rsid w:val="002D2050"/>
    <w:rsid w:val="002D3C15"/>
    <w:rsid w:val="002D42EC"/>
    <w:rsid w:val="002D43D4"/>
    <w:rsid w:val="002D43DB"/>
    <w:rsid w:val="002D4CBE"/>
    <w:rsid w:val="002D7A99"/>
    <w:rsid w:val="002D7B8C"/>
    <w:rsid w:val="002E06F2"/>
    <w:rsid w:val="002E077C"/>
    <w:rsid w:val="002E077E"/>
    <w:rsid w:val="002E1313"/>
    <w:rsid w:val="002E2693"/>
    <w:rsid w:val="002E2CF2"/>
    <w:rsid w:val="002E4032"/>
    <w:rsid w:val="002E6AA9"/>
    <w:rsid w:val="002E74BE"/>
    <w:rsid w:val="002E7B3A"/>
    <w:rsid w:val="002E7EC6"/>
    <w:rsid w:val="002F11FC"/>
    <w:rsid w:val="002F50E7"/>
    <w:rsid w:val="002F5CC6"/>
    <w:rsid w:val="002F6038"/>
    <w:rsid w:val="002F6B4B"/>
    <w:rsid w:val="002F71DD"/>
    <w:rsid w:val="002F7A43"/>
    <w:rsid w:val="0030041B"/>
    <w:rsid w:val="00302C6B"/>
    <w:rsid w:val="0030393C"/>
    <w:rsid w:val="00304319"/>
    <w:rsid w:val="003048CD"/>
    <w:rsid w:val="003057E1"/>
    <w:rsid w:val="0030628E"/>
    <w:rsid w:val="00306CC7"/>
    <w:rsid w:val="0031254D"/>
    <w:rsid w:val="003128EE"/>
    <w:rsid w:val="00313ABA"/>
    <w:rsid w:val="0031519D"/>
    <w:rsid w:val="00316593"/>
    <w:rsid w:val="00316BCB"/>
    <w:rsid w:val="00316E8F"/>
    <w:rsid w:val="00317174"/>
    <w:rsid w:val="003172B0"/>
    <w:rsid w:val="003213EF"/>
    <w:rsid w:val="00322054"/>
    <w:rsid w:val="003225AA"/>
    <w:rsid w:val="003235A7"/>
    <w:rsid w:val="00323DAE"/>
    <w:rsid w:val="0032493A"/>
    <w:rsid w:val="00326C6A"/>
    <w:rsid w:val="00326FBA"/>
    <w:rsid w:val="00327443"/>
    <w:rsid w:val="00327A9C"/>
    <w:rsid w:val="003307C9"/>
    <w:rsid w:val="00331384"/>
    <w:rsid w:val="00331508"/>
    <w:rsid w:val="003315D3"/>
    <w:rsid w:val="003316F2"/>
    <w:rsid w:val="00331D74"/>
    <w:rsid w:val="00332710"/>
    <w:rsid w:val="003338BC"/>
    <w:rsid w:val="003351DC"/>
    <w:rsid w:val="00336470"/>
    <w:rsid w:val="003367A0"/>
    <w:rsid w:val="00336E60"/>
    <w:rsid w:val="003373E7"/>
    <w:rsid w:val="00337EEC"/>
    <w:rsid w:val="00337FEA"/>
    <w:rsid w:val="00340305"/>
    <w:rsid w:val="00340326"/>
    <w:rsid w:val="003412FE"/>
    <w:rsid w:val="00341618"/>
    <w:rsid w:val="00341B78"/>
    <w:rsid w:val="00341B95"/>
    <w:rsid w:val="00341E4C"/>
    <w:rsid w:val="00342432"/>
    <w:rsid w:val="00342477"/>
    <w:rsid w:val="00342E52"/>
    <w:rsid w:val="00343459"/>
    <w:rsid w:val="00343978"/>
    <w:rsid w:val="00344482"/>
    <w:rsid w:val="00344F2D"/>
    <w:rsid w:val="00346B72"/>
    <w:rsid w:val="00347067"/>
    <w:rsid w:val="003470B9"/>
    <w:rsid w:val="00347362"/>
    <w:rsid w:val="003479A9"/>
    <w:rsid w:val="00347D08"/>
    <w:rsid w:val="00351C82"/>
    <w:rsid w:val="00353D3E"/>
    <w:rsid w:val="003548A8"/>
    <w:rsid w:val="0035585D"/>
    <w:rsid w:val="00356014"/>
    <w:rsid w:val="00357580"/>
    <w:rsid w:val="00360C6C"/>
    <w:rsid w:val="00361A64"/>
    <w:rsid w:val="003621F1"/>
    <w:rsid w:val="00362720"/>
    <w:rsid w:val="00362881"/>
    <w:rsid w:val="00363358"/>
    <w:rsid w:val="0036451B"/>
    <w:rsid w:val="00364585"/>
    <w:rsid w:val="00365242"/>
    <w:rsid w:val="00365366"/>
    <w:rsid w:val="00365C30"/>
    <w:rsid w:val="003669A1"/>
    <w:rsid w:val="0037197A"/>
    <w:rsid w:val="00372FA0"/>
    <w:rsid w:val="00374B0C"/>
    <w:rsid w:val="0037559F"/>
    <w:rsid w:val="0037578B"/>
    <w:rsid w:val="00377254"/>
    <w:rsid w:val="00377FE3"/>
    <w:rsid w:val="0038194F"/>
    <w:rsid w:val="00383922"/>
    <w:rsid w:val="00384306"/>
    <w:rsid w:val="00384534"/>
    <w:rsid w:val="00384911"/>
    <w:rsid w:val="00385195"/>
    <w:rsid w:val="00385241"/>
    <w:rsid w:val="003868B8"/>
    <w:rsid w:val="003872D7"/>
    <w:rsid w:val="00387C06"/>
    <w:rsid w:val="003940F9"/>
    <w:rsid w:val="0039468D"/>
    <w:rsid w:val="003951B2"/>
    <w:rsid w:val="00396CF9"/>
    <w:rsid w:val="003A0496"/>
    <w:rsid w:val="003A1B52"/>
    <w:rsid w:val="003A31B8"/>
    <w:rsid w:val="003A3CDB"/>
    <w:rsid w:val="003A3D4F"/>
    <w:rsid w:val="003A650F"/>
    <w:rsid w:val="003A66DF"/>
    <w:rsid w:val="003B3493"/>
    <w:rsid w:val="003B4191"/>
    <w:rsid w:val="003B441C"/>
    <w:rsid w:val="003B4E91"/>
    <w:rsid w:val="003B4F97"/>
    <w:rsid w:val="003B6D89"/>
    <w:rsid w:val="003B7845"/>
    <w:rsid w:val="003B7A03"/>
    <w:rsid w:val="003B7A3F"/>
    <w:rsid w:val="003C00F6"/>
    <w:rsid w:val="003C0347"/>
    <w:rsid w:val="003C0DBC"/>
    <w:rsid w:val="003C24E6"/>
    <w:rsid w:val="003C2CA7"/>
    <w:rsid w:val="003C3687"/>
    <w:rsid w:val="003C4238"/>
    <w:rsid w:val="003C42B3"/>
    <w:rsid w:val="003C4456"/>
    <w:rsid w:val="003C637E"/>
    <w:rsid w:val="003C654E"/>
    <w:rsid w:val="003C67A1"/>
    <w:rsid w:val="003C6990"/>
    <w:rsid w:val="003C6D6C"/>
    <w:rsid w:val="003C70A6"/>
    <w:rsid w:val="003C7901"/>
    <w:rsid w:val="003C791C"/>
    <w:rsid w:val="003D1330"/>
    <w:rsid w:val="003D14D4"/>
    <w:rsid w:val="003D1732"/>
    <w:rsid w:val="003D1CD5"/>
    <w:rsid w:val="003D1F4E"/>
    <w:rsid w:val="003D2A55"/>
    <w:rsid w:val="003D3C3E"/>
    <w:rsid w:val="003D4312"/>
    <w:rsid w:val="003D5648"/>
    <w:rsid w:val="003D61B7"/>
    <w:rsid w:val="003D6B90"/>
    <w:rsid w:val="003D6E33"/>
    <w:rsid w:val="003D7348"/>
    <w:rsid w:val="003D7A45"/>
    <w:rsid w:val="003D7EED"/>
    <w:rsid w:val="003E05A7"/>
    <w:rsid w:val="003E1FE6"/>
    <w:rsid w:val="003E2101"/>
    <w:rsid w:val="003E2C61"/>
    <w:rsid w:val="003E2E24"/>
    <w:rsid w:val="003E32AC"/>
    <w:rsid w:val="003E3C29"/>
    <w:rsid w:val="003E3D81"/>
    <w:rsid w:val="003E5A3E"/>
    <w:rsid w:val="003E6D9E"/>
    <w:rsid w:val="003E6F65"/>
    <w:rsid w:val="003E76A3"/>
    <w:rsid w:val="003F23E6"/>
    <w:rsid w:val="003F2847"/>
    <w:rsid w:val="003F2CD6"/>
    <w:rsid w:val="003F319C"/>
    <w:rsid w:val="003F539E"/>
    <w:rsid w:val="003F66DE"/>
    <w:rsid w:val="003F6B57"/>
    <w:rsid w:val="003F7109"/>
    <w:rsid w:val="003F777B"/>
    <w:rsid w:val="003F7AD5"/>
    <w:rsid w:val="004003B2"/>
    <w:rsid w:val="00400910"/>
    <w:rsid w:val="00400DDB"/>
    <w:rsid w:val="0040112E"/>
    <w:rsid w:val="00403AE8"/>
    <w:rsid w:val="0040409E"/>
    <w:rsid w:val="00404287"/>
    <w:rsid w:val="00404AA2"/>
    <w:rsid w:val="0040582D"/>
    <w:rsid w:val="00405AA3"/>
    <w:rsid w:val="004072BF"/>
    <w:rsid w:val="00407435"/>
    <w:rsid w:val="004119E1"/>
    <w:rsid w:val="00411B71"/>
    <w:rsid w:val="0041210D"/>
    <w:rsid w:val="00412896"/>
    <w:rsid w:val="00412B29"/>
    <w:rsid w:val="004136CA"/>
    <w:rsid w:val="00414554"/>
    <w:rsid w:val="004148EF"/>
    <w:rsid w:val="00414AD7"/>
    <w:rsid w:val="00414AFA"/>
    <w:rsid w:val="004154D9"/>
    <w:rsid w:val="00417AA0"/>
    <w:rsid w:val="00420BAB"/>
    <w:rsid w:val="004211D2"/>
    <w:rsid w:val="00421F83"/>
    <w:rsid w:val="00422C29"/>
    <w:rsid w:val="00423396"/>
    <w:rsid w:val="00424F3E"/>
    <w:rsid w:val="00425062"/>
    <w:rsid w:val="00425F87"/>
    <w:rsid w:val="00426431"/>
    <w:rsid w:val="00430AA0"/>
    <w:rsid w:val="00430BB7"/>
    <w:rsid w:val="00431EFB"/>
    <w:rsid w:val="00432688"/>
    <w:rsid w:val="00432766"/>
    <w:rsid w:val="004343B7"/>
    <w:rsid w:val="00434AF4"/>
    <w:rsid w:val="004356F1"/>
    <w:rsid w:val="00436771"/>
    <w:rsid w:val="00440295"/>
    <w:rsid w:val="00440560"/>
    <w:rsid w:val="00442E98"/>
    <w:rsid w:val="00443696"/>
    <w:rsid w:val="004439DB"/>
    <w:rsid w:val="00443BC8"/>
    <w:rsid w:val="004463FD"/>
    <w:rsid w:val="00446C77"/>
    <w:rsid w:val="00447AEB"/>
    <w:rsid w:val="00447E9D"/>
    <w:rsid w:val="00450614"/>
    <w:rsid w:val="004510D3"/>
    <w:rsid w:val="0045360B"/>
    <w:rsid w:val="00453B37"/>
    <w:rsid w:val="00453FCC"/>
    <w:rsid w:val="00454CD0"/>
    <w:rsid w:val="0045500A"/>
    <w:rsid w:val="004554B2"/>
    <w:rsid w:val="00455CB8"/>
    <w:rsid w:val="004568EC"/>
    <w:rsid w:val="004577F0"/>
    <w:rsid w:val="004613C2"/>
    <w:rsid w:val="00462752"/>
    <w:rsid w:val="00462D37"/>
    <w:rsid w:val="004632AB"/>
    <w:rsid w:val="004636D2"/>
    <w:rsid w:val="00463D36"/>
    <w:rsid w:val="0046444E"/>
    <w:rsid w:val="00464726"/>
    <w:rsid w:val="004654F7"/>
    <w:rsid w:val="004660D4"/>
    <w:rsid w:val="004666D6"/>
    <w:rsid w:val="004667E6"/>
    <w:rsid w:val="0046778F"/>
    <w:rsid w:val="00470FBB"/>
    <w:rsid w:val="00471BAE"/>
    <w:rsid w:val="00472EBA"/>
    <w:rsid w:val="00473652"/>
    <w:rsid w:val="0047510E"/>
    <w:rsid w:val="004754CA"/>
    <w:rsid w:val="004754CD"/>
    <w:rsid w:val="004755AF"/>
    <w:rsid w:val="00477AE5"/>
    <w:rsid w:val="004807BC"/>
    <w:rsid w:val="00482F7B"/>
    <w:rsid w:val="004844E2"/>
    <w:rsid w:val="00484EBA"/>
    <w:rsid w:val="004854EA"/>
    <w:rsid w:val="0048694B"/>
    <w:rsid w:val="00486C63"/>
    <w:rsid w:val="0048751F"/>
    <w:rsid w:val="004875ED"/>
    <w:rsid w:val="00487683"/>
    <w:rsid w:val="0049010C"/>
    <w:rsid w:val="0049168A"/>
    <w:rsid w:val="00493A77"/>
    <w:rsid w:val="00494080"/>
    <w:rsid w:val="00496035"/>
    <w:rsid w:val="00496490"/>
    <w:rsid w:val="00496648"/>
    <w:rsid w:val="00496704"/>
    <w:rsid w:val="00496E42"/>
    <w:rsid w:val="004A00AA"/>
    <w:rsid w:val="004A0871"/>
    <w:rsid w:val="004A0E2A"/>
    <w:rsid w:val="004A1B22"/>
    <w:rsid w:val="004A2D44"/>
    <w:rsid w:val="004A3FAC"/>
    <w:rsid w:val="004A412A"/>
    <w:rsid w:val="004A4261"/>
    <w:rsid w:val="004A5B48"/>
    <w:rsid w:val="004A5B8C"/>
    <w:rsid w:val="004B0B44"/>
    <w:rsid w:val="004B187B"/>
    <w:rsid w:val="004B2C10"/>
    <w:rsid w:val="004B380A"/>
    <w:rsid w:val="004B3C0E"/>
    <w:rsid w:val="004B4538"/>
    <w:rsid w:val="004B4609"/>
    <w:rsid w:val="004B493D"/>
    <w:rsid w:val="004B5101"/>
    <w:rsid w:val="004B68F4"/>
    <w:rsid w:val="004B7C1C"/>
    <w:rsid w:val="004C08F0"/>
    <w:rsid w:val="004C0EDD"/>
    <w:rsid w:val="004C1475"/>
    <w:rsid w:val="004C5D32"/>
    <w:rsid w:val="004C60BF"/>
    <w:rsid w:val="004C60D1"/>
    <w:rsid w:val="004C62CD"/>
    <w:rsid w:val="004C6B6D"/>
    <w:rsid w:val="004C6C20"/>
    <w:rsid w:val="004C7318"/>
    <w:rsid w:val="004C7842"/>
    <w:rsid w:val="004D01DF"/>
    <w:rsid w:val="004D07F0"/>
    <w:rsid w:val="004D3D34"/>
    <w:rsid w:val="004D3DD2"/>
    <w:rsid w:val="004D3F1E"/>
    <w:rsid w:val="004D40FD"/>
    <w:rsid w:val="004D4783"/>
    <w:rsid w:val="004D4CA5"/>
    <w:rsid w:val="004D5F9C"/>
    <w:rsid w:val="004D6083"/>
    <w:rsid w:val="004D6576"/>
    <w:rsid w:val="004D713F"/>
    <w:rsid w:val="004E0358"/>
    <w:rsid w:val="004E059F"/>
    <w:rsid w:val="004E099D"/>
    <w:rsid w:val="004E18AC"/>
    <w:rsid w:val="004E2446"/>
    <w:rsid w:val="004E4EAF"/>
    <w:rsid w:val="004E4FD9"/>
    <w:rsid w:val="004E6CBD"/>
    <w:rsid w:val="004E7BC0"/>
    <w:rsid w:val="004F176C"/>
    <w:rsid w:val="004F4272"/>
    <w:rsid w:val="004F4407"/>
    <w:rsid w:val="004F4752"/>
    <w:rsid w:val="004F4C7A"/>
    <w:rsid w:val="004F4D47"/>
    <w:rsid w:val="004F715A"/>
    <w:rsid w:val="004F7AFD"/>
    <w:rsid w:val="00500DE7"/>
    <w:rsid w:val="0050205B"/>
    <w:rsid w:val="00502E3C"/>
    <w:rsid w:val="00502ED7"/>
    <w:rsid w:val="005035F1"/>
    <w:rsid w:val="00503C94"/>
    <w:rsid w:val="00504318"/>
    <w:rsid w:val="0050456E"/>
    <w:rsid w:val="00504EBA"/>
    <w:rsid w:val="00506323"/>
    <w:rsid w:val="0050697F"/>
    <w:rsid w:val="005075FC"/>
    <w:rsid w:val="00507E28"/>
    <w:rsid w:val="00511701"/>
    <w:rsid w:val="00511A60"/>
    <w:rsid w:val="00511C77"/>
    <w:rsid w:val="005138F7"/>
    <w:rsid w:val="00516B8E"/>
    <w:rsid w:val="0051700D"/>
    <w:rsid w:val="00517240"/>
    <w:rsid w:val="0052001E"/>
    <w:rsid w:val="005217EC"/>
    <w:rsid w:val="005230F1"/>
    <w:rsid w:val="005235E9"/>
    <w:rsid w:val="00524105"/>
    <w:rsid w:val="00524DBA"/>
    <w:rsid w:val="0052547E"/>
    <w:rsid w:val="00526073"/>
    <w:rsid w:val="00526916"/>
    <w:rsid w:val="005303B3"/>
    <w:rsid w:val="0053057D"/>
    <w:rsid w:val="0053069E"/>
    <w:rsid w:val="005311C1"/>
    <w:rsid w:val="00531275"/>
    <w:rsid w:val="00531EE8"/>
    <w:rsid w:val="00532BD7"/>
    <w:rsid w:val="00532C40"/>
    <w:rsid w:val="00534AE4"/>
    <w:rsid w:val="00534D5F"/>
    <w:rsid w:val="005356B6"/>
    <w:rsid w:val="00535B38"/>
    <w:rsid w:val="00535BBC"/>
    <w:rsid w:val="00537386"/>
    <w:rsid w:val="00540287"/>
    <w:rsid w:val="005413CA"/>
    <w:rsid w:val="00541465"/>
    <w:rsid w:val="0054164B"/>
    <w:rsid w:val="00542EFA"/>
    <w:rsid w:val="0054376E"/>
    <w:rsid w:val="00545331"/>
    <w:rsid w:val="005466D0"/>
    <w:rsid w:val="00546E09"/>
    <w:rsid w:val="0055046D"/>
    <w:rsid w:val="0055210B"/>
    <w:rsid w:val="00553255"/>
    <w:rsid w:val="00553ED3"/>
    <w:rsid w:val="00554489"/>
    <w:rsid w:val="005545D4"/>
    <w:rsid w:val="005547E1"/>
    <w:rsid w:val="00554DD9"/>
    <w:rsid w:val="005552CB"/>
    <w:rsid w:val="005558A1"/>
    <w:rsid w:val="00556338"/>
    <w:rsid w:val="0055782C"/>
    <w:rsid w:val="00560AF4"/>
    <w:rsid w:val="005616F2"/>
    <w:rsid w:val="005618CC"/>
    <w:rsid w:val="005627AF"/>
    <w:rsid w:val="00562C91"/>
    <w:rsid w:val="0056345A"/>
    <w:rsid w:val="00563494"/>
    <w:rsid w:val="00563FB9"/>
    <w:rsid w:val="005640D0"/>
    <w:rsid w:val="005644A0"/>
    <w:rsid w:val="005646F7"/>
    <w:rsid w:val="00564AF8"/>
    <w:rsid w:val="005653BC"/>
    <w:rsid w:val="005663BB"/>
    <w:rsid w:val="00567415"/>
    <w:rsid w:val="0056741B"/>
    <w:rsid w:val="00567435"/>
    <w:rsid w:val="00570325"/>
    <w:rsid w:val="00570B27"/>
    <w:rsid w:val="00570D8B"/>
    <w:rsid w:val="00571240"/>
    <w:rsid w:val="005717EC"/>
    <w:rsid w:val="00571AB9"/>
    <w:rsid w:val="005724F2"/>
    <w:rsid w:val="0057447D"/>
    <w:rsid w:val="005753DA"/>
    <w:rsid w:val="00576D55"/>
    <w:rsid w:val="005815EC"/>
    <w:rsid w:val="005816BB"/>
    <w:rsid w:val="005818B3"/>
    <w:rsid w:val="00581E2C"/>
    <w:rsid w:val="00581E5F"/>
    <w:rsid w:val="00584BC8"/>
    <w:rsid w:val="005851FE"/>
    <w:rsid w:val="00585590"/>
    <w:rsid w:val="00585F9A"/>
    <w:rsid w:val="005874EC"/>
    <w:rsid w:val="00587AEA"/>
    <w:rsid w:val="00587C8D"/>
    <w:rsid w:val="00587CD2"/>
    <w:rsid w:val="00590D48"/>
    <w:rsid w:val="00591A9B"/>
    <w:rsid w:val="0059422D"/>
    <w:rsid w:val="005949FE"/>
    <w:rsid w:val="00595896"/>
    <w:rsid w:val="00595B1F"/>
    <w:rsid w:val="00595C89"/>
    <w:rsid w:val="005966B8"/>
    <w:rsid w:val="005A25D0"/>
    <w:rsid w:val="005A2C60"/>
    <w:rsid w:val="005A2DAD"/>
    <w:rsid w:val="005A3DBB"/>
    <w:rsid w:val="005A409E"/>
    <w:rsid w:val="005A43D8"/>
    <w:rsid w:val="005A5AC8"/>
    <w:rsid w:val="005B0129"/>
    <w:rsid w:val="005B21FB"/>
    <w:rsid w:val="005B256B"/>
    <w:rsid w:val="005B2CE8"/>
    <w:rsid w:val="005B37ED"/>
    <w:rsid w:val="005B3C93"/>
    <w:rsid w:val="005B51F9"/>
    <w:rsid w:val="005B5B9B"/>
    <w:rsid w:val="005B6322"/>
    <w:rsid w:val="005B637C"/>
    <w:rsid w:val="005B64F0"/>
    <w:rsid w:val="005C038C"/>
    <w:rsid w:val="005C1031"/>
    <w:rsid w:val="005C106B"/>
    <w:rsid w:val="005C1602"/>
    <w:rsid w:val="005C2D8E"/>
    <w:rsid w:val="005C2E21"/>
    <w:rsid w:val="005C3425"/>
    <w:rsid w:val="005C618D"/>
    <w:rsid w:val="005C684F"/>
    <w:rsid w:val="005C6E4A"/>
    <w:rsid w:val="005D0446"/>
    <w:rsid w:val="005D078C"/>
    <w:rsid w:val="005D0904"/>
    <w:rsid w:val="005D117A"/>
    <w:rsid w:val="005D297D"/>
    <w:rsid w:val="005D4A31"/>
    <w:rsid w:val="005D50EB"/>
    <w:rsid w:val="005D594F"/>
    <w:rsid w:val="005D6809"/>
    <w:rsid w:val="005D7E77"/>
    <w:rsid w:val="005E074E"/>
    <w:rsid w:val="005E0E44"/>
    <w:rsid w:val="005E1FB4"/>
    <w:rsid w:val="005E2CB8"/>
    <w:rsid w:val="005E32E2"/>
    <w:rsid w:val="005E582E"/>
    <w:rsid w:val="005F0624"/>
    <w:rsid w:val="005F0911"/>
    <w:rsid w:val="005F0F60"/>
    <w:rsid w:val="005F1566"/>
    <w:rsid w:val="005F5CFD"/>
    <w:rsid w:val="005F6A0C"/>
    <w:rsid w:val="00601305"/>
    <w:rsid w:val="0060172B"/>
    <w:rsid w:val="00602FC9"/>
    <w:rsid w:val="006045BA"/>
    <w:rsid w:val="0060531E"/>
    <w:rsid w:val="0060534A"/>
    <w:rsid w:val="00605492"/>
    <w:rsid w:val="0060637C"/>
    <w:rsid w:val="0060656A"/>
    <w:rsid w:val="00606E8C"/>
    <w:rsid w:val="00607AB4"/>
    <w:rsid w:val="00611875"/>
    <w:rsid w:val="00612586"/>
    <w:rsid w:val="00613128"/>
    <w:rsid w:val="006152A2"/>
    <w:rsid w:val="00615388"/>
    <w:rsid w:val="00616254"/>
    <w:rsid w:val="006163CE"/>
    <w:rsid w:val="00617317"/>
    <w:rsid w:val="00617F93"/>
    <w:rsid w:val="00621CEE"/>
    <w:rsid w:val="00622BB9"/>
    <w:rsid w:val="006239F2"/>
    <w:rsid w:val="00623DD6"/>
    <w:rsid w:val="0062471B"/>
    <w:rsid w:val="00624BE1"/>
    <w:rsid w:val="006257CE"/>
    <w:rsid w:val="00626CDD"/>
    <w:rsid w:val="00630396"/>
    <w:rsid w:val="006317A3"/>
    <w:rsid w:val="00631D33"/>
    <w:rsid w:val="00632432"/>
    <w:rsid w:val="00632B82"/>
    <w:rsid w:val="006331EB"/>
    <w:rsid w:val="00633383"/>
    <w:rsid w:val="00633CF1"/>
    <w:rsid w:val="00633DF3"/>
    <w:rsid w:val="00634A7E"/>
    <w:rsid w:val="00634C55"/>
    <w:rsid w:val="00634DD7"/>
    <w:rsid w:val="00635E82"/>
    <w:rsid w:val="00636B11"/>
    <w:rsid w:val="00637E4A"/>
    <w:rsid w:val="00641AAF"/>
    <w:rsid w:val="006429D7"/>
    <w:rsid w:val="00642B49"/>
    <w:rsid w:val="00643158"/>
    <w:rsid w:val="00643772"/>
    <w:rsid w:val="00644642"/>
    <w:rsid w:val="0064546F"/>
    <w:rsid w:val="00646252"/>
    <w:rsid w:val="006478C6"/>
    <w:rsid w:val="00647FE6"/>
    <w:rsid w:val="00651DF4"/>
    <w:rsid w:val="00652BAA"/>
    <w:rsid w:val="006530B9"/>
    <w:rsid w:val="00653296"/>
    <w:rsid w:val="00653349"/>
    <w:rsid w:val="00653403"/>
    <w:rsid w:val="006536DD"/>
    <w:rsid w:val="00653BA6"/>
    <w:rsid w:val="0065525C"/>
    <w:rsid w:val="00655CDE"/>
    <w:rsid w:val="00655FA0"/>
    <w:rsid w:val="00656DA9"/>
    <w:rsid w:val="00660480"/>
    <w:rsid w:val="0066166F"/>
    <w:rsid w:val="00661F5D"/>
    <w:rsid w:val="00662D36"/>
    <w:rsid w:val="006630CF"/>
    <w:rsid w:val="006634F4"/>
    <w:rsid w:val="00664031"/>
    <w:rsid w:val="0066693A"/>
    <w:rsid w:val="0066716F"/>
    <w:rsid w:val="0066726F"/>
    <w:rsid w:val="00667626"/>
    <w:rsid w:val="00670035"/>
    <w:rsid w:val="006714BD"/>
    <w:rsid w:val="00671FD0"/>
    <w:rsid w:val="006752B2"/>
    <w:rsid w:val="006765E4"/>
    <w:rsid w:val="00676687"/>
    <w:rsid w:val="00677A3E"/>
    <w:rsid w:val="00677B45"/>
    <w:rsid w:val="00680ADF"/>
    <w:rsid w:val="006812C3"/>
    <w:rsid w:val="00681950"/>
    <w:rsid w:val="006819A3"/>
    <w:rsid w:val="006821C8"/>
    <w:rsid w:val="006828F6"/>
    <w:rsid w:val="00682B6D"/>
    <w:rsid w:val="006836F5"/>
    <w:rsid w:val="00685738"/>
    <w:rsid w:val="00686C3A"/>
    <w:rsid w:val="00686D88"/>
    <w:rsid w:val="00686F06"/>
    <w:rsid w:val="00690DEB"/>
    <w:rsid w:val="006912F0"/>
    <w:rsid w:val="00691F65"/>
    <w:rsid w:val="00692CAC"/>
    <w:rsid w:val="006944A0"/>
    <w:rsid w:val="00694839"/>
    <w:rsid w:val="006948D6"/>
    <w:rsid w:val="0069539A"/>
    <w:rsid w:val="00696A13"/>
    <w:rsid w:val="00697E37"/>
    <w:rsid w:val="006A0254"/>
    <w:rsid w:val="006A27B4"/>
    <w:rsid w:val="006A32D6"/>
    <w:rsid w:val="006A4CFF"/>
    <w:rsid w:val="006A5764"/>
    <w:rsid w:val="006A6C73"/>
    <w:rsid w:val="006B36FD"/>
    <w:rsid w:val="006B514A"/>
    <w:rsid w:val="006B537B"/>
    <w:rsid w:val="006B5EB6"/>
    <w:rsid w:val="006B74FA"/>
    <w:rsid w:val="006B7631"/>
    <w:rsid w:val="006B7C27"/>
    <w:rsid w:val="006C07EF"/>
    <w:rsid w:val="006C1609"/>
    <w:rsid w:val="006C19EA"/>
    <w:rsid w:val="006C1E64"/>
    <w:rsid w:val="006C22D6"/>
    <w:rsid w:val="006C29F5"/>
    <w:rsid w:val="006C4CB5"/>
    <w:rsid w:val="006C5350"/>
    <w:rsid w:val="006C6F5D"/>
    <w:rsid w:val="006C758C"/>
    <w:rsid w:val="006D1737"/>
    <w:rsid w:val="006D1B50"/>
    <w:rsid w:val="006D1F08"/>
    <w:rsid w:val="006D3697"/>
    <w:rsid w:val="006D39DD"/>
    <w:rsid w:val="006D3DEC"/>
    <w:rsid w:val="006D5B46"/>
    <w:rsid w:val="006D639E"/>
    <w:rsid w:val="006D6C96"/>
    <w:rsid w:val="006D77DE"/>
    <w:rsid w:val="006E0485"/>
    <w:rsid w:val="006E09FB"/>
    <w:rsid w:val="006E149D"/>
    <w:rsid w:val="006E161F"/>
    <w:rsid w:val="006E2DC4"/>
    <w:rsid w:val="006E571A"/>
    <w:rsid w:val="006E5FDD"/>
    <w:rsid w:val="006E6FB6"/>
    <w:rsid w:val="006E763D"/>
    <w:rsid w:val="006F02A6"/>
    <w:rsid w:val="006F095F"/>
    <w:rsid w:val="006F0A20"/>
    <w:rsid w:val="006F15DC"/>
    <w:rsid w:val="006F4864"/>
    <w:rsid w:val="006F4934"/>
    <w:rsid w:val="006F4F58"/>
    <w:rsid w:val="006F69D1"/>
    <w:rsid w:val="006F6E31"/>
    <w:rsid w:val="00700D07"/>
    <w:rsid w:val="007012BF"/>
    <w:rsid w:val="00701309"/>
    <w:rsid w:val="007013C1"/>
    <w:rsid w:val="007014CC"/>
    <w:rsid w:val="00702D35"/>
    <w:rsid w:val="0070369B"/>
    <w:rsid w:val="00703E0B"/>
    <w:rsid w:val="007047A8"/>
    <w:rsid w:val="007062E4"/>
    <w:rsid w:val="00706D50"/>
    <w:rsid w:val="00707196"/>
    <w:rsid w:val="00710365"/>
    <w:rsid w:val="007132F7"/>
    <w:rsid w:val="0071341E"/>
    <w:rsid w:val="007135CE"/>
    <w:rsid w:val="007162E3"/>
    <w:rsid w:val="00716AB3"/>
    <w:rsid w:val="00716F47"/>
    <w:rsid w:val="00717266"/>
    <w:rsid w:val="007172EA"/>
    <w:rsid w:val="00717558"/>
    <w:rsid w:val="00717EE7"/>
    <w:rsid w:val="00720F83"/>
    <w:rsid w:val="00721F52"/>
    <w:rsid w:val="0072261B"/>
    <w:rsid w:val="00722B93"/>
    <w:rsid w:val="0072493F"/>
    <w:rsid w:val="007249B4"/>
    <w:rsid w:val="00724A6F"/>
    <w:rsid w:val="0072500D"/>
    <w:rsid w:val="007263D5"/>
    <w:rsid w:val="0072773A"/>
    <w:rsid w:val="00727AE0"/>
    <w:rsid w:val="00730699"/>
    <w:rsid w:val="00730826"/>
    <w:rsid w:val="007332D6"/>
    <w:rsid w:val="00734428"/>
    <w:rsid w:val="007344AA"/>
    <w:rsid w:val="007352CE"/>
    <w:rsid w:val="007356C2"/>
    <w:rsid w:val="00735BE4"/>
    <w:rsid w:val="0073725C"/>
    <w:rsid w:val="007374E3"/>
    <w:rsid w:val="0073760F"/>
    <w:rsid w:val="007378AA"/>
    <w:rsid w:val="00737DAE"/>
    <w:rsid w:val="007400F0"/>
    <w:rsid w:val="00740F28"/>
    <w:rsid w:val="0074251E"/>
    <w:rsid w:val="00742D6E"/>
    <w:rsid w:val="00742FB1"/>
    <w:rsid w:val="0074332F"/>
    <w:rsid w:val="00743B7E"/>
    <w:rsid w:val="00743D1A"/>
    <w:rsid w:val="00744523"/>
    <w:rsid w:val="007446B9"/>
    <w:rsid w:val="00744E69"/>
    <w:rsid w:val="007456F0"/>
    <w:rsid w:val="00745B18"/>
    <w:rsid w:val="00746850"/>
    <w:rsid w:val="0074688E"/>
    <w:rsid w:val="007469DD"/>
    <w:rsid w:val="00746D2A"/>
    <w:rsid w:val="00750771"/>
    <w:rsid w:val="0075456A"/>
    <w:rsid w:val="007550C8"/>
    <w:rsid w:val="00755BC5"/>
    <w:rsid w:val="00756944"/>
    <w:rsid w:val="0075766A"/>
    <w:rsid w:val="00761EFB"/>
    <w:rsid w:val="007626F9"/>
    <w:rsid w:val="00763BA3"/>
    <w:rsid w:val="00764127"/>
    <w:rsid w:val="0076444C"/>
    <w:rsid w:val="0076473B"/>
    <w:rsid w:val="00765224"/>
    <w:rsid w:val="00765C8E"/>
    <w:rsid w:val="00766842"/>
    <w:rsid w:val="007670C8"/>
    <w:rsid w:val="00770947"/>
    <w:rsid w:val="00771618"/>
    <w:rsid w:val="007733C1"/>
    <w:rsid w:val="0077437B"/>
    <w:rsid w:val="00774B04"/>
    <w:rsid w:val="00774FAA"/>
    <w:rsid w:val="00776C5D"/>
    <w:rsid w:val="00776CD7"/>
    <w:rsid w:val="007775A6"/>
    <w:rsid w:val="00777C9B"/>
    <w:rsid w:val="00781E98"/>
    <w:rsid w:val="00782540"/>
    <w:rsid w:val="0078281F"/>
    <w:rsid w:val="00783192"/>
    <w:rsid w:val="00783A16"/>
    <w:rsid w:val="00783E5A"/>
    <w:rsid w:val="007852F7"/>
    <w:rsid w:val="007863CB"/>
    <w:rsid w:val="007866CA"/>
    <w:rsid w:val="007868EB"/>
    <w:rsid w:val="007878AF"/>
    <w:rsid w:val="00787A3C"/>
    <w:rsid w:val="007910B7"/>
    <w:rsid w:val="00792631"/>
    <w:rsid w:val="0079299B"/>
    <w:rsid w:val="00792F31"/>
    <w:rsid w:val="00793129"/>
    <w:rsid w:val="0079394D"/>
    <w:rsid w:val="00794321"/>
    <w:rsid w:val="0079471E"/>
    <w:rsid w:val="007957F9"/>
    <w:rsid w:val="00795CE5"/>
    <w:rsid w:val="007963E5"/>
    <w:rsid w:val="00797CFE"/>
    <w:rsid w:val="007A0332"/>
    <w:rsid w:val="007A12C2"/>
    <w:rsid w:val="007A16C9"/>
    <w:rsid w:val="007A1799"/>
    <w:rsid w:val="007A1BAD"/>
    <w:rsid w:val="007A1DCD"/>
    <w:rsid w:val="007A30AD"/>
    <w:rsid w:val="007A3631"/>
    <w:rsid w:val="007A3A30"/>
    <w:rsid w:val="007A413B"/>
    <w:rsid w:val="007A41F2"/>
    <w:rsid w:val="007A4680"/>
    <w:rsid w:val="007A5D69"/>
    <w:rsid w:val="007A7E62"/>
    <w:rsid w:val="007B1821"/>
    <w:rsid w:val="007B1A22"/>
    <w:rsid w:val="007B2231"/>
    <w:rsid w:val="007B3827"/>
    <w:rsid w:val="007B3E43"/>
    <w:rsid w:val="007B5504"/>
    <w:rsid w:val="007B7D3A"/>
    <w:rsid w:val="007C09F0"/>
    <w:rsid w:val="007C1BD6"/>
    <w:rsid w:val="007C2321"/>
    <w:rsid w:val="007C25DD"/>
    <w:rsid w:val="007C2BF0"/>
    <w:rsid w:val="007C7241"/>
    <w:rsid w:val="007D219C"/>
    <w:rsid w:val="007D289E"/>
    <w:rsid w:val="007D3BF3"/>
    <w:rsid w:val="007D3D50"/>
    <w:rsid w:val="007D3EFF"/>
    <w:rsid w:val="007D4FA7"/>
    <w:rsid w:val="007D52D9"/>
    <w:rsid w:val="007D5ABC"/>
    <w:rsid w:val="007D67D1"/>
    <w:rsid w:val="007E03F7"/>
    <w:rsid w:val="007E113C"/>
    <w:rsid w:val="007E197E"/>
    <w:rsid w:val="007E1B20"/>
    <w:rsid w:val="007E1CC5"/>
    <w:rsid w:val="007E2008"/>
    <w:rsid w:val="007E2980"/>
    <w:rsid w:val="007E2DBA"/>
    <w:rsid w:val="007E3903"/>
    <w:rsid w:val="007E3B7D"/>
    <w:rsid w:val="007E5E32"/>
    <w:rsid w:val="007E7B3E"/>
    <w:rsid w:val="007E7FD0"/>
    <w:rsid w:val="007F0057"/>
    <w:rsid w:val="007F00B3"/>
    <w:rsid w:val="007F0D16"/>
    <w:rsid w:val="007F173D"/>
    <w:rsid w:val="007F1A42"/>
    <w:rsid w:val="007F1AFC"/>
    <w:rsid w:val="007F1DAF"/>
    <w:rsid w:val="007F1FC8"/>
    <w:rsid w:val="007F214B"/>
    <w:rsid w:val="007F312C"/>
    <w:rsid w:val="007F4D43"/>
    <w:rsid w:val="007F5634"/>
    <w:rsid w:val="007F780D"/>
    <w:rsid w:val="00800586"/>
    <w:rsid w:val="008009C1"/>
    <w:rsid w:val="0080169F"/>
    <w:rsid w:val="00801B4E"/>
    <w:rsid w:val="00801FF6"/>
    <w:rsid w:val="00804209"/>
    <w:rsid w:val="00804B92"/>
    <w:rsid w:val="00805516"/>
    <w:rsid w:val="00806508"/>
    <w:rsid w:val="008065A1"/>
    <w:rsid w:val="008067EE"/>
    <w:rsid w:val="008071C3"/>
    <w:rsid w:val="008073D6"/>
    <w:rsid w:val="008078CE"/>
    <w:rsid w:val="008078E1"/>
    <w:rsid w:val="00807A32"/>
    <w:rsid w:val="00810258"/>
    <w:rsid w:val="00811A93"/>
    <w:rsid w:val="008122A2"/>
    <w:rsid w:val="008124C4"/>
    <w:rsid w:val="00812A84"/>
    <w:rsid w:val="00812C7C"/>
    <w:rsid w:val="00813703"/>
    <w:rsid w:val="008138AE"/>
    <w:rsid w:val="008142A4"/>
    <w:rsid w:val="008144DD"/>
    <w:rsid w:val="0081599A"/>
    <w:rsid w:val="008159CA"/>
    <w:rsid w:val="00816840"/>
    <w:rsid w:val="0081779F"/>
    <w:rsid w:val="008205F2"/>
    <w:rsid w:val="00820AED"/>
    <w:rsid w:val="00820B45"/>
    <w:rsid w:val="00820D87"/>
    <w:rsid w:val="0082134F"/>
    <w:rsid w:val="0082138E"/>
    <w:rsid w:val="008223CF"/>
    <w:rsid w:val="008231A4"/>
    <w:rsid w:val="008238D3"/>
    <w:rsid w:val="00824C9A"/>
    <w:rsid w:val="00825674"/>
    <w:rsid w:val="00826680"/>
    <w:rsid w:val="0082733B"/>
    <w:rsid w:val="00830971"/>
    <w:rsid w:val="00830FF5"/>
    <w:rsid w:val="00831395"/>
    <w:rsid w:val="00832525"/>
    <w:rsid w:val="00832E12"/>
    <w:rsid w:val="0083341F"/>
    <w:rsid w:val="008361F9"/>
    <w:rsid w:val="00836621"/>
    <w:rsid w:val="00836CCA"/>
    <w:rsid w:val="008376A2"/>
    <w:rsid w:val="0083790C"/>
    <w:rsid w:val="00840771"/>
    <w:rsid w:val="00841343"/>
    <w:rsid w:val="00841CF8"/>
    <w:rsid w:val="00841D89"/>
    <w:rsid w:val="008421DA"/>
    <w:rsid w:val="008421F2"/>
    <w:rsid w:val="008423CE"/>
    <w:rsid w:val="00843D37"/>
    <w:rsid w:val="00843E74"/>
    <w:rsid w:val="0084484D"/>
    <w:rsid w:val="008450FA"/>
    <w:rsid w:val="00846873"/>
    <w:rsid w:val="00846AA4"/>
    <w:rsid w:val="00851158"/>
    <w:rsid w:val="00851560"/>
    <w:rsid w:val="00851AAF"/>
    <w:rsid w:val="00851C07"/>
    <w:rsid w:val="0085247B"/>
    <w:rsid w:val="00853B09"/>
    <w:rsid w:val="00854156"/>
    <w:rsid w:val="00854300"/>
    <w:rsid w:val="00856946"/>
    <w:rsid w:val="00856E54"/>
    <w:rsid w:val="008605E0"/>
    <w:rsid w:val="008613F7"/>
    <w:rsid w:val="008615C5"/>
    <w:rsid w:val="00861A36"/>
    <w:rsid w:val="00861C35"/>
    <w:rsid w:val="00862120"/>
    <w:rsid w:val="008628BD"/>
    <w:rsid w:val="00862DCC"/>
    <w:rsid w:val="00863365"/>
    <w:rsid w:val="00863BD9"/>
    <w:rsid w:val="008658CA"/>
    <w:rsid w:val="00866296"/>
    <w:rsid w:val="0086705F"/>
    <w:rsid w:val="008675D2"/>
    <w:rsid w:val="00867ECA"/>
    <w:rsid w:val="0087014D"/>
    <w:rsid w:val="00870608"/>
    <w:rsid w:val="0087105E"/>
    <w:rsid w:val="00871447"/>
    <w:rsid w:val="00871D00"/>
    <w:rsid w:val="00871F1B"/>
    <w:rsid w:val="00872B9D"/>
    <w:rsid w:val="0087344E"/>
    <w:rsid w:val="0087406E"/>
    <w:rsid w:val="00874150"/>
    <w:rsid w:val="00874613"/>
    <w:rsid w:val="00874B78"/>
    <w:rsid w:val="00874F20"/>
    <w:rsid w:val="00875AC0"/>
    <w:rsid w:val="008765C2"/>
    <w:rsid w:val="008777C1"/>
    <w:rsid w:val="00877F80"/>
    <w:rsid w:val="008818A5"/>
    <w:rsid w:val="00881B8E"/>
    <w:rsid w:val="00881BC7"/>
    <w:rsid w:val="00882F77"/>
    <w:rsid w:val="00884A13"/>
    <w:rsid w:val="00884C01"/>
    <w:rsid w:val="008856DA"/>
    <w:rsid w:val="008859E7"/>
    <w:rsid w:val="0088634E"/>
    <w:rsid w:val="00887292"/>
    <w:rsid w:val="00887434"/>
    <w:rsid w:val="00887F2F"/>
    <w:rsid w:val="008904CE"/>
    <w:rsid w:val="00890509"/>
    <w:rsid w:val="0089081F"/>
    <w:rsid w:val="008910F2"/>
    <w:rsid w:val="0089226E"/>
    <w:rsid w:val="00892AB2"/>
    <w:rsid w:val="00892BFD"/>
    <w:rsid w:val="00893292"/>
    <w:rsid w:val="00894C9B"/>
    <w:rsid w:val="008950C6"/>
    <w:rsid w:val="008953B5"/>
    <w:rsid w:val="008955AC"/>
    <w:rsid w:val="00895622"/>
    <w:rsid w:val="00896103"/>
    <w:rsid w:val="00897890"/>
    <w:rsid w:val="00897B42"/>
    <w:rsid w:val="008A12F9"/>
    <w:rsid w:val="008A310A"/>
    <w:rsid w:val="008A4601"/>
    <w:rsid w:val="008A52A6"/>
    <w:rsid w:val="008A5B7A"/>
    <w:rsid w:val="008A69E4"/>
    <w:rsid w:val="008A6D40"/>
    <w:rsid w:val="008A729F"/>
    <w:rsid w:val="008A7FE1"/>
    <w:rsid w:val="008B0B9D"/>
    <w:rsid w:val="008B1B7B"/>
    <w:rsid w:val="008B253D"/>
    <w:rsid w:val="008B3064"/>
    <w:rsid w:val="008B30C0"/>
    <w:rsid w:val="008B311A"/>
    <w:rsid w:val="008B3E52"/>
    <w:rsid w:val="008B43E7"/>
    <w:rsid w:val="008B6FC9"/>
    <w:rsid w:val="008B7534"/>
    <w:rsid w:val="008C1570"/>
    <w:rsid w:val="008C2B5C"/>
    <w:rsid w:val="008C3754"/>
    <w:rsid w:val="008C44B3"/>
    <w:rsid w:val="008C561B"/>
    <w:rsid w:val="008C57CB"/>
    <w:rsid w:val="008C5D6C"/>
    <w:rsid w:val="008C7668"/>
    <w:rsid w:val="008C7F10"/>
    <w:rsid w:val="008D0963"/>
    <w:rsid w:val="008D1A23"/>
    <w:rsid w:val="008D2025"/>
    <w:rsid w:val="008D490E"/>
    <w:rsid w:val="008D60C5"/>
    <w:rsid w:val="008D688A"/>
    <w:rsid w:val="008E07B1"/>
    <w:rsid w:val="008E0B14"/>
    <w:rsid w:val="008E17D1"/>
    <w:rsid w:val="008E2059"/>
    <w:rsid w:val="008E218C"/>
    <w:rsid w:val="008E25ED"/>
    <w:rsid w:val="008E2727"/>
    <w:rsid w:val="008E2D9D"/>
    <w:rsid w:val="008E3FA4"/>
    <w:rsid w:val="008E6BE1"/>
    <w:rsid w:val="008E6E8E"/>
    <w:rsid w:val="008F087A"/>
    <w:rsid w:val="008F0961"/>
    <w:rsid w:val="008F2110"/>
    <w:rsid w:val="008F35E2"/>
    <w:rsid w:val="008F4083"/>
    <w:rsid w:val="008F4DB5"/>
    <w:rsid w:val="008F5592"/>
    <w:rsid w:val="008F585E"/>
    <w:rsid w:val="008F72AF"/>
    <w:rsid w:val="008F7D61"/>
    <w:rsid w:val="009003F2"/>
    <w:rsid w:val="009007D4"/>
    <w:rsid w:val="009012CF"/>
    <w:rsid w:val="009016FE"/>
    <w:rsid w:val="00903450"/>
    <w:rsid w:val="00903760"/>
    <w:rsid w:val="00903D4F"/>
    <w:rsid w:val="00903D88"/>
    <w:rsid w:val="00903DD4"/>
    <w:rsid w:val="00904121"/>
    <w:rsid w:val="0090553B"/>
    <w:rsid w:val="00906A97"/>
    <w:rsid w:val="00910E1C"/>
    <w:rsid w:val="00911243"/>
    <w:rsid w:val="009114EB"/>
    <w:rsid w:val="009145B3"/>
    <w:rsid w:val="00915993"/>
    <w:rsid w:val="00917BB4"/>
    <w:rsid w:val="009206D7"/>
    <w:rsid w:val="00920D59"/>
    <w:rsid w:val="00920EA6"/>
    <w:rsid w:val="00922889"/>
    <w:rsid w:val="00922E7A"/>
    <w:rsid w:val="00923205"/>
    <w:rsid w:val="00925F2C"/>
    <w:rsid w:val="009268BB"/>
    <w:rsid w:val="00926977"/>
    <w:rsid w:val="009269FC"/>
    <w:rsid w:val="00927002"/>
    <w:rsid w:val="00927830"/>
    <w:rsid w:val="00927BBF"/>
    <w:rsid w:val="00930BF6"/>
    <w:rsid w:val="00930EA8"/>
    <w:rsid w:val="00930FCF"/>
    <w:rsid w:val="00932369"/>
    <w:rsid w:val="00932E20"/>
    <w:rsid w:val="009349F9"/>
    <w:rsid w:val="00934BCB"/>
    <w:rsid w:val="009356AD"/>
    <w:rsid w:val="00935A0C"/>
    <w:rsid w:val="00935DD9"/>
    <w:rsid w:val="00936272"/>
    <w:rsid w:val="009369CA"/>
    <w:rsid w:val="009411D6"/>
    <w:rsid w:val="0094154E"/>
    <w:rsid w:val="00941922"/>
    <w:rsid w:val="009425A8"/>
    <w:rsid w:val="00942DC6"/>
    <w:rsid w:val="00942EFD"/>
    <w:rsid w:val="00944D2C"/>
    <w:rsid w:val="00944FA0"/>
    <w:rsid w:val="00945357"/>
    <w:rsid w:val="009456AB"/>
    <w:rsid w:val="00946E1A"/>
    <w:rsid w:val="00947163"/>
    <w:rsid w:val="0094726F"/>
    <w:rsid w:val="00947934"/>
    <w:rsid w:val="00951B6B"/>
    <w:rsid w:val="00952EFB"/>
    <w:rsid w:val="00953285"/>
    <w:rsid w:val="009543C1"/>
    <w:rsid w:val="009549EC"/>
    <w:rsid w:val="00954B37"/>
    <w:rsid w:val="00954F49"/>
    <w:rsid w:val="00957018"/>
    <w:rsid w:val="00957E50"/>
    <w:rsid w:val="00960270"/>
    <w:rsid w:val="0096078A"/>
    <w:rsid w:val="00960B87"/>
    <w:rsid w:val="0096109B"/>
    <w:rsid w:val="00961FF5"/>
    <w:rsid w:val="009630FE"/>
    <w:rsid w:val="00963C12"/>
    <w:rsid w:val="0096408A"/>
    <w:rsid w:val="009647C7"/>
    <w:rsid w:val="00964DB1"/>
    <w:rsid w:val="00965725"/>
    <w:rsid w:val="00967494"/>
    <w:rsid w:val="00967F43"/>
    <w:rsid w:val="00971658"/>
    <w:rsid w:val="00971916"/>
    <w:rsid w:val="00971BA9"/>
    <w:rsid w:val="00971E16"/>
    <w:rsid w:val="00971FA0"/>
    <w:rsid w:val="009732DF"/>
    <w:rsid w:val="0097378D"/>
    <w:rsid w:val="00973CBC"/>
    <w:rsid w:val="00974A94"/>
    <w:rsid w:val="009761F7"/>
    <w:rsid w:val="00977FED"/>
    <w:rsid w:val="0098020F"/>
    <w:rsid w:val="009803BF"/>
    <w:rsid w:val="0098157E"/>
    <w:rsid w:val="0098246F"/>
    <w:rsid w:val="00983881"/>
    <w:rsid w:val="00984B0B"/>
    <w:rsid w:val="00986728"/>
    <w:rsid w:val="00986FF8"/>
    <w:rsid w:val="00987C9C"/>
    <w:rsid w:val="009901EC"/>
    <w:rsid w:val="009903FD"/>
    <w:rsid w:val="00991027"/>
    <w:rsid w:val="00991A0A"/>
    <w:rsid w:val="0099238D"/>
    <w:rsid w:val="0099292A"/>
    <w:rsid w:val="00994556"/>
    <w:rsid w:val="00994B68"/>
    <w:rsid w:val="009950FB"/>
    <w:rsid w:val="00995DA4"/>
    <w:rsid w:val="00995F70"/>
    <w:rsid w:val="009960B1"/>
    <w:rsid w:val="00996193"/>
    <w:rsid w:val="00996C5F"/>
    <w:rsid w:val="00997096"/>
    <w:rsid w:val="009977D5"/>
    <w:rsid w:val="009A0D67"/>
    <w:rsid w:val="009A2256"/>
    <w:rsid w:val="009A2BE0"/>
    <w:rsid w:val="009A2BFE"/>
    <w:rsid w:val="009A353F"/>
    <w:rsid w:val="009A4103"/>
    <w:rsid w:val="009A4142"/>
    <w:rsid w:val="009A4860"/>
    <w:rsid w:val="009A51B8"/>
    <w:rsid w:val="009A5C1A"/>
    <w:rsid w:val="009A5FDD"/>
    <w:rsid w:val="009A663E"/>
    <w:rsid w:val="009A6CBB"/>
    <w:rsid w:val="009B12E5"/>
    <w:rsid w:val="009B1317"/>
    <w:rsid w:val="009B155C"/>
    <w:rsid w:val="009B1D60"/>
    <w:rsid w:val="009B2D24"/>
    <w:rsid w:val="009B3121"/>
    <w:rsid w:val="009B3B6E"/>
    <w:rsid w:val="009B412E"/>
    <w:rsid w:val="009B48DF"/>
    <w:rsid w:val="009B514F"/>
    <w:rsid w:val="009B57A9"/>
    <w:rsid w:val="009C05D0"/>
    <w:rsid w:val="009C0D4B"/>
    <w:rsid w:val="009C0E64"/>
    <w:rsid w:val="009C1CF4"/>
    <w:rsid w:val="009C1D8B"/>
    <w:rsid w:val="009C2DF0"/>
    <w:rsid w:val="009C480E"/>
    <w:rsid w:val="009C48A4"/>
    <w:rsid w:val="009C511A"/>
    <w:rsid w:val="009C62D9"/>
    <w:rsid w:val="009C68D5"/>
    <w:rsid w:val="009C6B95"/>
    <w:rsid w:val="009C76C2"/>
    <w:rsid w:val="009C7A15"/>
    <w:rsid w:val="009D09DF"/>
    <w:rsid w:val="009D0F2F"/>
    <w:rsid w:val="009D19A3"/>
    <w:rsid w:val="009D29A8"/>
    <w:rsid w:val="009D2CB2"/>
    <w:rsid w:val="009D3509"/>
    <w:rsid w:val="009D3EE2"/>
    <w:rsid w:val="009D413D"/>
    <w:rsid w:val="009D4B90"/>
    <w:rsid w:val="009D4DD4"/>
    <w:rsid w:val="009D4EBC"/>
    <w:rsid w:val="009D5170"/>
    <w:rsid w:val="009D610A"/>
    <w:rsid w:val="009D61CC"/>
    <w:rsid w:val="009D6534"/>
    <w:rsid w:val="009D66C4"/>
    <w:rsid w:val="009D6A0C"/>
    <w:rsid w:val="009E05EE"/>
    <w:rsid w:val="009E1C72"/>
    <w:rsid w:val="009E1EE5"/>
    <w:rsid w:val="009E2013"/>
    <w:rsid w:val="009E26AB"/>
    <w:rsid w:val="009E2EF6"/>
    <w:rsid w:val="009E3384"/>
    <w:rsid w:val="009E380C"/>
    <w:rsid w:val="009E5387"/>
    <w:rsid w:val="009E681A"/>
    <w:rsid w:val="009E6A05"/>
    <w:rsid w:val="009F2345"/>
    <w:rsid w:val="009F23E3"/>
    <w:rsid w:val="009F249F"/>
    <w:rsid w:val="009F2A40"/>
    <w:rsid w:val="009F2FAB"/>
    <w:rsid w:val="009F3B0C"/>
    <w:rsid w:val="009F3DCA"/>
    <w:rsid w:val="009F57CE"/>
    <w:rsid w:val="009F6A3A"/>
    <w:rsid w:val="009F6EA8"/>
    <w:rsid w:val="009F6EFF"/>
    <w:rsid w:val="009F6FF0"/>
    <w:rsid w:val="009F7A36"/>
    <w:rsid w:val="00A00217"/>
    <w:rsid w:val="00A01137"/>
    <w:rsid w:val="00A02B30"/>
    <w:rsid w:val="00A02BE8"/>
    <w:rsid w:val="00A02D4E"/>
    <w:rsid w:val="00A03FCB"/>
    <w:rsid w:val="00A04E6B"/>
    <w:rsid w:val="00A051AB"/>
    <w:rsid w:val="00A0521F"/>
    <w:rsid w:val="00A05965"/>
    <w:rsid w:val="00A063FC"/>
    <w:rsid w:val="00A06B5A"/>
    <w:rsid w:val="00A070F1"/>
    <w:rsid w:val="00A07B3A"/>
    <w:rsid w:val="00A07B3E"/>
    <w:rsid w:val="00A109BA"/>
    <w:rsid w:val="00A11273"/>
    <w:rsid w:val="00A11315"/>
    <w:rsid w:val="00A1180E"/>
    <w:rsid w:val="00A11E37"/>
    <w:rsid w:val="00A13167"/>
    <w:rsid w:val="00A14603"/>
    <w:rsid w:val="00A155AB"/>
    <w:rsid w:val="00A16084"/>
    <w:rsid w:val="00A215AB"/>
    <w:rsid w:val="00A21F8A"/>
    <w:rsid w:val="00A2291F"/>
    <w:rsid w:val="00A233D9"/>
    <w:rsid w:val="00A24D27"/>
    <w:rsid w:val="00A25385"/>
    <w:rsid w:val="00A2639C"/>
    <w:rsid w:val="00A26C18"/>
    <w:rsid w:val="00A26D44"/>
    <w:rsid w:val="00A2707F"/>
    <w:rsid w:val="00A27B5E"/>
    <w:rsid w:val="00A3004C"/>
    <w:rsid w:val="00A31A54"/>
    <w:rsid w:val="00A31E71"/>
    <w:rsid w:val="00A3325B"/>
    <w:rsid w:val="00A33BA0"/>
    <w:rsid w:val="00A341A6"/>
    <w:rsid w:val="00A352AE"/>
    <w:rsid w:val="00A35B71"/>
    <w:rsid w:val="00A37B42"/>
    <w:rsid w:val="00A37E08"/>
    <w:rsid w:val="00A407C5"/>
    <w:rsid w:val="00A42D38"/>
    <w:rsid w:val="00A44328"/>
    <w:rsid w:val="00A46617"/>
    <w:rsid w:val="00A46DA3"/>
    <w:rsid w:val="00A46DEA"/>
    <w:rsid w:val="00A47AC6"/>
    <w:rsid w:val="00A47E1C"/>
    <w:rsid w:val="00A501CD"/>
    <w:rsid w:val="00A501DA"/>
    <w:rsid w:val="00A50B14"/>
    <w:rsid w:val="00A50C8B"/>
    <w:rsid w:val="00A51608"/>
    <w:rsid w:val="00A5256B"/>
    <w:rsid w:val="00A52CC7"/>
    <w:rsid w:val="00A535D8"/>
    <w:rsid w:val="00A536D3"/>
    <w:rsid w:val="00A539B3"/>
    <w:rsid w:val="00A54112"/>
    <w:rsid w:val="00A54924"/>
    <w:rsid w:val="00A54A1C"/>
    <w:rsid w:val="00A57DA0"/>
    <w:rsid w:val="00A61E30"/>
    <w:rsid w:val="00A62677"/>
    <w:rsid w:val="00A62A56"/>
    <w:rsid w:val="00A640EA"/>
    <w:rsid w:val="00A64F60"/>
    <w:rsid w:val="00A65843"/>
    <w:rsid w:val="00A668AB"/>
    <w:rsid w:val="00A670E2"/>
    <w:rsid w:val="00A6754B"/>
    <w:rsid w:val="00A67FA2"/>
    <w:rsid w:val="00A7000C"/>
    <w:rsid w:val="00A705C0"/>
    <w:rsid w:val="00A72146"/>
    <w:rsid w:val="00A72CEE"/>
    <w:rsid w:val="00A72D18"/>
    <w:rsid w:val="00A7372F"/>
    <w:rsid w:val="00A73838"/>
    <w:rsid w:val="00A7414B"/>
    <w:rsid w:val="00A74685"/>
    <w:rsid w:val="00A74957"/>
    <w:rsid w:val="00A75505"/>
    <w:rsid w:val="00A75B05"/>
    <w:rsid w:val="00A76085"/>
    <w:rsid w:val="00A76199"/>
    <w:rsid w:val="00A76B29"/>
    <w:rsid w:val="00A76CB4"/>
    <w:rsid w:val="00A76DB3"/>
    <w:rsid w:val="00A770B5"/>
    <w:rsid w:val="00A8024E"/>
    <w:rsid w:val="00A80442"/>
    <w:rsid w:val="00A806CC"/>
    <w:rsid w:val="00A80BC9"/>
    <w:rsid w:val="00A81267"/>
    <w:rsid w:val="00A824DE"/>
    <w:rsid w:val="00A830BD"/>
    <w:rsid w:val="00A83AE5"/>
    <w:rsid w:val="00A85E3D"/>
    <w:rsid w:val="00A87A5B"/>
    <w:rsid w:val="00A87FEC"/>
    <w:rsid w:val="00A90362"/>
    <w:rsid w:val="00A90B83"/>
    <w:rsid w:val="00A911E4"/>
    <w:rsid w:val="00A91ED5"/>
    <w:rsid w:val="00A930F8"/>
    <w:rsid w:val="00A960E7"/>
    <w:rsid w:val="00A962EB"/>
    <w:rsid w:val="00A967FA"/>
    <w:rsid w:val="00AA001B"/>
    <w:rsid w:val="00AA1C7A"/>
    <w:rsid w:val="00AA1F38"/>
    <w:rsid w:val="00AA25F1"/>
    <w:rsid w:val="00AA50A6"/>
    <w:rsid w:val="00AA564A"/>
    <w:rsid w:val="00AA67E6"/>
    <w:rsid w:val="00AA69D9"/>
    <w:rsid w:val="00AA7628"/>
    <w:rsid w:val="00AA7966"/>
    <w:rsid w:val="00AA7990"/>
    <w:rsid w:val="00AB00EA"/>
    <w:rsid w:val="00AB08A0"/>
    <w:rsid w:val="00AB0FA5"/>
    <w:rsid w:val="00AB1058"/>
    <w:rsid w:val="00AB1321"/>
    <w:rsid w:val="00AB1AA8"/>
    <w:rsid w:val="00AB3E6E"/>
    <w:rsid w:val="00AB4212"/>
    <w:rsid w:val="00AB44B3"/>
    <w:rsid w:val="00AB5E41"/>
    <w:rsid w:val="00AB71CF"/>
    <w:rsid w:val="00AB7439"/>
    <w:rsid w:val="00AB7C67"/>
    <w:rsid w:val="00AB7EF7"/>
    <w:rsid w:val="00AC05CD"/>
    <w:rsid w:val="00AC0964"/>
    <w:rsid w:val="00AC1A50"/>
    <w:rsid w:val="00AC2702"/>
    <w:rsid w:val="00AC30D9"/>
    <w:rsid w:val="00AC399E"/>
    <w:rsid w:val="00AC41FF"/>
    <w:rsid w:val="00AC522C"/>
    <w:rsid w:val="00AC56A1"/>
    <w:rsid w:val="00AC5F78"/>
    <w:rsid w:val="00AC67C3"/>
    <w:rsid w:val="00AC6A0B"/>
    <w:rsid w:val="00AC6A56"/>
    <w:rsid w:val="00AC6FDF"/>
    <w:rsid w:val="00AC7373"/>
    <w:rsid w:val="00AD05D3"/>
    <w:rsid w:val="00AD0B35"/>
    <w:rsid w:val="00AD1167"/>
    <w:rsid w:val="00AD150D"/>
    <w:rsid w:val="00AD2C7E"/>
    <w:rsid w:val="00AD5D95"/>
    <w:rsid w:val="00AD5EA2"/>
    <w:rsid w:val="00AD5FF5"/>
    <w:rsid w:val="00AD6E08"/>
    <w:rsid w:val="00AE0A0B"/>
    <w:rsid w:val="00AE1C47"/>
    <w:rsid w:val="00AE242F"/>
    <w:rsid w:val="00AE2AD1"/>
    <w:rsid w:val="00AE2E0C"/>
    <w:rsid w:val="00AE3331"/>
    <w:rsid w:val="00AE4985"/>
    <w:rsid w:val="00AE5E05"/>
    <w:rsid w:val="00AE66F8"/>
    <w:rsid w:val="00AE75F3"/>
    <w:rsid w:val="00AF0FC6"/>
    <w:rsid w:val="00AF179C"/>
    <w:rsid w:val="00AF1CFB"/>
    <w:rsid w:val="00AF37FC"/>
    <w:rsid w:val="00AF3AE3"/>
    <w:rsid w:val="00AF40E3"/>
    <w:rsid w:val="00AF5347"/>
    <w:rsid w:val="00AF5710"/>
    <w:rsid w:val="00B0009D"/>
    <w:rsid w:val="00B0038A"/>
    <w:rsid w:val="00B00411"/>
    <w:rsid w:val="00B00468"/>
    <w:rsid w:val="00B00AD7"/>
    <w:rsid w:val="00B011E9"/>
    <w:rsid w:val="00B02D6E"/>
    <w:rsid w:val="00B04B00"/>
    <w:rsid w:val="00B063AF"/>
    <w:rsid w:val="00B063D2"/>
    <w:rsid w:val="00B06436"/>
    <w:rsid w:val="00B06479"/>
    <w:rsid w:val="00B10F57"/>
    <w:rsid w:val="00B1105F"/>
    <w:rsid w:val="00B1133D"/>
    <w:rsid w:val="00B1306C"/>
    <w:rsid w:val="00B13E70"/>
    <w:rsid w:val="00B147AA"/>
    <w:rsid w:val="00B15420"/>
    <w:rsid w:val="00B162E6"/>
    <w:rsid w:val="00B17B80"/>
    <w:rsid w:val="00B17CD5"/>
    <w:rsid w:val="00B17F90"/>
    <w:rsid w:val="00B213B6"/>
    <w:rsid w:val="00B220FB"/>
    <w:rsid w:val="00B22540"/>
    <w:rsid w:val="00B22AAE"/>
    <w:rsid w:val="00B22AB7"/>
    <w:rsid w:val="00B22CB2"/>
    <w:rsid w:val="00B2333C"/>
    <w:rsid w:val="00B23CF5"/>
    <w:rsid w:val="00B23E3B"/>
    <w:rsid w:val="00B23FCE"/>
    <w:rsid w:val="00B24078"/>
    <w:rsid w:val="00B2742C"/>
    <w:rsid w:val="00B278A9"/>
    <w:rsid w:val="00B30749"/>
    <w:rsid w:val="00B30D75"/>
    <w:rsid w:val="00B310CA"/>
    <w:rsid w:val="00B3160C"/>
    <w:rsid w:val="00B31699"/>
    <w:rsid w:val="00B3179D"/>
    <w:rsid w:val="00B3189C"/>
    <w:rsid w:val="00B3193C"/>
    <w:rsid w:val="00B33216"/>
    <w:rsid w:val="00B34FE1"/>
    <w:rsid w:val="00B34FED"/>
    <w:rsid w:val="00B35F15"/>
    <w:rsid w:val="00B3614E"/>
    <w:rsid w:val="00B40DF1"/>
    <w:rsid w:val="00B41007"/>
    <w:rsid w:val="00B41DE2"/>
    <w:rsid w:val="00B42D71"/>
    <w:rsid w:val="00B44141"/>
    <w:rsid w:val="00B44763"/>
    <w:rsid w:val="00B44A8E"/>
    <w:rsid w:val="00B468F6"/>
    <w:rsid w:val="00B47037"/>
    <w:rsid w:val="00B47E45"/>
    <w:rsid w:val="00B508AF"/>
    <w:rsid w:val="00B513C6"/>
    <w:rsid w:val="00B51846"/>
    <w:rsid w:val="00B527A7"/>
    <w:rsid w:val="00B528C1"/>
    <w:rsid w:val="00B529E7"/>
    <w:rsid w:val="00B52F82"/>
    <w:rsid w:val="00B5412F"/>
    <w:rsid w:val="00B56824"/>
    <w:rsid w:val="00B569E7"/>
    <w:rsid w:val="00B576BB"/>
    <w:rsid w:val="00B6026A"/>
    <w:rsid w:val="00B607DC"/>
    <w:rsid w:val="00B615C5"/>
    <w:rsid w:val="00B62184"/>
    <w:rsid w:val="00B63D04"/>
    <w:rsid w:val="00B641BA"/>
    <w:rsid w:val="00B65BED"/>
    <w:rsid w:val="00B66515"/>
    <w:rsid w:val="00B667D0"/>
    <w:rsid w:val="00B67DD8"/>
    <w:rsid w:val="00B70F98"/>
    <w:rsid w:val="00B70FBD"/>
    <w:rsid w:val="00B712DF"/>
    <w:rsid w:val="00B72361"/>
    <w:rsid w:val="00B7370C"/>
    <w:rsid w:val="00B73D96"/>
    <w:rsid w:val="00B73E4F"/>
    <w:rsid w:val="00B76284"/>
    <w:rsid w:val="00B76463"/>
    <w:rsid w:val="00B7785F"/>
    <w:rsid w:val="00B81E66"/>
    <w:rsid w:val="00B825F2"/>
    <w:rsid w:val="00B829E5"/>
    <w:rsid w:val="00B82B43"/>
    <w:rsid w:val="00B82C1A"/>
    <w:rsid w:val="00B82F0D"/>
    <w:rsid w:val="00B84D3E"/>
    <w:rsid w:val="00B850A2"/>
    <w:rsid w:val="00B85498"/>
    <w:rsid w:val="00B85B2A"/>
    <w:rsid w:val="00B868D5"/>
    <w:rsid w:val="00B87D41"/>
    <w:rsid w:val="00B90794"/>
    <w:rsid w:val="00B923EC"/>
    <w:rsid w:val="00B92641"/>
    <w:rsid w:val="00B936A0"/>
    <w:rsid w:val="00B939DD"/>
    <w:rsid w:val="00B9532F"/>
    <w:rsid w:val="00B95424"/>
    <w:rsid w:val="00B9663F"/>
    <w:rsid w:val="00B97B80"/>
    <w:rsid w:val="00B97FA0"/>
    <w:rsid w:val="00BA0384"/>
    <w:rsid w:val="00BA28C6"/>
    <w:rsid w:val="00BA49CC"/>
    <w:rsid w:val="00BA4EB2"/>
    <w:rsid w:val="00BA5234"/>
    <w:rsid w:val="00BA6820"/>
    <w:rsid w:val="00BA7400"/>
    <w:rsid w:val="00BB0617"/>
    <w:rsid w:val="00BB167D"/>
    <w:rsid w:val="00BB1767"/>
    <w:rsid w:val="00BB1927"/>
    <w:rsid w:val="00BB2062"/>
    <w:rsid w:val="00BB2D3F"/>
    <w:rsid w:val="00BB2D59"/>
    <w:rsid w:val="00BB2ED8"/>
    <w:rsid w:val="00BB649D"/>
    <w:rsid w:val="00BB785E"/>
    <w:rsid w:val="00BC00D2"/>
    <w:rsid w:val="00BC05DC"/>
    <w:rsid w:val="00BC1FD5"/>
    <w:rsid w:val="00BC271E"/>
    <w:rsid w:val="00BC3F79"/>
    <w:rsid w:val="00BC4781"/>
    <w:rsid w:val="00BC4B56"/>
    <w:rsid w:val="00BC5236"/>
    <w:rsid w:val="00BC580D"/>
    <w:rsid w:val="00BC678D"/>
    <w:rsid w:val="00BD0387"/>
    <w:rsid w:val="00BD0B09"/>
    <w:rsid w:val="00BD2994"/>
    <w:rsid w:val="00BD3EC0"/>
    <w:rsid w:val="00BD4BD6"/>
    <w:rsid w:val="00BD5E28"/>
    <w:rsid w:val="00BD5F4D"/>
    <w:rsid w:val="00BD69EA"/>
    <w:rsid w:val="00BD73A7"/>
    <w:rsid w:val="00BD7C3B"/>
    <w:rsid w:val="00BE05BA"/>
    <w:rsid w:val="00BE0911"/>
    <w:rsid w:val="00BE0BC0"/>
    <w:rsid w:val="00BE2460"/>
    <w:rsid w:val="00BE3E85"/>
    <w:rsid w:val="00BE480A"/>
    <w:rsid w:val="00BE4A3E"/>
    <w:rsid w:val="00BE4BAC"/>
    <w:rsid w:val="00BE67D8"/>
    <w:rsid w:val="00BE71F8"/>
    <w:rsid w:val="00BF05BE"/>
    <w:rsid w:val="00BF0EFD"/>
    <w:rsid w:val="00BF21C6"/>
    <w:rsid w:val="00BF4534"/>
    <w:rsid w:val="00BF4FB7"/>
    <w:rsid w:val="00BF666B"/>
    <w:rsid w:val="00BF674E"/>
    <w:rsid w:val="00BF6E50"/>
    <w:rsid w:val="00BF78D1"/>
    <w:rsid w:val="00BF7DBF"/>
    <w:rsid w:val="00C00082"/>
    <w:rsid w:val="00C0059A"/>
    <w:rsid w:val="00C00A77"/>
    <w:rsid w:val="00C00D2E"/>
    <w:rsid w:val="00C0143B"/>
    <w:rsid w:val="00C03788"/>
    <w:rsid w:val="00C03933"/>
    <w:rsid w:val="00C0497C"/>
    <w:rsid w:val="00C04EE7"/>
    <w:rsid w:val="00C054F4"/>
    <w:rsid w:val="00C05501"/>
    <w:rsid w:val="00C06356"/>
    <w:rsid w:val="00C0739F"/>
    <w:rsid w:val="00C10030"/>
    <w:rsid w:val="00C10B83"/>
    <w:rsid w:val="00C10F1F"/>
    <w:rsid w:val="00C11E02"/>
    <w:rsid w:val="00C144B1"/>
    <w:rsid w:val="00C149DE"/>
    <w:rsid w:val="00C15077"/>
    <w:rsid w:val="00C16002"/>
    <w:rsid w:val="00C209B6"/>
    <w:rsid w:val="00C20A51"/>
    <w:rsid w:val="00C2116F"/>
    <w:rsid w:val="00C21EFB"/>
    <w:rsid w:val="00C22D14"/>
    <w:rsid w:val="00C241A5"/>
    <w:rsid w:val="00C24382"/>
    <w:rsid w:val="00C2451A"/>
    <w:rsid w:val="00C2483A"/>
    <w:rsid w:val="00C25AE9"/>
    <w:rsid w:val="00C25E80"/>
    <w:rsid w:val="00C30FCD"/>
    <w:rsid w:val="00C335AB"/>
    <w:rsid w:val="00C35690"/>
    <w:rsid w:val="00C36D92"/>
    <w:rsid w:val="00C3739F"/>
    <w:rsid w:val="00C43B27"/>
    <w:rsid w:val="00C45B3E"/>
    <w:rsid w:val="00C4623B"/>
    <w:rsid w:val="00C462E7"/>
    <w:rsid w:val="00C505E4"/>
    <w:rsid w:val="00C5157A"/>
    <w:rsid w:val="00C51A8A"/>
    <w:rsid w:val="00C5224B"/>
    <w:rsid w:val="00C52C97"/>
    <w:rsid w:val="00C53418"/>
    <w:rsid w:val="00C551B5"/>
    <w:rsid w:val="00C554E6"/>
    <w:rsid w:val="00C5720F"/>
    <w:rsid w:val="00C57758"/>
    <w:rsid w:val="00C60398"/>
    <w:rsid w:val="00C61939"/>
    <w:rsid w:val="00C63D3D"/>
    <w:rsid w:val="00C64136"/>
    <w:rsid w:val="00C649BC"/>
    <w:rsid w:val="00C654E7"/>
    <w:rsid w:val="00C6642A"/>
    <w:rsid w:val="00C678CD"/>
    <w:rsid w:val="00C67D6A"/>
    <w:rsid w:val="00C70A32"/>
    <w:rsid w:val="00C7137F"/>
    <w:rsid w:val="00C717AE"/>
    <w:rsid w:val="00C7202E"/>
    <w:rsid w:val="00C720A0"/>
    <w:rsid w:val="00C74676"/>
    <w:rsid w:val="00C7606E"/>
    <w:rsid w:val="00C762B2"/>
    <w:rsid w:val="00C76807"/>
    <w:rsid w:val="00C76F98"/>
    <w:rsid w:val="00C77071"/>
    <w:rsid w:val="00C77916"/>
    <w:rsid w:val="00C77F18"/>
    <w:rsid w:val="00C806E8"/>
    <w:rsid w:val="00C80A15"/>
    <w:rsid w:val="00C81936"/>
    <w:rsid w:val="00C81A1F"/>
    <w:rsid w:val="00C823C4"/>
    <w:rsid w:val="00C826BB"/>
    <w:rsid w:val="00C82BEA"/>
    <w:rsid w:val="00C834EB"/>
    <w:rsid w:val="00C857B2"/>
    <w:rsid w:val="00C85A57"/>
    <w:rsid w:val="00C85F11"/>
    <w:rsid w:val="00C86D79"/>
    <w:rsid w:val="00C871AA"/>
    <w:rsid w:val="00C871E7"/>
    <w:rsid w:val="00C87667"/>
    <w:rsid w:val="00C9027C"/>
    <w:rsid w:val="00C914A5"/>
    <w:rsid w:val="00C9271F"/>
    <w:rsid w:val="00C92A08"/>
    <w:rsid w:val="00C9420B"/>
    <w:rsid w:val="00C945AA"/>
    <w:rsid w:val="00C9587E"/>
    <w:rsid w:val="00C961D6"/>
    <w:rsid w:val="00C96B62"/>
    <w:rsid w:val="00C96DFB"/>
    <w:rsid w:val="00C973BB"/>
    <w:rsid w:val="00CA1433"/>
    <w:rsid w:val="00CA1E03"/>
    <w:rsid w:val="00CA1F92"/>
    <w:rsid w:val="00CA381C"/>
    <w:rsid w:val="00CA407F"/>
    <w:rsid w:val="00CA4214"/>
    <w:rsid w:val="00CA4E25"/>
    <w:rsid w:val="00CA60DA"/>
    <w:rsid w:val="00CA6A52"/>
    <w:rsid w:val="00CA6E64"/>
    <w:rsid w:val="00CA75F6"/>
    <w:rsid w:val="00CA7ED2"/>
    <w:rsid w:val="00CB13E3"/>
    <w:rsid w:val="00CB26A1"/>
    <w:rsid w:val="00CB2DBB"/>
    <w:rsid w:val="00CB3B8A"/>
    <w:rsid w:val="00CB46D4"/>
    <w:rsid w:val="00CB58E0"/>
    <w:rsid w:val="00CB5E00"/>
    <w:rsid w:val="00CC04E6"/>
    <w:rsid w:val="00CC1E0C"/>
    <w:rsid w:val="00CC206B"/>
    <w:rsid w:val="00CC348B"/>
    <w:rsid w:val="00CC3B30"/>
    <w:rsid w:val="00CC4424"/>
    <w:rsid w:val="00CC4756"/>
    <w:rsid w:val="00CC6589"/>
    <w:rsid w:val="00CC6FEA"/>
    <w:rsid w:val="00CC7505"/>
    <w:rsid w:val="00CC75BB"/>
    <w:rsid w:val="00CC7B00"/>
    <w:rsid w:val="00CD0960"/>
    <w:rsid w:val="00CD0CD3"/>
    <w:rsid w:val="00CD1DDC"/>
    <w:rsid w:val="00CD26EE"/>
    <w:rsid w:val="00CD2BCD"/>
    <w:rsid w:val="00CD32BB"/>
    <w:rsid w:val="00CD39B4"/>
    <w:rsid w:val="00CD485C"/>
    <w:rsid w:val="00CD4E68"/>
    <w:rsid w:val="00CD616D"/>
    <w:rsid w:val="00CD70D9"/>
    <w:rsid w:val="00CD755E"/>
    <w:rsid w:val="00CD7864"/>
    <w:rsid w:val="00CD7E09"/>
    <w:rsid w:val="00CE0055"/>
    <w:rsid w:val="00CE04FD"/>
    <w:rsid w:val="00CE0BC7"/>
    <w:rsid w:val="00CE2185"/>
    <w:rsid w:val="00CE2763"/>
    <w:rsid w:val="00CE2A0A"/>
    <w:rsid w:val="00CE2B94"/>
    <w:rsid w:val="00CE2DD7"/>
    <w:rsid w:val="00CE421E"/>
    <w:rsid w:val="00CE559E"/>
    <w:rsid w:val="00CE5F2F"/>
    <w:rsid w:val="00CE6BD9"/>
    <w:rsid w:val="00CE79D6"/>
    <w:rsid w:val="00CE7AB4"/>
    <w:rsid w:val="00CE7B34"/>
    <w:rsid w:val="00CF0D31"/>
    <w:rsid w:val="00CF29BB"/>
    <w:rsid w:val="00CF2EAE"/>
    <w:rsid w:val="00CF3097"/>
    <w:rsid w:val="00CF3398"/>
    <w:rsid w:val="00CF38D4"/>
    <w:rsid w:val="00CF3CE5"/>
    <w:rsid w:val="00CF5C95"/>
    <w:rsid w:val="00CF6984"/>
    <w:rsid w:val="00CF723C"/>
    <w:rsid w:val="00CF7891"/>
    <w:rsid w:val="00D00292"/>
    <w:rsid w:val="00D005B3"/>
    <w:rsid w:val="00D00BDE"/>
    <w:rsid w:val="00D01149"/>
    <w:rsid w:val="00D014C7"/>
    <w:rsid w:val="00D0162B"/>
    <w:rsid w:val="00D0244A"/>
    <w:rsid w:val="00D03815"/>
    <w:rsid w:val="00D044D3"/>
    <w:rsid w:val="00D044F9"/>
    <w:rsid w:val="00D0618B"/>
    <w:rsid w:val="00D066F3"/>
    <w:rsid w:val="00D06CF4"/>
    <w:rsid w:val="00D06F68"/>
    <w:rsid w:val="00D07BF2"/>
    <w:rsid w:val="00D1104D"/>
    <w:rsid w:val="00D118A8"/>
    <w:rsid w:val="00D1598B"/>
    <w:rsid w:val="00D2007A"/>
    <w:rsid w:val="00D202A5"/>
    <w:rsid w:val="00D20F4F"/>
    <w:rsid w:val="00D21E7D"/>
    <w:rsid w:val="00D22B0F"/>
    <w:rsid w:val="00D22DC7"/>
    <w:rsid w:val="00D234BC"/>
    <w:rsid w:val="00D234EB"/>
    <w:rsid w:val="00D23E0E"/>
    <w:rsid w:val="00D25096"/>
    <w:rsid w:val="00D253EF"/>
    <w:rsid w:val="00D25EF9"/>
    <w:rsid w:val="00D30208"/>
    <w:rsid w:val="00D30A1A"/>
    <w:rsid w:val="00D312E4"/>
    <w:rsid w:val="00D321D0"/>
    <w:rsid w:val="00D328E0"/>
    <w:rsid w:val="00D3317D"/>
    <w:rsid w:val="00D33DA4"/>
    <w:rsid w:val="00D344B5"/>
    <w:rsid w:val="00D34B2F"/>
    <w:rsid w:val="00D34C4F"/>
    <w:rsid w:val="00D34ED9"/>
    <w:rsid w:val="00D35489"/>
    <w:rsid w:val="00D356B5"/>
    <w:rsid w:val="00D3632C"/>
    <w:rsid w:val="00D36AEE"/>
    <w:rsid w:val="00D37564"/>
    <w:rsid w:val="00D40417"/>
    <w:rsid w:val="00D406A9"/>
    <w:rsid w:val="00D421E8"/>
    <w:rsid w:val="00D46BB3"/>
    <w:rsid w:val="00D50309"/>
    <w:rsid w:val="00D50320"/>
    <w:rsid w:val="00D50D04"/>
    <w:rsid w:val="00D51713"/>
    <w:rsid w:val="00D51E3A"/>
    <w:rsid w:val="00D52B9F"/>
    <w:rsid w:val="00D5389C"/>
    <w:rsid w:val="00D541DA"/>
    <w:rsid w:val="00D54273"/>
    <w:rsid w:val="00D54778"/>
    <w:rsid w:val="00D548DF"/>
    <w:rsid w:val="00D5517A"/>
    <w:rsid w:val="00D55B06"/>
    <w:rsid w:val="00D577B9"/>
    <w:rsid w:val="00D57DE3"/>
    <w:rsid w:val="00D600CD"/>
    <w:rsid w:val="00D60238"/>
    <w:rsid w:val="00D60313"/>
    <w:rsid w:val="00D60CFD"/>
    <w:rsid w:val="00D623A8"/>
    <w:rsid w:val="00D6468F"/>
    <w:rsid w:val="00D64A19"/>
    <w:rsid w:val="00D64A8F"/>
    <w:rsid w:val="00D64AB1"/>
    <w:rsid w:val="00D64E0B"/>
    <w:rsid w:val="00D64EF0"/>
    <w:rsid w:val="00D653B8"/>
    <w:rsid w:val="00D65714"/>
    <w:rsid w:val="00D65D92"/>
    <w:rsid w:val="00D666D4"/>
    <w:rsid w:val="00D66828"/>
    <w:rsid w:val="00D6749A"/>
    <w:rsid w:val="00D67656"/>
    <w:rsid w:val="00D67A66"/>
    <w:rsid w:val="00D67C30"/>
    <w:rsid w:val="00D72C3F"/>
    <w:rsid w:val="00D751C6"/>
    <w:rsid w:val="00D759C4"/>
    <w:rsid w:val="00D80B60"/>
    <w:rsid w:val="00D810DE"/>
    <w:rsid w:val="00D81D3A"/>
    <w:rsid w:val="00D82587"/>
    <w:rsid w:val="00D83A03"/>
    <w:rsid w:val="00D83DF3"/>
    <w:rsid w:val="00D84321"/>
    <w:rsid w:val="00D85016"/>
    <w:rsid w:val="00D85654"/>
    <w:rsid w:val="00D85A58"/>
    <w:rsid w:val="00D85DF5"/>
    <w:rsid w:val="00D86B6A"/>
    <w:rsid w:val="00D86D6A"/>
    <w:rsid w:val="00D90D6B"/>
    <w:rsid w:val="00D91F17"/>
    <w:rsid w:val="00D9224E"/>
    <w:rsid w:val="00D93E3C"/>
    <w:rsid w:val="00D945E0"/>
    <w:rsid w:val="00D94855"/>
    <w:rsid w:val="00D952EB"/>
    <w:rsid w:val="00D96011"/>
    <w:rsid w:val="00D975BB"/>
    <w:rsid w:val="00D979DA"/>
    <w:rsid w:val="00DA028A"/>
    <w:rsid w:val="00DA060E"/>
    <w:rsid w:val="00DA108E"/>
    <w:rsid w:val="00DA1155"/>
    <w:rsid w:val="00DA1C32"/>
    <w:rsid w:val="00DA1DA0"/>
    <w:rsid w:val="00DA2060"/>
    <w:rsid w:val="00DA271C"/>
    <w:rsid w:val="00DA2A11"/>
    <w:rsid w:val="00DA2A54"/>
    <w:rsid w:val="00DA3BF1"/>
    <w:rsid w:val="00DA43C1"/>
    <w:rsid w:val="00DA5D2F"/>
    <w:rsid w:val="00DB07D4"/>
    <w:rsid w:val="00DB1808"/>
    <w:rsid w:val="00DB40FB"/>
    <w:rsid w:val="00DB482A"/>
    <w:rsid w:val="00DB5287"/>
    <w:rsid w:val="00DB5E40"/>
    <w:rsid w:val="00DB5EF9"/>
    <w:rsid w:val="00DB661C"/>
    <w:rsid w:val="00DB66EB"/>
    <w:rsid w:val="00DB7908"/>
    <w:rsid w:val="00DB7C97"/>
    <w:rsid w:val="00DC0607"/>
    <w:rsid w:val="00DC14C6"/>
    <w:rsid w:val="00DC3034"/>
    <w:rsid w:val="00DC315A"/>
    <w:rsid w:val="00DC42D5"/>
    <w:rsid w:val="00DC449B"/>
    <w:rsid w:val="00DC4608"/>
    <w:rsid w:val="00DC46B9"/>
    <w:rsid w:val="00DC73CA"/>
    <w:rsid w:val="00DD0A16"/>
    <w:rsid w:val="00DD1E2E"/>
    <w:rsid w:val="00DD1FC2"/>
    <w:rsid w:val="00DD2FF2"/>
    <w:rsid w:val="00DD30A8"/>
    <w:rsid w:val="00DD3B7B"/>
    <w:rsid w:val="00DD3BF3"/>
    <w:rsid w:val="00DD4824"/>
    <w:rsid w:val="00DD4EB1"/>
    <w:rsid w:val="00DD54A6"/>
    <w:rsid w:val="00DD5A3A"/>
    <w:rsid w:val="00DD63C4"/>
    <w:rsid w:val="00DE0666"/>
    <w:rsid w:val="00DE0C3C"/>
    <w:rsid w:val="00DE0D27"/>
    <w:rsid w:val="00DE1A9F"/>
    <w:rsid w:val="00DE1ED6"/>
    <w:rsid w:val="00DE27BB"/>
    <w:rsid w:val="00DE2A2D"/>
    <w:rsid w:val="00DE3427"/>
    <w:rsid w:val="00DE3B11"/>
    <w:rsid w:val="00DE3F2E"/>
    <w:rsid w:val="00DE4416"/>
    <w:rsid w:val="00DE4E47"/>
    <w:rsid w:val="00DE5072"/>
    <w:rsid w:val="00DE6343"/>
    <w:rsid w:val="00DE7048"/>
    <w:rsid w:val="00DE7773"/>
    <w:rsid w:val="00DE7C5F"/>
    <w:rsid w:val="00DF0DF1"/>
    <w:rsid w:val="00DF108B"/>
    <w:rsid w:val="00DF1114"/>
    <w:rsid w:val="00DF2051"/>
    <w:rsid w:val="00DF296A"/>
    <w:rsid w:val="00DF29C8"/>
    <w:rsid w:val="00DF2C85"/>
    <w:rsid w:val="00DF5878"/>
    <w:rsid w:val="00DF5E0B"/>
    <w:rsid w:val="00E00778"/>
    <w:rsid w:val="00E00D27"/>
    <w:rsid w:val="00E01A05"/>
    <w:rsid w:val="00E01CC4"/>
    <w:rsid w:val="00E04AB4"/>
    <w:rsid w:val="00E04C72"/>
    <w:rsid w:val="00E04F4C"/>
    <w:rsid w:val="00E05427"/>
    <w:rsid w:val="00E06767"/>
    <w:rsid w:val="00E06EB4"/>
    <w:rsid w:val="00E07160"/>
    <w:rsid w:val="00E073D4"/>
    <w:rsid w:val="00E07F38"/>
    <w:rsid w:val="00E11A8A"/>
    <w:rsid w:val="00E13884"/>
    <w:rsid w:val="00E13BCA"/>
    <w:rsid w:val="00E14F9B"/>
    <w:rsid w:val="00E15236"/>
    <w:rsid w:val="00E159D6"/>
    <w:rsid w:val="00E16211"/>
    <w:rsid w:val="00E16BA2"/>
    <w:rsid w:val="00E16F13"/>
    <w:rsid w:val="00E177A9"/>
    <w:rsid w:val="00E207A4"/>
    <w:rsid w:val="00E22284"/>
    <w:rsid w:val="00E227D6"/>
    <w:rsid w:val="00E22B91"/>
    <w:rsid w:val="00E22BF5"/>
    <w:rsid w:val="00E235C3"/>
    <w:rsid w:val="00E246EB"/>
    <w:rsid w:val="00E261EB"/>
    <w:rsid w:val="00E272C5"/>
    <w:rsid w:val="00E3092E"/>
    <w:rsid w:val="00E30CE3"/>
    <w:rsid w:val="00E31956"/>
    <w:rsid w:val="00E32D8D"/>
    <w:rsid w:val="00E3372A"/>
    <w:rsid w:val="00E33EDA"/>
    <w:rsid w:val="00E3508F"/>
    <w:rsid w:val="00E357B4"/>
    <w:rsid w:val="00E36E45"/>
    <w:rsid w:val="00E36F20"/>
    <w:rsid w:val="00E3714B"/>
    <w:rsid w:val="00E373AD"/>
    <w:rsid w:val="00E373BC"/>
    <w:rsid w:val="00E40587"/>
    <w:rsid w:val="00E413E7"/>
    <w:rsid w:val="00E41A07"/>
    <w:rsid w:val="00E44004"/>
    <w:rsid w:val="00E44722"/>
    <w:rsid w:val="00E461C0"/>
    <w:rsid w:val="00E46853"/>
    <w:rsid w:val="00E47262"/>
    <w:rsid w:val="00E47503"/>
    <w:rsid w:val="00E50449"/>
    <w:rsid w:val="00E50D9F"/>
    <w:rsid w:val="00E51BB4"/>
    <w:rsid w:val="00E51CB3"/>
    <w:rsid w:val="00E52A42"/>
    <w:rsid w:val="00E549D3"/>
    <w:rsid w:val="00E549F0"/>
    <w:rsid w:val="00E57137"/>
    <w:rsid w:val="00E57197"/>
    <w:rsid w:val="00E60CEF"/>
    <w:rsid w:val="00E612FF"/>
    <w:rsid w:val="00E61F2E"/>
    <w:rsid w:val="00E635BD"/>
    <w:rsid w:val="00E63633"/>
    <w:rsid w:val="00E6400A"/>
    <w:rsid w:val="00E64D0B"/>
    <w:rsid w:val="00E6534E"/>
    <w:rsid w:val="00E66858"/>
    <w:rsid w:val="00E671D2"/>
    <w:rsid w:val="00E675FA"/>
    <w:rsid w:val="00E67826"/>
    <w:rsid w:val="00E71B45"/>
    <w:rsid w:val="00E71CB7"/>
    <w:rsid w:val="00E72904"/>
    <w:rsid w:val="00E73EF9"/>
    <w:rsid w:val="00E7494D"/>
    <w:rsid w:val="00E74F08"/>
    <w:rsid w:val="00E763BA"/>
    <w:rsid w:val="00E77C8C"/>
    <w:rsid w:val="00E80C14"/>
    <w:rsid w:val="00E817B0"/>
    <w:rsid w:val="00E81D33"/>
    <w:rsid w:val="00E825D3"/>
    <w:rsid w:val="00E829C3"/>
    <w:rsid w:val="00E82A0D"/>
    <w:rsid w:val="00E8398D"/>
    <w:rsid w:val="00E840E6"/>
    <w:rsid w:val="00E84F23"/>
    <w:rsid w:val="00E86B93"/>
    <w:rsid w:val="00E87B62"/>
    <w:rsid w:val="00E901B7"/>
    <w:rsid w:val="00E912F1"/>
    <w:rsid w:val="00E9272D"/>
    <w:rsid w:val="00E9288A"/>
    <w:rsid w:val="00E92A67"/>
    <w:rsid w:val="00E92C99"/>
    <w:rsid w:val="00E92D5D"/>
    <w:rsid w:val="00E948D5"/>
    <w:rsid w:val="00E96469"/>
    <w:rsid w:val="00EA03D4"/>
    <w:rsid w:val="00EA04DF"/>
    <w:rsid w:val="00EA053F"/>
    <w:rsid w:val="00EA0C78"/>
    <w:rsid w:val="00EA1D4C"/>
    <w:rsid w:val="00EA2C3F"/>
    <w:rsid w:val="00EA3503"/>
    <w:rsid w:val="00EA3536"/>
    <w:rsid w:val="00EA3777"/>
    <w:rsid w:val="00EA477C"/>
    <w:rsid w:val="00EA4F41"/>
    <w:rsid w:val="00EA58C6"/>
    <w:rsid w:val="00EA7378"/>
    <w:rsid w:val="00EA772E"/>
    <w:rsid w:val="00EA7BB6"/>
    <w:rsid w:val="00EB0597"/>
    <w:rsid w:val="00EB0649"/>
    <w:rsid w:val="00EB1460"/>
    <w:rsid w:val="00EB183B"/>
    <w:rsid w:val="00EB18FB"/>
    <w:rsid w:val="00EB1E21"/>
    <w:rsid w:val="00EB2593"/>
    <w:rsid w:val="00EB3971"/>
    <w:rsid w:val="00EB7FB3"/>
    <w:rsid w:val="00EB7FC4"/>
    <w:rsid w:val="00EC002E"/>
    <w:rsid w:val="00EC0327"/>
    <w:rsid w:val="00EC03FC"/>
    <w:rsid w:val="00EC052D"/>
    <w:rsid w:val="00EC0CEA"/>
    <w:rsid w:val="00EC1F11"/>
    <w:rsid w:val="00EC2834"/>
    <w:rsid w:val="00EC2BBF"/>
    <w:rsid w:val="00EC31DA"/>
    <w:rsid w:val="00EC54D6"/>
    <w:rsid w:val="00EC553F"/>
    <w:rsid w:val="00EC5811"/>
    <w:rsid w:val="00EC5C1B"/>
    <w:rsid w:val="00EC5FD3"/>
    <w:rsid w:val="00EC7132"/>
    <w:rsid w:val="00EC785D"/>
    <w:rsid w:val="00ED0ECD"/>
    <w:rsid w:val="00ED2A9E"/>
    <w:rsid w:val="00ED34AC"/>
    <w:rsid w:val="00ED3C41"/>
    <w:rsid w:val="00ED40FB"/>
    <w:rsid w:val="00ED539A"/>
    <w:rsid w:val="00ED5A5C"/>
    <w:rsid w:val="00EE0673"/>
    <w:rsid w:val="00EE0D3D"/>
    <w:rsid w:val="00EE26B5"/>
    <w:rsid w:val="00EE27BD"/>
    <w:rsid w:val="00EE3445"/>
    <w:rsid w:val="00EE34A4"/>
    <w:rsid w:val="00EE3AFA"/>
    <w:rsid w:val="00EE3E46"/>
    <w:rsid w:val="00EE555E"/>
    <w:rsid w:val="00EE5881"/>
    <w:rsid w:val="00EE6450"/>
    <w:rsid w:val="00EE6865"/>
    <w:rsid w:val="00EE6D69"/>
    <w:rsid w:val="00EE776E"/>
    <w:rsid w:val="00EE7858"/>
    <w:rsid w:val="00EE7FDF"/>
    <w:rsid w:val="00EF0B8C"/>
    <w:rsid w:val="00EF2AB2"/>
    <w:rsid w:val="00EF3024"/>
    <w:rsid w:val="00EF360D"/>
    <w:rsid w:val="00EF520E"/>
    <w:rsid w:val="00EF799F"/>
    <w:rsid w:val="00EF7EBD"/>
    <w:rsid w:val="00EF7F73"/>
    <w:rsid w:val="00F00644"/>
    <w:rsid w:val="00F01695"/>
    <w:rsid w:val="00F03066"/>
    <w:rsid w:val="00F03287"/>
    <w:rsid w:val="00F039B8"/>
    <w:rsid w:val="00F03FA5"/>
    <w:rsid w:val="00F05FEB"/>
    <w:rsid w:val="00F0621F"/>
    <w:rsid w:val="00F064BA"/>
    <w:rsid w:val="00F06752"/>
    <w:rsid w:val="00F07FC7"/>
    <w:rsid w:val="00F1024A"/>
    <w:rsid w:val="00F10503"/>
    <w:rsid w:val="00F12B5A"/>
    <w:rsid w:val="00F13841"/>
    <w:rsid w:val="00F145DC"/>
    <w:rsid w:val="00F1495D"/>
    <w:rsid w:val="00F14C4C"/>
    <w:rsid w:val="00F15C15"/>
    <w:rsid w:val="00F167A1"/>
    <w:rsid w:val="00F16FB0"/>
    <w:rsid w:val="00F20072"/>
    <w:rsid w:val="00F2091A"/>
    <w:rsid w:val="00F21191"/>
    <w:rsid w:val="00F212B0"/>
    <w:rsid w:val="00F21A79"/>
    <w:rsid w:val="00F223AE"/>
    <w:rsid w:val="00F2353B"/>
    <w:rsid w:val="00F23EB4"/>
    <w:rsid w:val="00F23F86"/>
    <w:rsid w:val="00F25385"/>
    <w:rsid w:val="00F25464"/>
    <w:rsid w:val="00F254AC"/>
    <w:rsid w:val="00F25801"/>
    <w:rsid w:val="00F25C76"/>
    <w:rsid w:val="00F2603C"/>
    <w:rsid w:val="00F27754"/>
    <w:rsid w:val="00F27AD0"/>
    <w:rsid w:val="00F27D97"/>
    <w:rsid w:val="00F302F5"/>
    <w:rsid w:val="00F30630"/>
    <w:rsid w:val="00F308FF"/>
    <w:rsid w:val="00F30D42"/>
    <w:rsid w:val="00F32399"/>
    <w:rsid w:val="00F32B2C"/>
    <w:rsid w:val="00F32C1C"/>
    <w:rsid w:val="00F335D1"/>
    <w:rsid w:val="00F338E9"/>
    <w:rsid w:val="00F34FBB"/>
    <w:rsid w:val="00F352C1"/>
    <w:rsid w:val="00F35F6D"/>
    <w:rsid w:val="00F360D7"/>
    <w:rsid w:val="00F36871"/>
    <w:rsid w:val="00F37733"/>
    <w:rsid w:val="00F40650"/>
    <w:rsid w:val="00F40B58"/>
    <w:rsid w:val="00F415EC"/>
    <w:rsid w:val="00F41E40"/>
    <w:rsid w:val="00F41ED3"/>
    <w:rsid w:val="00F4616C"/>
    <w:rsid w:val="00F46857"/>
    <w:rsid w:val="00F47249"/>
    <w:rsid w:val="00F504EC"/>
    <w:rsid w:val="00F5090F"/>
    <w:rsid w:val="00F51A3B"/>
    <w:rsid w:val="00F535F3"/>
    <w:rsid w:val="00F55644"/>
    <w:rsid w:val="00F56381"/>
    <w:rsid w:val="00F57A8B"/>
    <w:rsid w:val="00F62A36"/>
    <w:rsid w:val="00F638CE"/>
    <w:rsid w:val="00F63D1C"/>
    <w:rsid w:val="00F64491"/>
    <w:rsid w:val="00F6582E"/>
    <w:rsid w:val="00F65C5B"/>
    <w:rsid w:val="00F665E5"/>
    <w:rsid w:val="00F67B3E"/>
    <w:rsid w:val="00F70702"/>
    <w:rsid w:val="00F7176D"/>
    <w:rsid w:val="00F71C2B"/>
    <w:rsid w:val="00F72A44"/>
    <w:rsid w:val="00F72B0D"/>
    <w:rsid w:val="00F745C8"/>
    <w:rsid w:val="00F74A27"/>
    <w:rsid w:val="00F7562F"/>
    <w:rsid w:val="00F75A6E"/>
    <w:rsid w:val="00F76B68"/>
    <w:rsid w:val="00F77183"/>
    <w:rsid w:val="00F8010C"/>
    <w:rsid w:val="00F81426"/>
    <w:rsid w:val="00F81E2E"/>
    <w:rsid w:val="00F829C9"/>
    <w:rsid w:val="00F83747"/>
    <w:rsid w:val="00F8438B"/>
    <w:rsid w:val="00F84C37"/>
    <w:rsid w:val="00F851F4"/>
    <w:rsid w:val="00F85438"/>
    <w:rsid w:val="00F87552"/>
    <w:rsid w:val="00F87560"/>
    <w:rsid w:val="00F87610"/>
    <w:rsid w:val="00F87A53"/>
    <w:rsid w:val="00F904C4"/>
    <w:rsid w:val="00F905D2"/>
    <w:rsid w:val="00F909F7"/>
    <w:rsid w:val="00F91091"/>
    <w:rsid w:val="00F910AC"/>
    <w:rsid w:val="00F914F9"/>
    <w:rsid w:val="00F92E31"/>
    <w:rsid w:val="00F9425A"/>
    <w:rsid w:val="00F94823"/>
    <w:rsid w:val="00F950FE"/>
    <w:rsid w:val="00F953D8"/>
    <w:rsid w:val="00F95F8A"/>
    <w:rsid w:val="00FA0E77"/>
    <w:rsid w:val="00FA0EE6"/>
    <w:rsid w:val="00FA1079"/>
    <w:rsid w:val="00FA3039"/>
    <w:rsid w:val="00FA3B51"/>
    <w:rsid w:val="00FA3D9B"/>
    <w:rsid w:val="00FA594A"/>
    <w:rsid w:val="00FA5F05"/>
    <w:rsid w:val="00FA69A9"/>
    <w:rsid w:val="00FA6DB0"/>
    <w:rsid w:val="00FA7399"/>
    <w:rsid w:val="00FA7C35"/>
    <w:rsid w:val="00FB0122"/>
    <w:rsid w:val="00FB097E"/>
    <w:rsid w:val="00FB1F00"/>
    <w:rsid w:val="00FB26B5"/>
    <w:rsid w:val="00FB3FEB"/>
    <w:rsid w:val="00FB4645"/>
    <w:rsid w:val="00FB5E88"/>
    <w:rsid w:val="00FB6642"/>
    <w:rsid w:val="00FB6DBD"/>
    <w:rsid w:val="00FB74DC"/>
    <w:rsid w:val="00FB7912"/>
    <w:rsid w:val="00FB7B4D"/>
    <w:rsid w:val="00FC028C"/>
    <w:rsid w:val="00FC164E"/>
    <w:rsid w:val="00FC18D6"/>
    <w:rsid w:val="00FC23F5"/>
    <w:rsid w:val="00FC2F7B"/>
    <w:rsid w:val="00FC329E"/>
    <w:rsid w:val="00FC3D29"/>
    <w:rsid w:val="00FC4CBD"/>
    <w:rsid w:val="00FC5574"/>
    <w:rsid w:val="00FC58F1"/>
    <w:rsid w:val="00FC6721"/>
    <w:rsid w:val="00FC6C65"/>
    <w:rsid w:val="00FC72DB"/>
    <w:rsid w:val="00FD1EF7"/>
    <w:rsid w:val="00FD2BD0"/>
    <w:rsid w:val="00FD337E"/>
    <w:rsid w:val="00FD5D33"/>
    <w:rsid w:val="00FD672D"/>
    <w:rsid w:val="00FD7382"/>
    <w:rsid w:val="00FD7A60"/>
    <w:rsid w:val="00FE023B"/>
    <w:rsid w:val="00FE1326"/>
    <w:rsid w:val="00FE55A2"/>
    <w:rsid w:val="00FE69E1"/>
    <w:rsid w:val="00FE6F74"/>
    <w:rsid w:val="00FE77CB"/>
    <w:rsid w:val="00FE7BFD"/>
    <w:rsid w:val="00FF0AB7"/>
    <w:rsid w:val="00FF166C"/>
    <w:rsid w:val="00FF1847"/>
    <w:rsid w:val="00FF38D9"/>
    <w:rsid w:val="00FF4C29"/>
    <w:rsid w:val="00FF4F9F"/>
    <w:rsid w:val="00FF55BB"/>
    <w:rsid w:val="00FF65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3181374"/>
  <w15:chartTrackingRefBased/>
  <w15:docId w15:val="{5B823E1E-C237-4E4C-83BE-3572DF4DC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B31699"/>
    <w:pPr>
      <w:topLinePunct/>
      <w:spacing w:line="400" w:lineRule="exact"/>
      <w:ind w:firstLineChars="200" w:firstLine="200"/>
      <w:jc w:val="both"/>
    </w:pPr>
  </w:style>
  <w:style w:type="paragraph" w:styleId="1">
    <w:name w:val="heading 1"/>
    <w:next w:val="a1"/>
    <w:link w:val="10"/>
    <w:uiPriority w:val="9"/>
    <w:qFormat/>
    <w:rsid w:val="00707196"/>
    <w:pPr>
      <w:keepNext/>
      <w:keepLines/>
      <w:pageBreakBefore/>
      <w:numPr>
        <w:numId w:val="1"/>
      </w:numPr>
      <w:spacing w:before="480" w:after="360" w:line="400" w:lineRule="exact"/>
      <w:jc w:val="center"/>
      <w:outlineLvl w:val="0"/>
    </w:pPr>
    <w:rPr>
      <w:rFonts w:eastAsia="黑体"/>
      <w:bCs/>
      <w:kern w:val="44"/>
      <w:sz w:val="30"/>
      <w:szCs w:val="44"/>
    </w:rPr>
  </w:style>
  <w:style w:type="paragraph" w:styleId="2">
    <w:name w:val="heading 2"/>
    <w:next w:val="a1"/>
    <w:link w:val="20"/>
    <w:uiPriority w:val="9"/>
    <w:qFormat/>
    <w:rsid w:val="002B1D9F"/>
    <w:pPr>
      <w:keepNext/>
      <w:keepLines/>
      <w:numPr>
        <w:ilvl w:val="1"/>
        <w:numId w:val="1"/>
      </w:numPr>
      <w:spacing w:before="360" w:after="120" w:line="400" w:lineRule="exact"/>
      <w:outlineLvl w:val="1"/>
    </w:pPr>
    <w:rPr>
      <w:rFonts w:eastAsia="黑体"/>
      <w:bCs/>
      <w:sz w:val="28"/>
      <w:szCs w:val="44"/>
    </w:rPr>
  </w:style>
  <w:style w:type="paragraph" w:styleId="3">
    <w:name w:val="heading 3"/>
    <w:next w:val="a1"/>
    <w:link w:val="30"/>
    <w:uiPriority w:val="9"/>
    <w:unhideWhenUsed/>
    <w:qFormat/>
    <w:rsid w:val="002B1D9F"/>
    <w:pPr>
      <w:keepNext/>
      <w:keepLines/>
      <w:numPr>
        <w:ilvl w:val="2"/>
        <w:numId w:val="1"/>
      </w:numPr>
      <w:spacing w:before="240" w:after="120" w:line="400" w:lineRule="exact"/>
      <w:outlineLvl w:val="2"/>
    </w:pPr>
    <w:rPr>
      <w:rFonts w:eastAsia="黑体"/>
      <w:bCs/>
      <w:sz w:val="28"/>
      <w:szCs w:val="32"/>
    </w:rPr>
  </w:style>
  <w:style w:type="paragraph" w:styleId="4">
    <w:name w:val="heading 4"/>
    <w:next w:val="a1"/>
    <w:link w:val="40"/>
    <w:uiPriority w:val="9"/>
    <w:unhideWhenUsed/>
    <w:qFormat/>
    <w:rsid w:val="002B1D9F"/>
    <w:pPr>
      <w:keepNext/>
      <w:keepLines/>
      <w:numPr>
        <w:ilvl w:val="3"/>
        <w:numId w:val="1"/>
      </w:numPr>
      <w:spacing w:before="240" w:after="120" w:line="400" w:lineRule="exact"/>
      <w:outlineLvl w:val="3"/>
    </w:pPr>
    <w:rPr>
      <w:rFonts w:cstheme="majorBidi"/>
      <w:b/>
      <w:bCs/>
      <w:szCs w:val="2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sid w:val="00707196"/>
    <w:rPr>
      <w:rFonts w:eastAsia="黑体"/>
      <w:bCs/>
      <w:kern w:val="44"/>
      <w:sz w:val="30"/>
      <w:szCs w:val="44"/>
    </w:rPr>
  </w:style>
  <w:style w:type="character" w:customStyle="1" w:styleId="20">
    <w:name w:val="标题 2 字符"/>
    <w:basedOn w:val="a2"/>
    <w:link w:val="2"/>
    <w:uiPriority w:val="9"/>
    <w:rsid w:val="002B1D9F"/>
    <w:rPr>
      <w:rFonts w:eastAsia="黑体"/>
      <w:bCs/>
      <w:sz w:val="28"/>
      <w:szCs w:val="44"/>
    </w:rPr>
  </w:style>
  <w:style w:type="character" w:customStyle="1" w:styleId="30">
    <w:name w:val="标题 3 字符"/>
    <w:basedOn w:val="a2"/>
    <w:link w:val="3"/>
    <w:uiPriority w:val="9"/>
    <w:rsid w:val="002B1D9F"/>
    <w:rPr>
      <w:rFonts w:eastAsia="黑体"/>
      <w:bCs/>
      <w:sz w:val="28"/>
      <w:szCs w:val="32"/>
    </w:rPr>
  </w:style>
  <w:style w:type="character" w:customStyle="1" w:styleId="40">
    <w:name w:val="标题 4 字符"/>
    <w:basedOn w:val="a2"/>
    <w:link w:val="4"/>
    <w:uiPriority w:val="9"/>
    <w:rsid w:val="002B1D9F"/>
    <w:rPr>
      <w:rFonts w:cstheme="majorBidi"/>
      <w:b/>
      <w:bCs/>
      <w:szCs w:val="28"/>
    </w:rPr>
  </w:style>
  <w:style w:type="paragraph" w:styleId="a5">
    <w:name w:val="header"/>
    <w:link w:val="a6"/>
    <w:uiPriority w:val="99"/>
    <w:rsid w:val="0050456E"/>
    <w:pPr>
      <w:pBdr>
        <w:bottom w:val="single" w:sz="6" w:space="1" w:color="auto"/>
      </w:pBdr>
      <w:snapToGrid w:val="0"/>
      <w:jc w:val="center"/>
    </w:pPr>
    <w:rPr>
      <w:sz w:val="21"/>
      <w:szCs w:val="18"/>
    </w:rPr>
  </w:style>
  <w:style w:type="character" w:customStyle="1" w:styleId="a6">
    <w:name w:val="页眉 字符"/>
    <w:basedOn w:val="a2"/>
    <w:link w:val="a5"/>
    <w:uiPriority w:val="99"/>
    <w:rsid w:val="0050456E"/>
    <w:rPr>
      <w:sz w:val="21"/>
      <w:szCs w:val="18"/>
    </w:rPr>
  </w:style>
  <w:style w:type="paragraph" w:styleId="a7">
    <w:name w:val="footer"/>
    <w:link w:val="a8"/>
    <w:uiPriority w:val="99"/>
    <w:rsid w:val="003E6D9E"/>
    <w:pPr>
      <w:snapToGrid w:val="0"/>
      <w:jc w:val="center"/>
    </w:pPr>
    <w:rPr>
      <w:sz w:val="18"/>
    </w:rPr>
  </w:style>
  <w:style w:type="character" w:customStyle="1" w:styleId="a8">
    <w:name w:val="页脚 字符"/>
    <w:basedOn w:val="a2"/>
    <w:link w:val="a7"/>
    <w:uiPriority w:val="99"/>
    <w:rsid w:val="003E6D9E"/>
    <w:rPr>
      <w:rFonts w:ascii="Times New Roman" w:eastAsia="宋体" w:hAnsi="Times New Roman"/>
      <w:sz w:val="18"/>
    </w:rPr>
  </w:style>
  <w:style w:type="character" w:styleId="a9">
    <w:name w:val="annotation reference"/>
    <w:semiHidden/>
    <w:rsid w:val="00331D74"/>
    <w:rPr>
      <w:sz w:val="21"/>
      <w:szCs w:val="21"/>
    </w:rPr>
  </w:style>
  <w:style w:type="paragraph" w:styleId="aa">
    <w:name w:val="annotation text"/>
    <w:basedOn w:val="a1"/>
    <w:link w:val="ab"/>
    <w:semiHidden/>
    <w:rsid w:val="00331D74"/>
    <w:pPr>
      <w:jc w:val="left"/>
    </w:pPr>
  </w:style>
  <w:style w:type="character" w:customStyle="1" w:styleId="ab">
    <w:name w:val="批注文字 字符"/>
    <w:basedOn w:val="a2"/>
    <w:link w:val="aa"/>
    <w:semiHidden/>
    <w:rsid w:val="00331D74"/>
    <w:rPr>
      <w:rFonts w:ascii="Times New Roman" w:eastAsia="宋体" w:hAnsi="Times New Roman" w:cs="Times New Roman"/>
      <w:sz w:val="24"/>
      <w:szCs w:val="24"/>
    </w:rPr>
  </w:style>
  <w:style w:type="paragraph" w:styleId="ac">
    <w:name w:val="Balloon Text"/>
    <w:basedOn w:val="a1"/>
    <w:link w:val="ad"/>
    <w:semiHidden/>
    <w:rsid w:val="00331D74"/>
    <w:rPr>
      <w:sz w:val="18"/>
      <w:szCs w:val="18"/>
    </w:rPr>
  </w:style>
  <w:style w:type="character" w:customStyle="1" w:styleId="ad">
    <w:name w:val="批注框文本 字符"/>
    <w:basedOn w:val="a2"/>
    <w:link w:val="ac"/>
    <w:semiHidden/>
    <w:rsid w:val="00331D74"/>
    <w:rPr>
      <w:rFonts w:ascii="Times New Roman" w:eastAsia="宋体" w:hAnsi="Times New Roman" w:cs="Times New Roman"/>
      <w:sz w:val="18"/>
      <w:szCs w:val="18"/>
    </w:rPr>
  </w:style>
  <w:style w:type="paragraph" w:styleId="ae">
    <w:name w:val="annotation subject"/>
    <w:basedOn w:val="aa"/>
    <w:next w:val="aa"/>
    <w:link w:val="af"/>
    <w:semiHidden/>
    <w:rsid w:val="00331D74"/>
    <w:rPr>
      <w:rFonts w:ascii="Calibri" w:hAnsi="Calibri"/>
      <w:b/>
      <w:bCs/>
      <w:szCs w:val="22"/>
    </w:rPr>
  </w:style>
  <w:style w:type="character" w:customStyle="1" w:styleId="af">
    <w:name w:val="批注主题 字符"/>
    <w:basedOn w:val="ab"/>
    <w:link w:val="ae"/>
    <w:semiHidden/>
    <w:rsid w:val="00331D74"/>
    <w:rPr>
      <w:rFonts w:ascii="Calibri" w:eastAsia="宋体" w:hAnsi="Calibri" w:cs="Times New Roman"/>
      <w:b/>
      <w:bCs/>
      <w:sz w:val="24"/>
      <w:szCs w:val="24"/>
    </w:rPr>
  </w:style>
  <w:style w:type="paragraph" w:customStyle="1" w:styleId="CharCharChar">
    <w:name w:val="Char Char Char"/>
    <w:semiHidden/>
    <w:rsid w:val="00331D74"/>
    <w:pPr>
      <w:keepNext/>
      <w:tabs>
        <w:tab w:val="num" w:pos="1494"/>
      </w:tabs>
      <w:autoSpaceDE w:val="0"/>
      <w:autoSpaceDN w:val="0"/>
      <w:adjustRightInd w:val="0"/>
      <w:spacing w:before="60" w:after="60"/>
      <w:ind w:left="1494" w:hanging="360"/>
      <w:jc w:val="both"/>
    </w:pPr>
    <w:rPr>
      <w:rFonts w:ascii="Arial" w:hAnsi="Arial" w:cs="Arial"/>
      <w:color w:val="0000FF"/>
      <w:sz w:val="20"/>
      <w:szCs w:val="20"/>
    </w:rPr>
  </w:style>
  <w:style w:type="paragraph" w:styleId="af0">
    <w:name w:val="Normal (Web)"/>
    <w:basedOn w:val="a1"/>
    <w:uiPriority w:val="99"/>
    <w:semiHidden/>
    <w:unhideWhenUsed/>
    <w:rsid w:val="00331D74"/>
    <w:pPr>
      <w:spacing w:before="100" w:beforeAutospacing="1" w:after="100" w:afterAutospacing="1"/>
      <w:jc w:val="left"/>
    </w:pPr>
    <w:rPr>
      <w:rFonts w:ascii="宋体" w:hAnsi="宋体" w:cs="宋体"/>
      <w:kern w:val="0"/>
    </w:rPr>
  </w:style>
  <w:style w:type="table" w:customStyle="1" w:styleId="af1">
    <w:name w:val="三线表"/>
    <w:basedOn w:val="a3"/>
    <w:uiPriority w:val="99"/>
    <w:rsid w:val="00BF05BE"/>
    <w:pPr>
      <w:jc w:val="center"/>
    </w:pPr>
    <w:rPr>
      <w:rFonts w:cs="Times New Roman"/>
      <w:kern w:val="0"/>
      <w:sz w:val="21"/>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2">
    <w:name w:val="表格"/>
    <w:next w:val="a1"/>
    <w:link w:val="af3"/>
    <w:qFormat/>
    <w:rsid w:val="0050456E"/>
    <w:pPr>
      <w:topLinePunct/>
      <w:adjustRightInd w:val="0"/>
      <w:jc w:val="center"/>
    </w:pPr>
    <w:rPr>
      <w:sz w:val="21"/>
    </w:rPr>
  </w:style>
  <w:style w:type="character" w:customStyle="1" w:styleId="af3">
    <w:name w:val="表格 字符"/>
    <w:basedOn w:val="a2"/>
    <w:link w:val="af2"/>
    <w:rsid w:val="0050456E"/>
    <w:rPr>
      <w:sz w:val="21"/>
    </w:rPr>
  </w:style>
  <w:style w:type="paragraph" w:styleId="TOC5">
    <w:name w:val="toc 5"/>
    <w:basedOn w:val="a1"/>
    <w:next w:val="a1"/>
    <w:autoRedefine/>
    <w:uiPriority w:val="39"/>
    <w:semiHidden/>
    <w:unhideWhenUsed/>
    <w:rsid w:val="00331D74"/>
    <w:pPr>
      <w:ind w:leftChars="800" w:left="1680"/>
    </w:pPr>
  </w:style>
  <w:style w:type="paragraph" w:customStyle="1" w:styleId="af4">
    <w:name w:val="表题"/>
    <w:link w:val="af5"/>
    <w:qFormat/>
    <w:rsid w:val="0050456E"/>
    <w:pPr>
      <w:keepNext/>
      <w:keepLines/>
      <w:topLinePunct/>
      <w:adjustRightInd w:val="0"/>
      <w:snapToGrid w:val="0"/>
      <w:spacing w:before="240" w:after="120" w:line="400" w:lineRule="exact"/>
      <w:jc w:val="center"/>
    </w:pPr>
    <w:rPr>
      <w:sz w:val="21"/>
    </w:rPr>
  </w:style>
  <w:style w:type="character" w:customStyle="1" w:styleId="af5">
    <w:name w:val="表题 字符"/>
    <w:basedOn w:val="a2"/>
    <w:link w:val="af4"/>
    <w:rsid w:val="0050456E"/>
    <w:rPr>
      <w:sz w:val="21"/>
    </w:rPr>
  </w:style>
  <w:style w:type="paragraph" w:customStyle="1" w:styleId="af6">
    <w:name w:val="多行图题"/>
    <w:basedOn w:val="af7"/>
    <w:next w:val="a1"/>
    <w:link w:val="af8"/>
    <w:qFormat/>
    <w:rsid w:val="00707196"/>
    <w:pPr>
      <w:ind w:leftChars="400" w:left="400" w:rightChars="400" w:right="400"/>
      <w:jc w:val="both"/>
    </w:pPr>
  </w:style>
  <w:style w:type="paragraph" w:customStyle="1" w:styleId="af7">
    <w:name w:val="图题"/>
    <w:next w:val="a1"/>
    <w:link w:val="af9"/>
    <w:qFormat/>
    <w:rsid w:val="0050456E"/>
    <w:pPr>
      <w:keepLines/>
      <w:spacing w:before="120" w:after="240" w:line="400" w:lineRule="exact"/>
      <w:jc w:val="center"/>
    </w:pPr>
    <w:rPr>
      <w:sz w:val="21"/>
    </w:rPr>
  </w:style>
  <w:style w:type="character" w:customStyle="1" w:styleId="af9">
    <w:name w:val="图题 字符"/>
    <w:basedOn w:val="a2"/>
    <w:link w:val="af7"/>
    <w:rsid w:val="0050456E"/>
    <w:rPr>
      <w:sz w:val="21"/>
    </w:rPr>
  </w:style>
  <w:style w:type="character" w:customStyle="1" w:styleId="af8">
    <w:name w:val="多行图题 字符"/>
    <w:basedOn w:val="af5"/>
    <w:link w:val="af6"/>
    <w:rsid w:val="00707196"/>
    <w:rPr>
      <w:rFonts w:ascii="Times New Roman" w:eastAsia="宋体" w:hAnsi="Times New Roman"/>
      <w:sz w:val="21"/>
    </w:rPr>
  </w:style>
  <w:style w:type="paragraph" w:styleId="afa">
    <w:name w:val="caption"/>
    <w:next w:val="a1"/>
    <w:link w:val="afb"/>
    <w:uiPriority w:val="35"/>
    <w:unhideWhenUsed/>
    <w:rsid w:val="0050456E"/>
    <w:pPr>
      <w:keepLines/>
      <w:jc w:val="center"/>
    </w:pPr>
    <w:rPr>
      <w:rFonts w:cstheme="majorBidi"/>
      <w:sz w:val="21"/>
      <w:szCs w:val="20"/>
    </w:rPr>
  </w:style>
  <w:style w:type="paragraph" w:customStyle="1" w:styleId="afc">
    <w:name w:val="图片"/>
    <w:next w:val="af7"/>
    <w:link w:val="afd"/>
    <w:qFormat/>
    <w:rsid w:val="0050456E"/>
    <w:pPr>
      <w:keepNext/>
      <w:adjustRightInd w:val="0"/>
      <w:spacing w:before="120" w:line="400" w:lineRule="atLeast"/>
      <w:jc w:val="center"/>
    </w:pPr>
    <w:rPr>
      <w:sz w:val="21"/>
    </w:rPr>
  </w:style>
  <w:style w:type="character" w:customStyle="1" w:styleId="afd">
    <w:name w:val="图片 字符"/>
    <w:basedOn w:val="a2"/>
    <w:link w:val="afc"/>
    <w:rsid w:val="0050456E"/>
    <w:rPr>
      <w:sz w:val="21"/>
    </w:rPr>
  </w:style>
  <w:style w:type="paragraph" w:styleId="afe">
    <w:name w:val="Revision"/>
    <w:hidden/>
    <w:uiPriority w:val="99"/>
    <w:semiHidden/>
    <w:rsid w:val="00331D74"/>
    <w:rPr>
      <w:rFonts w:cs="Times New Roman"/>
    </w:rPr>
  </w:style>
  <w:style w:type="table" w:styleId="aff">
    <w:name w:val="Table Grid"/>
    <w:basedOn w:val="a3"/>
    <w:uiPriority w:val="59"/>
    <w:rsid w:val="00331D74"/>
    <w:rPr>
      <w:rFonts w:ascii="Calibri"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a1"/>
    <w:link w:val="TOC10"/>
    <w:autoRedefine/>
    <w:uiPriority w:val="39"/>
    <w:unhideWhenUsed/>
    <w:rsid w:val="00707196"/>
    <w:pPr>
      <w:keepLines/>
      <w:tabs>
        <w:tab w:val="right" w:leader="middleDot" w:pos="8494"/>
      </w:tabs>
      <w:kinsoku w:val="0"/>
      <w:overflowPunct w:val="0"/>
      <w:autoSpaceDE w:val="0"/>
      <w:autoSpaceDN w:val="0"/>
      <w:adjustRightInd w:val="0"/>
      <w:spacing w:line="400" w:lineRule="exact"/>
      <w:ind w:left="350" w:hangingChars="350" w:hanging="350"/>
      <w:jc w:val="both"/>
    </w:pPr>
    <w:rPr>
      <w:rFonts w:eastAsia="黑体"/>
    </w:rPr>
  </w:style>
  <w:style w:type="paragraph" w:styleId="TOC2">
    <w:name w:val="toc 2"/>
    <w:next w:val="a1"/>
    <w:link w:val="TOC20"/>
    <w:autoRedefine/>
    <w:uiPriority w:val="39"/>
    <w:unhideWhenUsed/>
    <w:rsid w:val="006478C6"/>
    <w:pPr>
      <w:keepLines/>
      <w:tabs>
        <w:tab w:val="right" w:leader="middleDot" w:pos="8494"/>
      </w:tabs>
      <w:spacing w:line="400" w:lineRule="exact"/>
      <w:ind w:leftChars="170" w:left="350" w:hangingChars="180" w:hanging="180"/>
    </w:pPr>
  </w:style>
  <w:style w:type="paragraph" w:styleId="TOC3">
    <w:name w:val="toc 3"/>
    <w:basedOn w:val="TOC2"/>
    <w:next w:val="a1"/>
    <w:link w:val="TOC30"/>
    <w:autoRedefine/>
    <w:uiPriority w:val="39"/>
    <w:unhideWhenUsed/>
    <w:rsid w:val="006478C6"/>
    <w:pPr>
      <w:ind w:leftChars="360" w:left="1464" w:hangingChars="250" w:hanging="600"/>
    </w:pPr>
  </w:style>
  <w:style w:type="paragraph" w:styleId="TOC4">
    <w:name w:val="toc 4"/>
    <w:basedOn w:val="TOC2"/>
    <w:next w:val="a1"/>
    <w:link w:val="TOC40"/>
    <w:autoRedefine/>
    <w:uiPriority w:val="39"/>
    <w:unhideWhenUsed/>
    <w:rsid w:val="006478C6"/>
    <w:pPr>
      <w:ind w:leftChars="610" w:left="930" w:hangingChars="320" w:hanging="320"/>
    </w:pPr>
  </w:style>
  <w:style w:type="paragraph" w:styleId="aff0">
    <w:name w:val="table of figures"/>
    <w:basedOn w:val="TOC2"/>
    <w:next w:val="a1"/>
    <w:link w:val="aff1"/>
    <w:uiPriority w:val="99"/>
    <w:unhideWhenUsed/>
    <w:qFormat/>
    <w:rsid w:val="001B69B4"/>
    <w:pPr>
      <w:ind w:leftChars="0" w:left="310" w:hangingChars="310" w:hanging="310"/>
      <w:jc w:val="both"/>
    </w:pPr>
    <w:rPr>
      <w:noProof/>
    </w:rPr>
  </w:style>
  <w:style w:type="character" w:customStyle="1" w:styleId="afb">
    <w:name w:val="题注 字符"/>
    <w:basedOn w:val="a2"/>
    <w:link w:val="afa"/>
    <w:uiPriority w:val="35"/>
    <w:rsid w:val="0050456E"/>
    <w:rPr>
      <w:rFonts w:cstheme="majorBidi"/>
      <w:sz w:val="21"/>
      <w:szCs w:val="20"/>
    </w:rPr>
  </w:style>
  <w:style w:type="paragraph" w:customStyle="1" w:styleId="aff2">
    <w:name w:val="公式"/>
    <w:link w:val="aff3"/>
    <w:qFormat/>
    <w:rsid w:val="002B1D9F"/>
    <w:pPr>
      <w:tabs>
        <w:tab w:val="center" w:pos="4320"/>
        <w:tab w:val="right" w:pos="8640"/>
      </w:tabs>
      <w:topLinePunct/>
      <w:adjustRightInd w:val="0"/>
      <w:spacing w:before="120" w:after="120" w:line="400" w:lineRule="atLeast"/>
    </w:pPr>
  </w:style>
  <w:style w:type="character" w:customStyle="1" w:styleId="aff3">
    <w:name w:val="公式 字符"/>
    <w:basedOn w:val="a2"/>
    <w:link w:val="aff2"/>
    <w:rsid w:val="002B1D9F"/>
    <w:rPr>
      <w:rFonts w:ascii="Times New Roman" w:eastAsia="宋体" w:hAnsi="Times New Roman"/>
      <w:sz w:val="24"/>
      <w:szCs w:val="24"/>
    </w:rPr>
  </w:style>
  <w:style w:type="paragraph" w:styleId="aff4">
    <w:name w:val="No Spacing"/>
    <w:uiPriority w:val="1"/>
    <w:qFormat/>
    <w:rsid w:val="00417AA0"/>
    <w:pPr>
      <w:topLinePunct/>
      <w:jc w:val="both"/>
    </w:pPr>
  </w:style>
  <w:style w:type="paragraph" w:styleId="aff5">
    <w:name w:val="footnote text"/>
    <w:basedOn w:val="a1"/>
    <w:link w:val="aff6"/>
    <w:semiHidden/>
    <w:unhideWhenUsed/>
    <w:rsid w:val="00927BBF"/>
    <w:pPr>
      <w:snapToGrid w:val="0"/>
      <w:jc w:val="left"/>
    </w:pPr>
    <w:rPr>
      <w:sz w:val="18"/>
      <w:szCs w:val="18"/>
    </w:rPr>
  </w:style>
  <w:style w:type="character" w:customStyle="1" w:styleId="aff6">
    <w:name w:val="脚注文本 字符"/>
    <w:basedOn w:val="a2"/>
    <w:link w:val="aff5"/>
    <w:semiHidden/>
    <w:rsid w:val="00927BBF"/>
    <w:rPr>
      <w:rFonts w:ascii="Times New Roman" w:eastAsia="宋体" w:hAnsi="Times New Roman"/>
      <w:sz w:val="18"/>
      <w:szCs w:val="18"/>
    </w:rPr>
  </w:style>
  <w:style w:type="character" w:styleId="aff7">
    <w:name w:val="footnote reference"/>
    <w:basedOn w:val="a2"/>
    <w:semiHidden/>
    <w:unhideWhenUsed/>
    <w:rsid w:val="00927BBF"/>
    <w:rPr>
      <w:vertAlign w:val="superscript"/>
    </w:rPr>
  </w:style>
  <w:style w:type="paragraph" w:customStyle="1" w:styleId="aff8">
    <w:name w:val="脚注"/>
    <w:link w:val="aff9"/>
    <w:qFormat/>
    <w:rsid w:val="00DE0666"/>
    <w:pPr>
      <w:keepLines/>
      <w:ind w:left="150" w:hangingChars="150" w:hanging="150"/>
      <w:jc w:val="both"/>
    </w:pPr>
    <w:rPr>
      <w:sz w:val="18"/>
    </w:rPr>
  </w:style>
  <w:style w:type="character" w:customStyle="1" w:styleId="aff9">
    <w:name w:val="脚注 字符"/>
    <w:basedOn w:val="a2"/>
    <w:link w:val="aff8"/>
    <w:rsid w:val="00DE0666"/>
    <w:rPr>
      <w:rFonts w:ascii="Times New Roman" w:eastAsia="宋体" w:hAnsi="Times New Roman"/>
      <w:sz w:val="18"/>
    </w:rPr>
  </w:style>
  <w:style w:type="paragraph" w:customStyle="1" w:styleId="affa">
    <w:name w:val="多行表题"/>
    <w:basedOn w:val="af4"/>
    <w:next w:val="af2"/>
    <w:link w:val="affb"/>
    <w:qFormat/>
    <w:rsid w:val="00707196"/>
    <w:pPr>
      <w:ind w:leftChars="400" w:left="400" w:rightChars="400" w:right="400"/>
      <w:jc w:val="both"/>
    </w:pPr>
  </w:style>
  <w:style w:type="character" w:customStyle="1" w:styleId="affb">
    <w:name w:val="多行表题 字符"/>
    <w:basedOn w:val="af8"/>
    <w:link w:val="affa"/>
    <w:rsid w:val="00707196"/>
    <w:rPr>
      <w:rFonts w:ascii="Times New Roman" w:eastAsia="宋体" w:hAnsi="Times New Roman"/>
      <w:sz w:val="21"/>
    </w:rPr>
  </w:style>
  <w:style w:type="character" w:styleId="affc">
    <w:name w:val="Placeholder Text"/>
    <w:basedOn w:val="a2"/>
    <w:uiPriority w:val="99"/>
    <w:semiHidden/>
    <w:rsid w:val="006944A0"/>
    <w:rPr>
      <w:color w:val="808080"/>
    </w:rPr>
  </w:style>
  <w:style w:type="paragraph" w:customStyle="1" w:styleId="a">
    <w:name w:val="参考文献"/>
    <w:link w:val="affd"/>
    <w:qFormat/>
    <w:rsid w:val="0050456E"/>
    <w:pPr>
      <w:keepLines/>
      <w:numPr>
        <w:numId w:val="2"/>
      </w:numPr>
      <w:topLinePunct/>
      <w:adjustRightInd w:val="0"/>
      <w:spacing w:line="400" w:lineRule="atLeast"/>
      <w:ind w:left="250" w:hangingChars="250" w:hanging="250"/>
      <w:jc w:val="both"/>
    </w:pPr>
    <w:rPr>
      <w:sz w:val="21"/>
    </w:rPr>
  </w:style>
  <w:style w:type="character" w:customStyle="1" w:styleId="affd">
    <w:name w:val="参考文献 字符"/>
    <w:basedOn w:val="a2"/>
    <w:link w:val="a"/>
    <w:rsid w:val="0050456E"/>
    <w:rPr>
      <w:sz w:val="21"/>
    </w:rPr>
  </w:style>
  <w:style w:type="paragraph" w:customStyle="1" w:styleId="a0">
    <w:name w:val="研究成果"/>
    <w:basedOn w:val="a"/>
    <w:link w:val="affe"/>
    <w:qFormat/>
    <w:rsid w:val="0050456E"/>
    <w:pPr>
      <w:numPr>
        <w:numId w:val="3"/>
      </w:numPr>
      <w:ind w:left="525" w:hanging="525"/>
    </w:pPr>
  </w:style>
  <w:style w:type="character" w:customStyle="1" w:styleId="affe">
    <w:name w:val="研究成果 字符"/>
    <w:basedOn w:val="a2"/>
    <w:link w:val="a0"/>
    <w:rsid w:val="0050456E"/>
    <w:rPr>
      <w:sz w:val="21"/>
    </w:rPr>
  </w:style>
  <w:style w:type="paragraph" w:styleId="TOC8">
    <w:name w:val="toc 8"/>
    <w:basedOn w:val="a1"/>
    <w:next w:val="a1"/>
    <w:autoRedefine/>
    <w:uiPriority w:val="39"/>
    <w:semiHidden/>
    <w:unhideWhenUsed/>
    <w:rsid w:val="00F21A79"/>
    <w:pPr>
      <w:ind w:leftChars="1400" w:left="2940"/>
    </w:pPr>
  </w:style>
  <w:style w:type="paragraph" w:styleId="TOC9">
    <w:name w:val="toc 9"/>
    <w:basedOn w:val="a1"/>
    <w:next w:val="a1"/>
    <w:autoRedefine/>
    <w:uiPriority w:val="39"/>
    <w:semiHidden/>
    <w:unhideWhenUsed/>
    <w:rsid w:val="003B4F97"/>
    <w:pPr>
      <w:ind w:leftChars="1600" w:left="3360"/>
    </w:pPr>
  </w:style>
  <w:style w:type="character" w:styleId="afff">
    <w:name w:val="FollowedHyperlink"/>
    <w:basedOn w:val="a2"/>
    <w:uiPriority w:val="99"/>
    <w:semiHidden/>
    <w:unhideWhenUsed/>
    <w:rsid w:val="00A7414B"/>
    <w:rPr>
      <w:color w:val="954F72" w:themeColor="followedHyperlink"/>
      <w:u w:val="single"/>
    </w:rPr>
  </w:style>
  <w:style w:type="character" w:styleId="afff0">
    <w:name w:val="Hyperlink"/>
    <w:basedOn w:val="a2"/>
    <w:uiPriority w:val="99"/>
    <w:unhideWhenUsed/>
    <w:rsid w:val="009D4DD4"/>
    <w:rPr>
      <w:color w:val="0563C1" w:themeColor="hyperlink"/>
      <w:u w:val="single"/>
    </w:rPr>
  </w:style>
  <w:style w:type="paragraph" w:styleId="afff1">
    <w:name w:val="endnote text"/>
    <w:basedOn w:val="a1"/>
    <w:link w:val="afff2"/>
    <w:uiPriority w:val="99"/>
    <w:semiHidden/>
    <w:unhideWhenUsed/>
    <w:rsid w:val="002B5308"/>
    <w:pPr>
      <w:snapToGrid w:val="0"/>
      <w:jc w:val="left"/>
    </w:pPr>
  </w:style>
  <w:style w:type="character" w:customStyle="1" w:styleId="afff2">
    <w:name w:val="尾注文本 字符"/>
    <w:basedOn w:val="a2"/>
    <w:link w:val="afff1"/>
    <w:uiPriority w:val="99"/>
    <w:semiHidden/>
    <w:rsid w:val="002B5308"/>
    <w:rPr>
      <w:rFonts w:ascii="Times New Roman" w:eastAsia="宋体" w:hAnsi="Times New Roman"/>
      <w:sz w:val="24"/>
    </w:rPr>
  </w:style>
  <w:style w:type="character" w:styleId="afff3">
    <w:name w:val="endnote reference"/>
    <w:basedOn w:val="a2"/>
    <w:uiPriority w:val="99"/>
    <w:semiHidden/>
    <w:unhideWhenUsed/>
    <w:rsid w:val="002B5308"/>
    <w:rPr>
      <w:vertAlign w:val="superscript"/>
    </w:rPr>
  </w:style>
  <w:style w:type="character" w:styleId="afff4">
    <w:name w:val="Unresolved Mention"/>
    <w:basedOn w:val="a2"/>
    <w:uiPriority w:val="99"/>
    <w:semiHidden/>
    <w:unhideWhenUsed/>
    <w:rsid w:val="00DB66EB"/>
    <w:rPr>
      <w:color w:val="605E5C"/>
      <w:shd w:val="clear" w:color="auto" w:fill="E1DFDD"/>
    </w:rPr>
  </w:style>
  <w:style w:type="character" w:customStyle="1" w:styleId="TOC10">
    <w:name w:val="TOC 1 字符"/>
    <w:basedOn w:val="a2"/>
    <w:link w:val="TOC1"/>
    <w:uiPriority w:val="39"/>
    <w:rsid w:val="00707196"/>
    <w:rPr>
      <w:rFonts w:ascii="Times New Roman" w:eastAsia="黑体" w:hAnsi="Times New Roman"/>
      <w:sz w:val="24"/>
    </w:rPr>
  </w:style>
  <w:style w:type="paragraph" w:customStyle="1" w:styleId="afff5">
    <w:name w:val="分图序号"/>
    <w:link w:val="afff6"/>
    <w:rsid w:val="00707196"/>
    <w:pPr>
      <w:widowControl w:val="0"/>
      <w:tabs>
        <w:tab w:val="center" w:pos="2410"/>
        <w:tab w:val="center" w:pos="4395"/>
        <w:tab w:val="center" w:pos="6237"/>
      </w:tabs>
    </w:pPr>
  </w:style>
  <w:style w:type="character" w:customStyle="1" w:styleId="afff6">
    <w:name w:val="分图序号 字符"/>
    <w:basedOn w:val="a2"/>
    <w:link w:val="afff5"/>
    <w:rsid w:val="00707196"/>
    <w:rPr>
      <w:rFonts w:ascii="Times New Roman" w:eastAsia="宋体" w:hAnsi="Times New Roman"/>
      <w:sz w:val="24"/>
    </w:rPr>
  </w:style>
  <w:style w:type="character" w:customStyle="1" w:styleId="TOC20">
    <w:name w:val="TOC 2 字符"/>
    <w:basedOn w:val="a2"/>
    <w:link w:val="TOC2"/>
    <w:uiPriority w:val="39"/>
    <w:rsid w:val="00170461"/>
    <w:rPr>
      <w:rFonts w:ascii="Times New Roman" w:eastAsia="宋体" w:hAnsi="Times New Roman"/>
      <w:sz w:val="24"/>
    </w:rPr>
  </w:style>
  <w:style w:type="character" w:customStyle="1" w:styleId="TOC30">
    <w:name w:val="TOC 3 字符"/>
    <w:basedOn w:val="TOC20"/>
    <w:link w:val="TOC3"/>
    <w:uiPriority w:val="39"/>
    <w:rsid w:val="00170461"/>
    <w:rPr>
      <w:rFonts w:ascii="Times New Roman" w:eastAsia="宋体" w:hAnsi="Times New Roman"/>
      <w:sz w:val="24"/>
    </w:rPr>
  </w:style>
  <w:style w:type="character" w:customStyle="1" w:styleId="TOC40">
    <w:name w:val="TOC 4 字符"/>
    <w:basedOn w:val="TOC20"/>
    <w:link w:val="TOC4"/>
    <w:uiPriority w:val="39"/>
    <w:rsid w:val="00170461"/>
    <w:rPr>
      <w:rFonts w:ascii="Times New Roman" w:eastAsia="宋体" w:hAnsi="Times New Roman"/>
      <w:sz w:val="24"/>
    </w:rPr>
  </w:style>
  <w:style w:type="character" w:customStyle="1" w:styleId="aff1">
    <w:name w:val="图表目录 字符"/>
    <w:basedOn w:val="TOC20"/>
    <w:link w:val="aff0"/>
    <w:uiPriority w:val="99"/>
    <w:rsid w:val="00170461"/>
    <w:rPr>
      <w:rFonts w:ascii="Times New Roman" w:eastAsia="宋体" w:hAnsi="Times New Roman"/>
      <w:noProof/>
      <w:sz w:val="24"/>
    </w:rPr>
  </w:style>
  <w:style w:type="paragraph" w:styleId="afff7">
    <w:name w:val="List Paragraph"/>
    <w:basedOn w:val="a1"/>
    <w:uiPriority w:val="34"/>
    <w:rsid w:val="00DB5EF9"/>
    <w:pPr>
      <w:ind w:firstLine="420"/>
    </w:pPr>
  </w:style>
  <w:style w:type="paragraph" w:styleId="TOC">
    <w:name w:val="TOC Heading"/>
    <w:basedOn w:val="1"/>
    <w:next w:val="a1"/>
    <w:uiPriority w:val="39"/>
    <w:semiHidden/>
    <w:unhideWhenUsed/>
    <w:qFormat/>
    <w:rsid w:val="0050697F"/>
    <w:pPr>
      <w:pageBreakBefore w:val="0"/>
      <w:numPr>
        <w:numId w:val="0"/>
      </w:numPr>
      <w:topLinePunct/>
      <w:spacing w:before="340" w:after="330" w:line="578" w:lineRule="atLeast"/>
      <w:ind w:firstLineChars="200" w:firstLine="200"/>
      <w:jc w:val="both"/>
      <w:outlineLvl w:val="9"/>
    </w:pPr>
    <w:rPr>
      <w:rFonts w:eastAsia="宋体"/>
      <w:b/>
      <w:sz w:val="44"/>
    </w:rPr>
  </w:style>
  <w:style w:type="paragraph" w:customStyle="1" w:styleId="afff8">
    <w:name w:val="正文格式"/>
    <w:qFormat/>
    <w:rsid w:val="0050697F"/>
    <w:pPr>
      <w:spacing w:line="400" w:lineRule="exact"/>
      <w:ind w:firstLineChars="200" w:firstLine="200"/>
      <w:jc w:val="both"/>
    </w:pPr>
    <w:rPr>
      <w:color w:val="000000" w:themeColor="text1"/>
      <w:szCs w:val="22"/>
      <w14:ligatures w14:val="standardContextual"/>
    </w:rPr>
  </w:style>
  <w:style w:type="paragraph" w:customStyle="1" w:styleId="afff9">
    <w:name w:val="摘要"/>
    <w:qFormat/>
    <w:rsid w:val="0050697F"/>
    <w:pPr>
      <w:spacing w:before="480" w:after="360" w:line="400" w:lineRule="exact"/>
      <w:jc w:val="center"/>
      <w:outlineLvl w:val="0"/>
    </w:pPr>
    <w:rPr>
      <w:rFonts w:eastAsia="黑体"/>
      <w:color w:val="000000" w:themeColor="text1"/>
      <w:sz w:val="30"/>
      <w:szCs w:val="22"/>
      <w14:ligatures w14:val="standardContextual"/>
    </w:rPr>
  </w:style>
  <w:style w:type="table" w:customStyle="1" w:styleId="11">
    <w:name w:val="三线表1"/>
    <w:basedOn w:val="a3"/>
    <w:uiPriority w:val="99"/>
    <w:rsid w:val="0050697F"/>
    <w:pPr>
      <w:jc w:val="center"/>
    </w:pPr>
    <w:rPr>
      <w:rFonts w:cs="Times New Roman"/>
      <w:kern w:val="0"/>
      <w:sz w:val="21"/>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
    <w:name w:val="正文-模式识别"/>
    <w:qFormat/>
    <w:rsid w:val="00CC7505"/>
    <w:pPr>
      <w:widowControl w:val="0"/>
      <w:spacing w:line="400" w:lineRule="auto"/>
      <w:ind w:firstLineChars="200" w:firstLine="200"/>
      <w:jc w:val="both"/>
    </w:pPr>
    <w:rPr>
      <w:rFonts w:cs="宋体"/>
      <w:bCs/>
      <w:szCs w:val="44"/>
    </w:rPr>
  </w:style>
  <w:style w:type="paragraph" w:customStyle="1" w:styleId="pf0">
    <w:name w:val="pf0"/>
    <w:basedOn w:val="a1"/>
    <w:rsid w:val="00F15C15"/>
    <w:pPr>
      <w:topLinePunct w:val="0"/>
      <w:spacing w:before="100" w:beforeAutospacing="1" w:after="100" w:afterAutospacing="1" w:line="240" w:lineRule="auto"/>
      <w:ind w:firstLineChars="0" w:firstLine="0"/>
      <w:jc w:val="left"/>
    </w:pPr>
    <w:rPr>
      <w:rFonts w:ascii="宋体" w:hAnsi="宋体" w:cs="宋体"/>
      <w:kern w:val="0"/>
    </w:rPr>
  </w:style>
  <w:style w:type="character" w:customStyle="1" w:styleId="cf01">
    <w:name w:val="cf01"/>
    <w:basedOn w:val="a2"/>
    <w:rsid w:val="00F15C15"/>
    <w:rPr>
      <w:rFonts w:ascii="Microsoft YaHei UI" w:eastAsia="Microsoft YaHei UI" w:hAnsi="Microsoft YaHei UI" w:hint="eastAsia"/>
      <w:sz w:val="18"/>
      <w:szCs w:val="18"/>
    </w:rPr>
  </w:style>
  <w:style w:type="numbering" w:customStyle="1" w:styleId="12">
    <w:name w:val="无列表1"/>
    <w:next w:val="a4"/>
    <w:uiPriority w:val="99"/>
    <w:semiHidden/>
    <w:unhideWhenUsed/>
    <w:rsid w:val="00E6400A"/>
  </w:style>
  <w:style w:type="paragraph" w:customStyle="1" w:styleId="msonormal0">
    <w:name w:val="msonormal"/>
    <w:basedOn w:val="a1"/>
    <w:rsid w:val="00E6400A"/>
    <w:pPr>
      <w:topLinePunct w:val="0"/>
      <w:spacing w:before="100" w:beforeAutospacing="1" w:after="100" w:afterAutospacing="1" w:line="240" w:lineRule="auto"/>
      <w:ind w:firstLineChars="0" w:firstLine="0"/>
      <w:jc w:val="left"/>
    </w:pPr>
    <w:rPr>
      <w:rFonts w:ascii="宋体" w:hAnsi="宋体" w:cs="宋体"/>
      <w:kern w:val="0"/>
    </w:rPr>
  </w:style>
  <w:style w:type="paragraph" w:styleId="HTML">
    <w:name w:val="HTML Preformatted"/>
    <w:basedOn w:val="a1"/>
    <w:link w:val="HTML0"/>
    <w:uiPriority w:val="99"/>
    <w:semiHidden/>
    <w:unhideWhenUsed/>
    <w:rsid w:val="00E64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Chars="0" w:firstLine="0"/>
      <w:jc w:val="left"/>
    </w:pPr>
    <w:rPr>
      <w:rFonts w:ascii="宋体" w:hAnsi="宋体" w:cs="宋体"/>
      <w:kern w:val="0"/>
    </w:rPr>
  </w:style>
  <w:style w:type="character" w:customStyle="1" w:styleId="HTML0">
    <w:name w:val="HTML 预设格式 字符"/>
    <w:basedOn w:val="a2"/>
    <w:link w:val="HTML"/>
    <w:uiPriority w:val="99"/>
    <w:semiHidden/>
    <w:rsid w:val="00E6400A"/>
    <w:rPr>
      <w:rFonts w:ascii="宋体" w:hAnsi="宋体" w:cs="宋体"/>
      <w:kern w:val="0"/>
    </w:rPr>
  </w:style>
  <w:style w:type="character" w:customStyle="1" w:styleId="hljs-meta">
    <w:name w:val="hljs-meta"/>
    <w:basedOn w:val="a2"/>
    <w:rsid w:val="00E6400A"/>
  </w:style>
  <w:style w:type="character" w:customStyle="1" w:styleId="hljs-keyword">
    <w:name w:val="hljs-keyword"/>
    <w:basedOn w:val="a2"/>
    <w:rsid w:val="00E6400A"/>
  </w:style>
  <w:style w:type="character" w:customStyle="1" w:styleId="hljs-string">
    <w:name w:val="hljs-string"/>
    <w:basedOn w:val="a2"/>
    <w:rsid w:val="00E6400A"/>
  </w:style>
  <w:style w:type="character" w:customStyle="1" w:styleId="hljs-comment">
    <w:name w:val="hljs-comment"/>
    <w:basedOn w:val="a2"/>
    <w:rsid w:val="00E6400A"/>
  </w:style>
  <w:style w:type="character" w:customStyle="1" w:styleId="hljs-type">
    <w:name w:val="hljs-type"/>
    <w:basedOn w:val="a2"/>
    <w:rsid w:val="00E6400A"/>
  </w:style>
  <w:style w:type="character" w:customStyle="1" w:styleId="hljs-number">
    <w:name w:val="hljs-number"/>
    <w:basedOn w:val="a2"/>
    <w:rsid w:val="00E6400A"/>
  </w:style>
  <w:style w:type="character" w:customStyle="1" w:styleId="hljs-function">
    <w:name w:val="hljs-function"/>
    <w:basedOn w:val="a2"/>
    <w:rsid w:val="00E6400A"/>
  </w:style>
  <w:style w:type="character" w:customStyle="1" w:styleId="hljs-title">
    <w:name w:val="hljs-title"/>
    <w:basedOn w:val="a2"/>
    <w:rsid w:val="00E6400A"/>
  </w:style>
  <w:style w:type="character" w:customStyle="1" w:styleId="hljs-params">
    <w:name w:val="hljs-params"/>
    <w:basedOn w:val="a2"/>
    <w:rsid w:val="00E6400A"/>
  </w:style>
  <w:style w:type="character" w:customStyle="1" w:styleId="hljs-builtin">
    <w:name w:val="hljs-built_in"/>
    <w:basedOn w:val="a2"/>
    <w:rsid w:val="00E6400A"/>
  </w:style>
  <w:style w:type="character" w:customStyle="1" w:styleId="hljs-literal">
    <w:name w:val="hljs-literal"/>
    <w:basedOn w:val="a2"/>
    <w:rsid w:val="00E6400A"/>
  </w:style>
  <w:style w:type="character" w:customStyle="1" w:styleId="hljs-subst">
    <w:name w:val="hljs-subst"/>
    <w:basedOn w:val="a2"/>
    <w:rsid w:val="00E6400A"/>
  </w:style>
  <w:style w:type="numbering" w:customStyle="1" w:styleId="21">
    <w:name w:val="无列表2"/>
    <w:next w:val="a4"/>
    <w:uiPriority w:val="99"/>
    <w:semiHidden/>
    <w:unhideWhenUsed/>
    <w:rsid w:val="0096408A"/>
  </w:style>
  <w:style w:type="numbering" w:customStyle="1" w:styleId="31">
    <w:name w:val="无列表3"/>
    <w:next w:val="a4"/>
    <w:uiPriority w:val="99"/>
    <w:semiHidden/>
    <w:unhideWhenUsed/>
    <w:rsid w:val="005552CB"/>
  </w:style>
  <w:style w:type="character" w:styleId="afffa">
    <w:name w:val="Strong"/>
    <w:basedOn w:val="a2"/>
    <w:uiPriority w:val="22"/>
    <w:qFormat/>
    <w:rsid w:val="00B316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0148">
      <w:bodyDiv w:val="1"/>
      <w:marLeft w:val="0"/>
      <w:marRight w:val="0"/>
      <w:marTop w:val="0"/>
      <w:marBottom w:val="0"/>
      <w:divBdr>
        <w:top w:val="none" w:sz="0" w:space="0" w:color="auto"/>
        <w:left w:val="none" w:sz="0" w:space="0" w:color="auto"/>
        <w:bottom w:val="none" w:sz="0" w:space="0" w:color="auto"/>
        <w:right w:val="none" w:sz="0" w:space="0" w:color="auto"/>
      </w:divBdr>
      <w:divsChild>
        <w:div w:id="2086367413">
          <w:marLeft w:val="0"/>
          <w:marRight w:val="0"/>
          <w:marTop w:val="0"/>
          <w:marBottom w:val="0"/>
          <w:divBdr>
            <w:top w:val="none" w:sz="0" w:space="0" w:color="auto"/>
            <w:left w:val="none" w:sz="0" w:space="0" w:color="auto"/>
            <w:bottom w:val="none" w:sz="0" w:space="0" w:color="auto"/>
            <w:right w:val="none" w:sz="0" w:space="0" w:color="auto"/>
          </w:divBdr>
          <w:divsChild>
            <w:div w:id="10704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034">
      <w:bodyDiv w:val="1"/>
      <w:marLeft w:val="0"/>
      <w:marRight w:val="0"/>
      <w:marTop w:val="0"/>
      <w:marBottom w:val="0"/>
      <w:divBdr>
        <w:top w:val="none" w:sz="0" w:space="0" w:color="auto"/>
        <w:left w:val="none" w:sz="0" w:space="0" w:color="auto"/>
        <w:bottom w:val="none" w:sz="0" w:space="0" w:color="auto"/>
        <w:right w:val="none" w:sz="0" w:space="0" w:color="auto"/>
      </w:divBdr>
      <w:divsChild>
        <w:div w:id="964189781">
          <w:marLeft w:val="0"/>
          <w:marRight w:val="0"/>
          <w:marTop w:val="0"/>
          <w:marBottom w:val="0"/>
          <w:divBdr>
            <w:top w:val="none" w:sz="0" w:space="0" w:color="auto"/>
            <w:left w:val="none" w:sz="0" w:space="0" w:color="auto"/>
            <w:bottom w:val="none" w:sz="0" w:space="0" w:color="auto"/>
            <w:right w:val="none" w:sz="0" w:space="0" w:color="auto"/>
          </w:divBdr>
          <w:divsChild>
            <w:div w:id="20853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4547">
      <w:bodyDiv w:val="1"/>
      <w:marLeft w:val="0"/>
      <w:marRight w:val="0"/>
      <w:marTop w:val="0"/>
      <w:marBottom w:val="0"/>
      <w:divBdr>
        <w:top w:val="none" w:sz="0" w:space="0" w:color="auto"/>
        <w:left w:val="none" w:sz="0" w:space="0" w:color="auto"/>
        <w:bottom w:val="none" w:sz="0" w:space="0" w:color="auto"/>
        <w:right w:val="none" w:sz="0" w:space="0" w:color="auto"/>
      </w:divBdr>
      <w:divsChild>
        <w:div w:id="1861427489">
          <w:marLeft w:val="0"/>
          <w:marRight w:val="0"/>
          <w:marTop w:val="0"/>
          <w:marBottom w:val="0"/>
          <w:divBdr>
            <w:top w:val="none" w:sz="0" w:space="0" w:color="auto"/>
            <w:left w:val="none" w:sz="0" w:space="0" w:color="auto"/>
            <w:bottom w:val="none" w:sz="0" w:space="0" w:color="auto"/>
            <w:right w:val="none" w:sz="0" w:space="0" w:color="auto"/>
          </w:divBdr>
          <w:divsChild>
            <w:div w:id="171644826">
              <w:marLeft w:val="0"/>
              <w:marRight w:val="0"/>
              <w:marTop w:val="0"/>
              <w:marBottom w:val="0"/>
              <w:divBdr>
                <w:top w:val="none" w:sz="0" w:space="0" w:color="auto"/>
                <w:left w:val="none" w:sz="0" w:space="0" w:color="auto"/>
                <w:bottom w:val="none" w:sz="0" w:space="0" w:color="auto"/>
                <w:right w:val="none" w:sz="0" w:space="0" w:color="auto"/>
              </w:divBdr>
              <w:divsChild>
                <w:div w:id="652835275">
                  <w:marLeft w:val="0"/>
                  <w:marRight w:val="0"/>
                  <w:marTop w:val="0"/>
                  <w:marBottom w:val="0"/>
                  <w:divBdr>
                    <w:top w:val="none" w:sz="0" w:space="0" w:color="auto"/>
                    <w:left w:val="none" w:sz="0" w:space="0" w:color="auto"/>
                    <w:bottom w:val="none" w:sz="0" w:space="0" w:color="auto"/>
                    <w:right w:val="none" w:sz="0" w:space="0" w:color="auto"/>
                  </w:divBdr>
                  <w:divsChild>
                    <w:div w:id="760952703">
                      <w:marLeft w:val="0"/>
                      <w:marRight w:val="0"/>
                      <w:marTop w:val="0"/>
                      <w:marBottom w:val="0"/>
                      <w:divBdr>
                        <w:top w:val="none" w:sz="0" w:space="0" w:color="auto"/>
                        <w:left w:val="none" w:sz="0" w:space="0" w:color="auto"/>
                        <w:bottom w:val="none" w:sz="0" w:space="0" w:color="auto"/>
                        <w:right w:val="none" w:sz="0" w:space="0" w:color="auto"/>
                      </w:divBdr>
                      <w:divsChild>
                        <w:div w:id="1449859085">
                          <w:marLeft w:val="0"/>
                          <w:marRight w:val="0"/>
                          <w:marTop w:val="0"/>
                          <w:marBottom w:val="0"/>
                          <w:divBdr>
                            <w:top w:val="none" w:sz="0" w:space="0" w:color="auto"/>
                            <w:left w:val="none" w:sz="0" w:space="0" w:color="auto"/>
                            <w:bottom w:val="none" w:sz="0" w:space="0" w:color="auto"/>
                            <w:right w:val="none" w:sz="0" w:space="0" w:color="auto"/>
                          </w:divBdr>
                          <w:divsChild>
                            <w:div w:id="33261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994228">
      <w:bodyDiv w:val="1"/>
      <w:marLeft w:val="0"/>
      <w:marRight w:val="0"/>
      <w:marTop w:val="0"/>
      <w:marBottom w:val="0"/>
      <w:divBdr>
        <w:top w:val="none" w:sz="0" w:space="0" w:color="auto"/>
        <w:left w:val="none" w:sz="0" w:space="0" w:color="auto"/>
        <w:bottom w:val="none" w:sz="0" w:space="0" w:color="auto"/>
        <w:right w:val="none" w:sz="0" w:space="0" w:color="auto"/>
      </w:divBdr>
      <w:divsChild>
        <w:div w:id="254559227">
          <w:marLeft w:val="0"/>
          <w:marRight w:val="0"/>
          <w:marTop w:val="0"/>
          <w:marBottom w:val="0"/>
          <w:divBdr>
            <w:top w:val="none" w:sz="0" w:space="0" w:color="auto"/>
            <w:left w:val="none" w:sz="0" w:space="0" w:color="auto"/>
            <w:bottom w:val="none" w:sz="0" w:space="0" w:color="auto"/>
            <w:right w:val="none" w:sz="0" w:space="0" w:color="auto"/>
          </w:divBdr>
          <w:divsChild>
            <w:div w:id="15062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6227">
      <w:bodyDiv w:val="1"/>
      <w:marLeft w:val="0"/>
      <w:marRight w:val="0"/>
      <w:marTop w:val="0"/>
      <w:marBottom w:val="0"/>
      <w:divBdr>
        <w:top w:val="none" w:sz="0" w:space="0" w:color="auto"/>
        <w:left w:val="none" w:sz="0" w:space="0" w:color="auto"/>
        <w:bottom w:val="none" w:sz="0" w:space="0" w:color="auto"/>
        <w:right w:val="none" w:sz="0" w:space="0" w:color="auto"/>
      </w:divBdr>
      <w:divsChild>
        <w:div w:id="2095928830">
          <w:marLeft w:val="0"/>
          <w:marRight w:val="0"/>
          <w:marTop w:val="0"/>
          <w:marBottom w:val="0"/>
          <w:divBdr>
            <w:top w:val="none" w:sz="0" w:space="0" w:color="auto"/>
            <w:left w:val="none" w:sz="0" w:space="0" w:color="auto"/>
            <w:bottom w:val="none" w:sz="0" w:space="0" w:color="auto"/>
            <w:right w:val="none" w:sz="0" w:space="0" w:color="auto"/>
          </w:divBdr>
          <w:divsChild>
            <w:div w:id="16477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5326">
      <w:bodyDiv w:val="1"/>
      <w:marLeft w:val="0"/>
      <w:marRight w:val="0"/>
      <w:marTop w:val="0"/>
      <w:marBottom w:val="0"/>
      <w:divBdr>
        <w:top w:val="none" w:sz="0" w:space="0" w:color="auto"/>
        <w:left w:val="none" w:sz="0" w:space="0" w:color="auto"/>
        <w:bottom w:val="none" w:sz="0" w:space="0" w:color="auto"/>
        <w:right w:val="none" w:sz="0" w:space="0" w:color="auto"/>
      </w:divBdr>
      <w:divsChild>
        <w:div w:id="1258060719">
          <w:marLeft w:val="0"/>
          <w:marRight w:val="0"/>
          <w:marTop w:val="0"/>
          <w:marBottom w:val="0"/>
          <w:divBdr>
            <w:top w:val="none" w:sz="0" w:space="0" w:color="auto"/>
            <w:left w:val="none" w:sz="0" w:space="0" w:color="auto"/>
            <w:bottom w:val="none" w:sz="0" w:space="0" w:color="auto"/>
            <w:right w:val="none" w:sz="0" w:space="0" w:color="auto"/>
          </w:divBdr>
          <w:divsChild>
            <w:div w:id="7367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432">
      <w:bodyDiv w:val="1"/>
      <w:marLeft w:val="0"/>
      <w:marRight w:val="0"/>
      <w:marTop w:val="0"/>
      <w:marBottom w:val="0"/>
      <w:divBdr>
        <w:top w:val="none" w:sz="0" w:space="0" w:color="auto"/>
        <w:left w:val="none" w:sz="0" w:space="0" w:color="auto"/>
        <w:bottom w:val="none" w:sz="0" w:space="0" w:color="auto"/>
        <w:right w:val="none" w:sz="0" w:space="0" w:color="auto"/>
      </w:divBdr>
    </w:div>
    <w:div w:id="188569594">
      <w:bodyDiv w:val="1"/>
      <w:marLeft w:val="0"/>
      <w:marRight w:val="0"/>
      <w:marTop w:val="0"/>
      <w:marBottom w:val="0"/>
      <w:divBdr>
        <w:top w:val="none" w:sz="0" w:space="0" w:color="auto"/>
        <w:left w:val="none" w:sz="0" w:space="0" w:color="auto"/>
        <w:bottom w:val="none" w:sz="0" w:space="0" w:color="auto"/>
        <w:right w:val="none" w:sz="0" w:space="0" w:color="auto"/>
      </w:divBdr>
    </w:div>
    <w:div w:id="214709006">
      <w:bodyDiv w:val="1"/>
      <w:marLeft w:val="0"/>
      <w:marRight w:val="0"/>
      <w:marTop w:val="0"/>
      <w:marBottom w:val="0"/>
      <w:divBdr>
        <w:top w:val="none" w:sz="0" w:space="0" w:color="auto"/>
        <w:left w:val="none" w:sz="0" w:space="0" w:color="auto"/>
        <w:bottom w:val="none" w:sz="0" w:space="0" w:color="auto"/>
        <w:right w:val="none" w:sz="0" w:space="0" w:color="auto"/>
      </w:divBdr>
      <w:divsChild>
        <w:div w:id="1716079878">
          <w:marLeft w:val="0"/>
          <w:marRight w:val="0"/>
          <w:marTop w:val="0"/>
          <w:marBottom w:val="0"/>
          <w:divBdr>
            <w:top w:val="none" w:sz="0" w:space="0" w:color="auto"/>
            <w:left w:val="none" w:sz="0" w:space="0" w:color="auto"/>
            <w:bottom w:val="none" w:sz="0" w:space="0" w:color="auto"/>
            <w:right w:val="none" w:sz="0" w:space="0" w:color="auto"/>
          </w:divBdr>
          <w:divsChild>
            <w:div w:id="213490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8166">
      <w:bodyDiv w:val="1"/>
      <w:marLeft w:val="0"/>
      <w:marRight w:val="0"/>
      <w:marTop w:val="0"/>
      <w:marBottom w:val="0"/>
      <w:divBdr>
        <w:top w:val="none" w:sz="0" w:space="0" w:color="auto"/>
        <w:left w:val="none" w:sz="0" w:space="0" w:color="auto"/>
        <w:bottom w:val="none" w:sz="0" w:space="0" w:color="auto"/>
        <w:right w:val="none" w:sz="0" w:space="0" w:color="auto"/>
      </w:divBdr>
      <w:divsChild>
        <w:div w:id="1153835721">
          <w:marLeft w:val="0"/>
          <w:marRight w:val="0"/>
          <w:marTop w:val="0"/>
          <w:marBottom w:val="0"/>
          <w:divBdr>
            <w:top w:val="none" w:sz="0" w:space="0" w:color="auto"/>
            <w:left w:val="none" w:sz="0" w:space="0" w:color="auto"/>
            <w:bottom w:val="none" w:sz="0" w:space="0" w:color="auto"/>
            <w:right w:val="none" w:sz="0" w:space="0" w:color="auto"/>
          </w:divBdr>
          <w:divsChild>
            <w:div w:id="29198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31775">
      <w:bodyDiv w:val="1"/>
      <w:marLeft w:val="0"/>
      <w:marRight w:val="0"/>
      <w:marTop w:val="0"/>
      <w:marBottom w:val="0"/>
      <w:divBdr>
        <w:top w:val="none" w:sz="0" w:space="0" w:color="auto"/>
        <w:left w:val="none" w:sz="0" w:space="0" w:color="auto"/>
        <w:bottom w:val="none" w:sz="0" w:space="0" w:color="auto"/>
        <w:right w:val="none" w:sz="0" w:space="0" w:color="auto"/>
      </w:divBdr>
      <w:divsChild>
        <w:div w:id="1903248296">
          <w:marLeft w:val="0"/>
          <w:marRight w:val="0"/>
          <w:marTop w:val="0"/>
          <w:marBottom w:val="0"/>
          <w:divBdr>
            <w:top w:val="none" w:sz="0" w:space="0" w:color="auto"/>
            <w:left w:val="none" w:sz="0" w:space="0" w:color="auto"/>
            <w:bottom w:val="none" w:sz="0" w:space="0" w:color="auto"/>
            <w:right w:val="none" w:sz="0" w:space="0" w:color="auto"/>
          </w:divBdr>
          <w:divsChild>
            <w:div w:id="9883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3410">
      <w:bodyDiv w:val="1"/>
      <w:marLeft w:val="0"/>
      <w:marRight w:val="0"/>
      <w:marTop w:val="0"/>
      <w:marBottom w:val="0"/>
      <w:divBdr>
        <w:top w:val="none" w:sz="0" w:space="0" w:color="auto"/>
        <w:left w:val="none" w:sz="0" w:space="0" w:color="auto"/>
        <w:bottom w:val="none" w:sz="0" w:space="0" w:color="auto"/>
        <w:right w:val="none" w:sz="0" w:space="0" w:color="auto"/>
      </w:divBdr>
    </w:div>
    <w:div w:id="297996511">
      <w:bodyDiv w:val="1"/>
      <w:marLeft w:val="0"/>
      <w:marRight w:val="0"/>
      <w:marTop w:val="0"/>
      <w:marBottom w:val="0"/>
      <w:divBdr>
        <w:top w:val="none" w:sz="0" w:space="0" w:color="auto"/>
        <w:left w:val="none" w:sz="0" w:space="0" w:color="auto"/>
        <w:bottom w:val="none" w:sz="0" w:space="0" w:color="auto"/>
        <w:right w:val="none" w:sz="0" w:space="0" w:color="auto"/>
      </w:divBdr>
      <w:divsChild>
        <w:div w:id="100498398">
          <w:marLeft w:val="0"/>
          <w:marRight w:val="0"/>
          <w:marTop w:val="0"/>
          <w:marBottom w:val="0"/>
          <w:divBdr>
            <w:top w:val="none" w:sz="0" w:space="0" w:color="auto"/>
            <w:left w:val="none" w:sz="0" w:space="0" w:color="auto"/>
            <w:bottom w:val="none" w:sz="0" w:space="0" w:color="auto"/>
            <w:right w:val="none" w:sz="0" w:space="0" w:color="auto"/>
          </w:divBdr>
          <w:divsChild>
            <w:div w:id="3353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49652">
      <w:bodyDiv w:val="1"/>
      <w:marLeft w:val="0"/>
      <w:marRight w:val="0"/>
      <w:marTop w:val="0"/>
      <w:marBottom w:val="0"/>
      <w:divBdr>
        <w:top w:val="none" w:sz="0" w:space="0" w:color="auto"/>
        <w:left w:val="none" w:sz="0" w:space="0" w:color="auto"/>
        <w:bottom w:val="none" w:sz="0" w:space="0" w:color="auto"/>
        <w:right w:val="none" w:sz="0" w:space="0" w:color="auto"/>
      </w:divBdr>
      <w:divsChild>
        <w:div w:id="1204825972">
          <w:marLeft w:val="0"/>
          <w:marRight w:val="0"/>
          <w:marTop w:val="0"/>
          <w:marBottom w:val="0"/>
          <w:divBdr>
            <w:top w:val="none" w:sz="0" w:space="0" w:color="auto"/>
            <w:left w:val="none" w:sz="0" w:space="0" w:color="auto"/>
            <w:bottom w:val="none" w:sz="0" w:space="0" w:color="auto"/>
            <w:right w:val="none" w:sz="0" w:space="0" w:color="auto"/>
          </w:divBdr>
          <w:divsChild>
            <w:div w:id="8810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4085">
      <w:bodyDiv w:val="1"/>
      <w:marLeft w:val="0"/>
      <w:marRight w:val="0"/>
      <w:marTop w:val="0"/>
      <w:marBottom w:val="0"/>
      <w:divBdr>
        <w:top w:val="none" w:sz="0" w:space="0" w:color="auto"/>
        <w:left w:val="none" w:sz="0" w:space="0" w:color="auto"/>
        <w:bottom w:val="none" w:sz="0" w:space="0" w:color="auto"/>
        <w:right w:val="none" w:sz="0" w:space="0" w:color="auto"/>
      </w:divBdr>
      <w:divsChild>
        <w:div w:id="1068848478">
          <w:marLeft w:val="0"/>
          <w:marRight w:val="0"/>
          <w:marTop w:val="0"/>
          <w:marBottom w:val="0"/>
          <w:divBdr>
            <w:top w:val="none" w:sz="0" w:space="0" w:color="auto"/>
            <w:left w:val="none" w:sz="0" w:space="0" w:color="auto"/>
            <w:bottom w:val="none" w:sz="0" w:space="0" w:color="auto"/>
            <w:right w:val="none" w:sz="0" w:space="0" w:color="auto"/>
          </w:divBdr>
          <w:divsChild>
            <w:div w:id="174110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4692">
      <w:bodyDiv w:val="1"/>
      <w:marLeft w:val="0"/>
      <w:marRight w:val="0"/>
      <w:marTop w:val="0"/>
      <w:marBottom w:val="0"/>
      <w:divBdr>
        <w:top w:val="none" w:sz="0" w:space="0" w:color="auto"/>
        <w:left w:val="none" w:sz="0" w:space="0" w:color="auto"/>
        <w:bottom w:val="none" w:sz="0" w:space="0" w:color="auto"/>
        <w:right w:val="none" w:sz="0" w:space="0" w:color="auto"/>
      </w:divBdr>
    </w:div>
    <w:div w:id="360479491">
      <w:bodyDiv w:val="1"/>
      <w:marLeft w:val="0"/>
      <w:marRight w:val="0"/>
      <w:marTop w:val="0"/>
      <w:marBottom w:val="0"/>
      <w:divBdr>
        <w:top w:val="none" w:sz="0" w:space="0" w:color="auto"/>
        <w:left w:val="none" w:sz="0" w:space="0" w:color="auto"/>
        <w:bottom w:val="none" w:sz="0" w:space="0" w:color="auto"/>
        <w:right w:val="none" w:sz="0" w:space="0" w:color="auto"/>
      </w:divBdr>
      <w:divsChild>
        <w:div w:id="1701013011">
          <w:marLeft w:val="0"/>
          <w:marRight w:val="0"/>
          <w:marTop w:val="0"/>
          <w:marBottom w:val="0"/>
          <w:divBdr>
            <w:top w:val="none" w:sz="0" w:space="0" w:color="auto"/>
            <w:left w:val="none" w:sz="0" w:space="0" w:color="auto"/>
            <w:bottom w:val="none" w:sz="0" w:space="0" w:color="auto"/>
            <w:right w:val="none" w:sz="0" w:space="0" w:color="auto"/>
          </w:divBdr>
          <w:divsChild>
            <w:div w:id="16987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3143">
      <w:bodyDiv w:val="1"/>
      <w:marLeft w:val="0"/>
      <w:marRight w:val="0"/>
      <w:marTop w:val="0"/>
      <w:marBottom w:val="0"/>
      <w:divBdr>
        <w:top w:val="none" w:sz="0" w:space="0" w:color="auto"/>
        <w:left w:val="none" w:sz="0" w:space="0" w:color="auto"/>
        <w:bottom w:val="none" w:sz="0" w:space="0" w:color="auto"/>
        <w:right w:val="none" w:sz="0" w:space="0" w:color="auto"/>
      </w:divBdr>
      <w:divsChild>
        <w:div w:id="160436279">
          <w:marLeft w:val="0"/>
          <w:marRight w:val="0"/>
          <w:marTop w:val="0"/>
          <w:marBottom w:val="0"/>
          <w:divBdr>
            <w:top w:val="none" w:sz="0" w:space="0" w:color="auto"/>
            <w:left w:val="none" w:sz="0" w:space="0" w:color="auto"/>
            <w:bottom w:val="none" w:sz="0" w:space="0" w:color="auto"/>
            <w:right w:val="none" w:sz="0" w:space="0" w:color="auto"/>
          </w:divBdr>
          <w:divsChild>
            <w:div w:id="89227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62968">
      <w:bodyDiv w:val="1"/>
      <w:marLeft w:val="0"/>
      <w:marRight w:val="0"/>
      <w:marTop w:val="0"/>
      <w:marBottom w:val="0"/>
      <w:divBdr>
        <w:top w:val="none" w:sz="0" w:space="0" w:color="auto"/>
        <w:left w:val="none" w:sz="0" w:space="0" w:color="auto"/>
        <w:bottom w:val="none" w:sz="0" w:space="0" w:color="auto"/>
        <w:right w:val="none" w:sz="0" w:space="0" w:color="auto"/>
      </w:divBdr>
      <w:divsChild>
        <w:div w:id="634682908">
          <w:marLeft w:val="0"/>
          <w:marRight w:val="0"/>
          <w:marTop w:val="0"/>
          <w:marBottom w:val="0"/>
          <w:divBdr>
            <w:top w:val="none" w:sz="0" w:space="0" w:color="auto"/>
            <w:left w:val="none" w:sz="0" w:space="0" w:color="auto"/>
            <w:bottom w:val="none" w:sz="0" w:space="0" w:color="auto"/>
            <w:right w:val="none" w:sz="0" w:space="0" w:color="auto"/>
          </w:divBdr>
          <w:divsChild>
            <w:div w:id="55292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9594">
      <w:bodyDiv w:val="1"/>
      <w:marLeft w:val="0"/>
      <w:marRight w:val="0"/>
      <w:marTop w:val="0"/>
      <w:marBottom w:val="0"/>
      <w:divBdr>
        <w:top w:val="none" w:sz="0" w:space="0" w:color="auto"/>
        <w:left w:val="none" w:sz="0" w:space="0" w:color="auto"/>
        <w:bottom w:val="none" w:sz="0" w:space="0" w:color="auto"/>
        <w:right w:val="none" w:sz="0" w:space="0" w:color="auto"/>
      </w:divBdr>
      <w:divsChild>
        <w:div w:id="1533617412">
          <w:marLeft w:val="0"/>
          <w:marRight w:val="0"/>
          <w:marTop w:val="0"/>
          <w:marBottom w:val="0"/>
          <w:divBdr>
            <w:top w:val="none" w:sz="0" w:space="0" w:color="auto"/>
            <w:left w:val="none" w:sz="0" w:space="0" w:color="auto"/>
            <w:bottom w:val="none" w:sz="0" w:space="0" w:color="auto"/>
            <w:right w:val="none" w:sz="0" w:space="0" w:color="auto"/>
          </w:divBdr>
          <w:divsChild>
            <w:div w:id="122834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28318">
      <w:bodyDiv w:val="1"/>
      <w:marLeft w:val="0"/>
      <w:marRight w:val="0"/>
      <w:marTop w:val="0"/>
      <w:marBottom w:val="0"/>
      <w:divBdr>
        <w:top w:val="none" w:sz="0" w:space="0" w:color="auto"/>
        <w:left w:val="none" w:sz="0" w:space="0" w:color="auto"/>
        <w:bottom w:val="none" w:sz="0" w:space="0" w:color="auto"/>
        <w:right w:val="none" w:sz="0" w:space="0" w:color="auto"/>
      </w:divBdr>
      <w:divsChild>
        <w:div w:id="1449546245">
          <w:marLeft w:val="0"/>
          <w:marRight w:val="0"/>
          <w:marTop w:val="0"/>
          <w:marBottom w:val="0"/>
          <w:divBdr>
            <w:top w:val="none" w:sz="0" w:space="0" w:color="auto"/>
            <w:left w:val="none" w:sz="0" w:space="0" w:color="auto"/>
            <w:bottom w:val="none" w:sz="0" w:space="0" w:color="auto"/>
            <w:right w:val="none" w:sz="0" w:space="0" w:color="auto"/>
          </w:divBdr>
          <w:divsChild>
            <w:div w:id="5853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3494">
      <w:bodyDiv w:val="1"/>
      <w:marLeft w:val="0"/>
      <w:marRight w:val="0"/>
      <w:marTop w:val="0"/>
      <w:marBottom w:val="0"/>
      <w:divBdr>
        <w:top w:val="none" w:sz="0" w:space="0" w:color="auto"/>
        <w:left w:val="none" w:sz="0" w:space="0" w:color="auto"/>
        <w:bottom w:val="none" w:sz="0" w:space="0" w:color="auto"/>
        <w:right w:val="none" w:sz="0" w:space="0" w:color="auto"/>
      </w:divBdr>
      <w:divsChild>
        <w:div w:id="330565447">
          <w:marLeft w:val="0"/>
          <w:marRight w:val="0"/>
          <w:marTop w:val="0"/>
          <w:marBottom w:val="0"/>
          <w:divBdr>
            <w:top w:val="none" w:sz="0" w:space="0" w:color="auto"/>
            <w:left w:val="none" w:sz="0" w:space="0" w:color="auto"/>
            <w:bottom w:val="none" w:sz="0" w:space="0" w:color="auto"/>
            <w:right w:val="none" w:sz="0" w:space="0" w:color="auto"/>
          </w:divBdr>
          <w:divsChild>
            <w:div w:id="69843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86371">
      <w:bodyDiv w:val="1"/>
      <w:marLeft w:val="0"/>
      <w:marRight w:val="0"/>
      <w:marTop w:val="0"/>
      <w:marBottom w:val="0"/>
      <w:divBdr>
        <w:top w:val="none" w:sz="0" w:space="0" w:color="auto"/>
        <w:left w:val="none" w:sz="0" w:space="0" w:color="auto"/>
        <w:bottom w:val="none" w:sz="0" w:space="0" w:color="auto"/>
        <w:right w:val="none" w:sz="0" w:space="0" w:color="auto"/>
      </w:divBdr>
    </w:div>
    <w:div w:id="819421710">
      <w:bodyDiv w:val="1"/>
      <w:marLeft w:val="0"/>
      <w:marRight w:val="0"/>
      <w:marTop w:val="0"/>
      <w:marBottom w:val="0"/>
      <w:divBdr>
        <w:top w:val="none" w:sz="0" w:space="0" w:color="auto"/>
        <w:left w:val="none" w:sz="0" w:space="0" w:color="auto"/>
        <w:bottom w:val="none" w:sz="0" w:space="0" w:color="auto"/>
        <w:right w:val="none" w:sz="0" w:space="0" w:color="auto"/>
      </w:divBdr>
      <w:divsChild>
        <w:div w:id="549925556">
          <w:marLeft w:val="0"/>
          <w:marRight w:val="0"/>
          <w:marTop w:val="0"/>
          <w:marBottom w:val="0"/>
          <w:divBdr>
            <w:top w:val="none" w:sz="0" w:space="0" w:color="auto"/>
            <w:left w:val="none" w:sz="0" w:space="0" w:color="auto"/>
            <w:bottom w:val="none" w:sz="0" w:space="0" w:color="auto"/>
            <w:right w:val="none" w:sz="0" w:space="0" w:color="auto"/>
          </w:divBdr>
          <w:divsChild>
            <w:div w:id="12718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5116">
      <w:bodyDiv w:val="1"/>
      <w:marLeft w:val="0"/>
      <w:marRight w:val="0"/>
      <w:marTop w:val="0"/>
      <w:marBottom w:val="0"/>
      <w:divBdr>
        <w:top w:val="none" w:sz="0" w:space="0" w:color="auto"/>
        <w:left w:val="none" w:sz="0" w:space="0" w:color="auto"/>
        <w:bottom w:val="none" w:sz="0" w:space="0" w:color="auto"/>
        <w:right w:val="none" w:sz="0" w:space="0" w:color="auto"/>
      </w:divBdr>
    </w:div>
    <w:div w:id="1011252029">
      <w:bodyDiv w:val="1"/>
      <w:marLeft w:val="0"/>
      <w:marRight w:val="0"/>
      <w:marTop w:val="0"/>
      <w:marBottom w:val="0"/>
      <w:divBdr>
        <w:top w:val="none" w:sz="0" w:space="0" w:color="auto"/>
        <w:left w:val="none" w:sz="0" w:space="0" w:color="auto"/>
        <w:bottom w:val="none" w:sz="0" w:space="0" w:color="auto"/>
        <w:right w:val="none" w:sz="0" w:space="0" w:color="auto"/>
      </w:divBdr>
      <w:divsChild>
        <w:div w:id="104816495">
          <w:marLeft w:val="0"/>
          <w:marRight w:val="0"/>
          <w:marTop w:val="0"/>
          <w:marBottom w:val="0"/>
          <w:divBdr>
            <w:top w:val="none" w:sz="0" w:space="0" w:color="auto"/>
            <w:left w:val="none" w:sz="0" w:space="0" w:color="auto"/>
            <w:bottom w:val="none" w:sz="0" w:space="0" w:color="auto"/>
            <w:right w:val="none" w:sz="0" w:space="0" w:color="auto"/>
          </w:divBdr>
          <w:divsChild>
            <w:div w:id="14906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8349">
      <w:bodyDiv w:val="1"/>
      <w:marLeft w:val="0"/>
      <w:marRight w:val="0"/>
      <w:marTop w:val="0"/>
      <w:marBottom w:val="0"/>
      <w:divBdr>
        <w:top w:val="none" w:sz="0" w:space="0" w:color="auto"/>
        <w:left w:val="none" w:sz="0" w:space="0" w:color="auto"/>
        <w:bottom w:val="none" w:sz="0" w:space="0" w:color="auto"/>
        <w:right w:val="none" w:sz="0" w:space="0" w:color="auto"/>
      </w:divBdr>
      <w:divsChild>
        <w:div w:id="28997725">
          <w:marLeft w:val="0"/>
          <w:marRight w:val="0"/>
          <w:marTop w:val="0"/>
          <w:marBottom w:val="0"/>
          <w:divBdr>
            <w:top w:val="none" w:sz="0" w:space="0" w:color="auto"/>
            <w:left w:val="none" w:sz="0" w:space="0" w:color="auto"/>
            <w:bottom w:val="none" w:sz="0" w:space="0" w:color="auto"/>
            <w:right w:val="none" w:sz="0" w:space="0" w:color="auto"/>
          </w:divBdr>
          <w:divsChild>
            <w:div w:id="109104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92306">
      <w:bodyDiv w:val="1"/>
      <w:marLeft w:val="0"/>
      <w:marRight w:val="0"/>
      <w:marTop w:val="0"/>
      <w:marBottom w:val="0"/>
      <w:divBdr>
        <w:top w:val="none" w:sz="0" w:space="0" w:color="auto"/>
        <w:left w:val="none" w:sz="0" w:space="0" w:color="auto"/>
        <w:bottom w:val="none" w:sz="0" w:space="0" w:color="auto"/>
        <w:right w:val="none" w:sz="0" w:space="0" w:color="auto"/>
      </w:divBdr>
    </w:div>
    <w:div w:id="1161507804">
      <w:bodyDiv w:val="1"/>
      <w:marLeft w:val="0"/>
      <w:marRight w:val="0"/>
      <w:marTop w:val="0"/>
      <w:marBottom w:val="0"/>
      <w:divBdr>
        <w:top w:val="none" w:sz="0" w:space="0" w:color="auto"/>
        <w:left w:val="none" w:sz="0" w:space="0" w:color="auto"/>
        <w:bottom w:val="none" w:sz="0" w:space="0" w:color="auto"/>
        <w:right w:val="none" w:sz="0" w:space="0" w:color="auto"/>
      </w:divBdr>
    </w:div>
    <w:div w:id="1181621551">
      <w:bodyDiv w:val="1"/>
      <w:marLeft w:val="0"/>
      <w:marRight w:val="0"/>
      <w:marTop w:val="0"/>
      <w:marBottom w:val="0"/>
      <w:divBdr>
        <w:top w:val="none" w:sz="0" w:space="0" w:color="auto"/>
        <w:left w:val="none" w:sz="0" w:space="0" w:color="auto"/>
        <w:bottom w:val="none" w:sz="0" w:space="0" w:color="auto"/>
        <w:right w:val="none" w:sz="0" w:space="0" w:color="auto"/>
      </w:divBdr>
      <w:divsChild>
        <w:div w:id="1202282221">
          <w:marLeft w:val="0"/>
          <w:marRight w:val="0"/>
          <w:marTop w:val="0"/>
          <w:marBottom w:val="0"/>
          <w:divBdr>
            <w:top w:val="none" w:sz="0" w:space="0" w:color="auto"/>
            <w:left w:val="none" w:sz="0" w:space="0" w:color="auto"/>
            <w:bottom w:val="none" w:sz="0" w:space="0" w:color="auto"/>
            <w:right w:val="none" w:sz="0" w:space="0" w:color="auto"/>
          </w:divBdr>
          <w:divsChild>
            <w:div w:id="32613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3165">
      <w:bodyDiv w:val="1"/>
      <w:marLeft w:val="0"/>
      <w:marRight w:val="0"/>
      <w:marTop w:val="0"/>
      <w:marBottom w:val="0"/>
      <w:divBdr>
        <w:top w:val="none" w:sz="0" w:space="0" w:color="auto"/>
        <w:left w:val="none" w:sz="0" w:space="0" w:color="auto"/>
        <w:bottom w:val="none" w:sz="0" w:space="0" w:color="auto"/>
        <w:right w:val="none" w:sz="0" w:space="0" w:color="auto"/>
      </w:divBdr>
    </w:div>
    <w:div w:id="1349480868">
      <w:bodyDiv w:val="1"/>
      <w:marLeft w:val="0"/>
      <w:marRight w:val="0"/>
      <w:marTop w:val="0"/>
      <w:marBottom w:val="0"/>
      <w:divBdr>
        <w:top w:val="none" w:sz="0" w:space="0" w:color="auto"/>
        <w:left w:val="none" w:sz="0" w:space="0" w:color="auto"/>
        <w:bottom w:val="none" w:sz="0" w:space="0" w:color="auto"/>
        <w:right w:val="none" w:sz="0" w:space="0" w:color="auto"/>
      </w:divBdr>
      <w:divsChild>
        <w:div w:id="1383167650">
          <w:marLeft w:val="0"/>
          <w:marRight w:val="0"/>
          <w:marTop w:val="0"/>
          <w:marBottom w:val="0"/>
          <w:divBdr>
            <w:top w:val="none" w:sz="0" w:space="0" w:color="auto"/>
            <w:left w:val="none" w:sz="0" w:space="0" w:color="auto"/>
            <w:bottom w:val="none" w:sz="0" w:space="0" w:color="auto"/>
            <w:right w:val="none" w:sz="0" w:space="0" w:color="auto"/>
          </w:divBdr>
          <w:divsChild>
            <w:div w:id="152097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8532">
      <w:bodyDiv w:val="1"/>
      <w:marLeft w:val="0"/>
      <w:marRight w:val="0"/>
      <w:marTop w:val="0"/>
      <w:marBottom w:val="0"/>
      <w:divBdr>
        <w:top w:val="none" w:sz="0" w:space="0" w:color="auto"/>
        <w:left w:val="none" w:sz="0" w:space="0" w:color="auto"/>
        <w:bottom w:val="none" w:sz="0" w:space="0" w:color="auto"/>
        <w:right w:val="none" w:sz="0" w:space="0" w:color="auto"/>
      </w:divBdr>
      <w:divsChild>
        <w:div w:id="1259025817">
          <w:marLeft w:val="0"/>
          <w:marRight w:val="0"/>
          <w:marTop w:val="0"/>
          <w:marBottom w:val="0"/>
          <w:divBdr>
            <w:top w:val="none" w:sz="0" w:space="0" w:color="auto"/>
            <w:left w:val="none" w:sz="0" w:space="0" w:color="auto"/>
            <w:bottom w:val="none" w:sz="0" w:space="0" w:color="auto"/>
            <w:right w:val="none" w:sz="0" w:space="0" w:color="auto"/>
          </w:divBdr>
          <w:divsChild>
            <w:div w:id="191824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2213">
      <w:bodyDiv w:val="1"/>
      <w:marLeft w:val="0"/>
      <w:marRight w:val="0"/>
      <w:marTop w:val="0"/>
      <w:marBottom w:val="0"/>
      <w:divBdr>
        <w:top w:val="none" w:sz="0" w:space="0" w:color="auto"/>
        <w:left w:val="none" w:sz="0" w:space="0" w:color="auto"/>
        <w:bottom w:val="none" w:sz="0" w:space="0" w:color="auto"/>
        <w:right w:val="none" w:sz="0" w:space="0" w:color="auto"/>
      </w:divBdr>
      <w:divsChild>
        <w:div w:id="134639849">
          <w:marLeft w:val="0"/>
          <w:marRight w:val="0"/>
          <w:marTop w:val="0"/>
          <w:marBottom w:val="0"/>
          <w:divBdr>
            <w:top w:val="none" w:sz="0" w:space="0" w:color="auto"/>
            <w:left w:val="none" w:sz="0" w:space="0" w:color="auto"/>
            <w:bottom w:val="none" w:sz="0" w:space="0" w:color="auto"/>
            <w:right w:val="none" w:sz="0" w:space="0" w:color="auto"/>
          </w:divBdr>
          <w:divsChild>
            <w:div w:id="182782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1952">
      <w:bodyDiv w:val="1"/>
      <w:marLeft w:val="0"/>
      <w:marRight w:val="0"/>
      <w:marTop w:val="0"/>
      <w:marBottom w:val="0"/>
      <w:divBdr>
        <w:top w:val="none" w:sz="0" w:space="0" w:color="auto"/>
        <w:left w:val="none" w:sz="0" w:space="0" w:color="auto"/>
        <w:bottom w:val="none" w:sz="0" w:space="0" w:color="auto"/>
        <w:right w:val="none" w:sz="0" w:space="0" w:color="auto"/>
      </w:divBdr>
    </w:div>
    <w:div w:id="1534223983">
      <w:bodyDiv w:val="1"/>
      <w:marLeft w:val="0"/>
      <w:marRight w:val="0"/>
      <w:marTop w:val="0"/>
      <w:marBottom w:val="0"/>
      <w:divBdr>
        <w:top w:val="none" w:sz="0" w:space="0" w:color="auto"/>
        <w:left w:val="none" w:sz="0" w:space="0" w:color="auto"/>
        <w:bottom w:val="none" w:sz="0" w:space="0" w:color="auto"/>
        <w:right w:val="none" w:sz="0" w:space="0" w:color="auto"/>
      </w:divBdr>
    </w:div>
    <w:div w:id="1545944843">
      <w:bodyDiv w:val="1"/>
      <w:marLeft w:val="0"/>
      <w:marRight w:val="0"/>
      <w:marTop w:val="0"/>
      <w:marBottom w:val="0"/>
      <w:divBdr>
        <w:top w:val="none" w:sz="0" w:space="0" w:color="auto"/>
        <w:left w:val="none" w:sz="0" w:space="0" w:color="auto"/>
        <w:bottom w:val="none" w:sz="0" w:space="0" w:color="auto"/>
        <w:right w:val="none" w:sz="0" w:space="0" w:color="auto"/>
      </w:divBdr>
    </w:div>
    <w:div w:id="1571772271">
      <w:bodyDiv w:val="1"/>
      <w:marLeft w:val="0"/>
      <w:marRight w:val="0"/>
      <w:marTop w:val="0"/>
      <w:marBottom w:val="0"/>
      <w:divBdr>
        <w:top w:val="none" w:sz="0" w:space="0" w:color="auto"/>
        <w:left w:val="none" w:sz="0" w:space="0" w:color="auto"/>
        <w:bottom w:val="none" w:sz="0" w:space="0" w:color="auto"/>
        <w:right w:val="none" w:sz="0" w:space="0" w:color="auto"/>
      </w:divBdr>
      <w:divsChild>
        <w:div w:id="1704554256">
          <w:marLeft w:val="0"/>
          <w:marRight w:val="0"/>
          <w:marTop w:val="0"/>
          <w:marBottom w:val="0"/>
          <w:divBdr>
            <w:top w:val="none" w:sz="0" w:space="0" w:color="auto"/>
            <w:left w:val="none" w:sz="0" w:space="0" w:color="auto"/>
            <w:bottom w:val="none" w:sz="0" w:space="0" w:color="auto"/>
            <w:right w:val="none" w:sz="0" w:space="0" w:color="auto"/>
          </w:divBdr>
          <w:divsChild>
            <w:div w:id="147942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63288">
      <w:bodyDiv w:val="1"/>
      <w:marLeft w:val="0"/>
      <w:marRight w:val="0"/>
      <w:marTop w:val="0"/>
      <w:marBottom w:val="0"/>
      <w:divBdr>
        <w:top w:val="none" w:sz="0" w:space="0" w:color="auto"/>
        <w:left w:val="none" w:sz="0" w:space="0" w:color="auto"/>
        <w:bottom w:val="none" w:sz="0" w:space="0" w:color="auto"/>
        <w:right w:val="none" w:sz="0" w:space="0" w:color="auto"/>
      </w:divBdr>
    </w:div>
    <w:div w:id="1577671719">
      <w:bodyDiv w:val="1"/>
      <w:marLeft w:val="0"/>
      <w:marRight w:val="0"/>
      <w:marTop w:val="0"/>
      <w:marBottom w:val="0"/>
      <w:divBdr>
        <w:top w:val="none" w:sz="0" w:space="0" w:color="auto"/>
        <w:left w:val="none" w:sz="0" w:space="0" w:color="auto"/>
        <w:bottom w:val="none" w:sz="0" w:space="0" w:color="auto"/>
        <w:right w:val="none" w:sz="0" w:space="0" w:color="auto"/>
      </w:divBdr>
    </w:div>
    <w:div w:id="1602227209">
      <w:bodyDiv w:val="1"/>
      <w:marLeft w:val="0"/>
      <w:marRight w:val="0"/>
      <w:marTop w:val="0"/>
      <w:marBottom w:val="0"/>
      <w:divBdr>
        <w:top w:val="none" w:sz="0" w:space="0" w:color="auto"/>
        <w:left w:val="none" w:sz="0" w:space="0" w:color="auto"/>
        <w:bottom w:val="none" w:sz="0" w:space="0" w:color="auto"/>
        <w:right w:val="none" w:sz="0" w:space="0" w:color="auto"/>
      </w:divBdr>
    </w:div>
    <w:div w:id="1742747783">
      <w:bodyDiv w:val="1"/>
      <w:marLeft w:val="0"/>
      <w:marRight w:val="0"/>
      <w:marTop w:val="0"/>
      <w:marBottom w:val="0"/>
      <w:divBdr>
        <w:top w:val="none" w:sz="0" w:space="0" w:color="auto"/>
        <w:left w:val="none" w:sz="0" w:space="0" w:color="auto"/>
        <w:bottom w:val="none" w:sz="0" w:space="0" w:color="auto"/>
        <w:right w:val="none" w:sz="0" w:space="0" w:color="auto"/>
      </w:divBdr>
      <w:divsChild>
        <w:div w:id="267541530">
          <w:marLeft w:val="0"/>
          <w:marRight w:val="0"/>
          <w:marTop w:val="0"/>
          <w:marBottom w:val="0"/>
          <w:divBdr>
            <w:top w:val="none" w:sz="0" w:space="0" w:color="auto"/>
            <w:left w:val="none" w:sz="0" w:space="0" w:color="auto"/>
            <w:bottom w:val="none" w:sz="0" w:space="0" w:color="auto"/>
            <w:right w:val="none" w:sz="0" w:space="0" w:color="auto"/>
          </w:divBdr>
          <w:divsChild>
            <w:div w:id="571086807">
              <w:marLeft w:val="0"/>
              <w:marRight w:val="0"/>
              <w:marTop w:val="0"/>
              <w:marBottom w:val="0"/>
              <w:divBdr>
                <w:top w:val="none" w:sz="0" w:space="0" w:color="auto"/>
                <w:left w:val="none" w:sz="0" w:space="0" w:color="auto"/>
                <w:bottom w:val="none" w:sz="0" w:space="0" w:color="auto"/>
                <w:right w:val="none" w:sz="0" w:space="0" w:color="auto"/>
              </w:divBdr>
              <w:divsChild>
                <w:div w:id="952859744">
                  <w:marLeft w:val="0"/>
                  <w:marRight w:val="0"/>
                  <w:marTop w:val="0"/>
                  <w:marBottom w:val="0"/>
                  <w:divBdr>
                    <w:top w:val="none" w:sz="0" w:space="0" w:color="auto"/>
                    <w:left w:val="none" w:sz="0" w:space="0" w:color="auto"/>
                    <w:bottom w:val="none" w:sz="0" w:space="0" w:color="auto"/>
                    <w:right w:val="none" w:sz="0" w:space="0" w:color="auto"/>
                  </w:divBdr>
                  <w:divsChild>
                    <w:div w:id="1081370409">
                      <w:marLeft w:val="0"/>
                      <w:marRight w:val="0"/>
                      <w:marTop w:val="0"/>
                      <w:marBottom w:val="0"/>
                      <w:divBdr>
                        <w:top w:val="none" w:sz="0" w:space="0" w:color="auto"/>
                        <w:left w:val="none" w:sz="0" w:space="0" w:color="auto"/>
                        <w:bottom w:val="none" w:sz="0" w:space="0" w:color="auto"/>
                        <w:right w:val="none" w:sz="0" w:space="0" w:color="auto"/>
                      </w:divBdr>
                      <w:divsChild>
                        <w:div w:id="1080176074">
                          <w:marLeft w:val="0"/>
                          <w:marRight w:val="0"/>
                          <w:marTop w:val="0"/>
                          <w:marBottom w:val="0"/>
                          <w:divBdr>
                            <w:top w:val="none" w:sz="0" w:space="0" w:color="auto"/>
                            <w:left w:val="none" w:sz="0" w:space="0" w:color="auto"/>
                            <w:bottom w:val="none" w:sz="0" w:space="0" w:color="auto"/>
                            <w:right w:val="none" w:sz="0" w:space="0" w:color="auto"/>
                          </w:divBdr>
                          <w:divsChild>
                            <w:div w:id="9244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145135">
      <w:bodyDiv w:val="1"/>
      <w:marLeft w:val="0"/>
      <w:marRight w:val="0"/>
      <w:marTop w:val="0"/>
      <w:marBottom w:val="0"/>
      <w:divBdr>
        <w:top w:val="none" w:sz="0" w:space="0" w:color="auto"/>
        <w:left w:val="none" w:sz="0" w:space="0" w:color="auto"/>
        <w:bottom w:val="none" w:sz="0" w:space="0" w:color="auto"/>
        <w:right w:val="none" w:sz="0" w:space="0" w:color="auto"/>
      </w:divBdr>
      <w:divsChild>
        <w:div w:id="2025009455">
          <w:marLeft w:val="0"/>
          <w:marRight w:val="0"/>
          <w:marTop w:val="0"/>
          <w:marBottom w:val="0"/>
          <w:divBdr>
            <w:top w:val="none" w:sz="0" w:space="0" w:color="auto"/>
            <w:left w:val="none" w:sz="0" w:space="0" w:color="auto"/>
            <w:bottom w:val="none" w:sz="0" w:space="0" w:color="auto"/>
            <w:right w:val="none" w:sz="0" w:space="0" w:color="auto"/>
          </w:divBdr>
          <w:divsChild>
            <w:div w:id="5338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20694">
      <w:bodyDiv w:val="1"/>
      <w:marLeft w:val="0"/>
      <w:marRight w:val="0"/>
      <w:marTop w:val="0"/>
      <w:marBottom w:val="0"/>
      <w:divBdr>
        <w:top w:val="none" w:sz="0" w:space="0" w:color="auto"/>
        <w:left w:val="none" w:sz="0" w:space="0" w:color="auto"/>
        <w:bottom w:val="none" w:sz="0" w:space="0" w:color="auto"/>
        <w:right w:val="none" w:sz="0" w:space="0" w:color="auto"/>
      </w:divBdr>
      <w:divsChild>
        <w:div w:id="559705839">
          <w:marLeft w:val="0"/>
          <w:marRight w:val="0"/>
          <w:marTop w:val="0"/>
          <w:marBottom w:val="0"/>
          <w:divBdr>
            <w:top w:val="none" w:sz="0" w:space="0" w:color="auto"/>
            <w:left w:val="none" w:sz="0" w:space="0" w:color="auto"/>
            <w:bottom w:val="none" w:sz="0" w:space="0" w:color="auto"/>
            <w:right w:val="none" w:sz="0" w:space="0" w:color="auto"/>
          </w:divBdr>
          <w:divsChild>
            <w:div w:id="123512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00865">
      <w:bodyDiv w:val="1"/>
      <w:marLeft w:val="0"/>
      <w:marRight w:val="0"/>
      <w:marTop w:val="0"/>
      <w:marBottom w:val="0"/>
      <w:divBdr>
        <w:top w:val="none" w:sz="0" w:space="0" w:color="auto"/>
        <w:left w:val="none" w:sz="0" w:space="0" w:color="auto"/>
        <w:bottom w:val="none" w:sz="0" w:space="0" w:color="auto"/>
        <w:right w:val="none" w:sz="0" w:space="0" w:color="auto"/>
      </w:divBdr>
      <w:divsChild>
        <w:div w:id="1886331535">
          <w:marLeft w:val="0"/>
          <w:marRight w:val="0"/>
          <w:marTop w:val="0"/>
          <w:marBottom w:val="0"/>
          <w:divBdr>
            <w:top w:val="none" w:sz="0" w:space="0" w:color="auto"/>
            <w:left w:val="none" w:sz="0" w:space="0" w:color="auto"/>
            <w:bottom w:val="none" w:sz="0" w:space="0" w:color="auto"/>
            <w:right w:val="none" w:sz="0" w:space="0" w:color="auto"/>
          </w:divBdr>
          <w:divsChild>
            <w:div w:id="54710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09323">
      <w:bodyDiv w:val="1"/>
      <w:marLeft w:val="0"/>
      <w:marRight w:val="0"/>
      <w:marTop w:val="0"/>
      <w:marBottom w:val="0"/>
      <w:divBdr>
        <w:top w:val="none" w:sz="0" w:space="0" w:color="auto"/>
        <w:left w:val="none" w:sz="0" w:space="0" w:color="auto"/>
        <w:bottom w:val="none" w:sz="0" w:space="0" w:color="auto"/>
        <w:right w:val="none" w:sz="0" w:space="0" w:color="auto"/>
      </w:divBdr>
    </w:div>
    <w:div w:id="1885171500">
      <w:bodyDiv w:val="1"/>
      <w:marLeft w:val="0"/>
      <w:marRight w:val="0"/>
      <w:marTop w:val="0"/>
      <w:marBottom w:val="0"/>
      <w:divBdr>
        <w:top w:val="none" w:sz="0" w:space="0" w:color="auto"/>
        <w:left w:val="none" w:sz="0" w:space="0" w:color="auto"/>
        <w:bottom w:val="none" w:sz="0" w:space="0" w:color="auto"/>
        <w:right w:val="none" w:sz="0" w:space="0" w:color="auto"/>
      </w:divBdr>
    </w:div>
    <w:div w:id="1942568852">
      <w:bodyDiv w:val="1"/>
      <w:marLeft w:val="0"/>
      <w:marRight w:val="0"/>
      <w:marTop w:val="0"/>
      <w:marBottom w:val="0"/>
      <w:divBdr>
        <w:top w:val="none" w:sz="0" w:space="0" w:color="auto"/>
        <w:left w:val="none" w:sz="0" w:space="0" w:color="auto"/>
        <w:bottom w:val="none" w:sz="0" w:space="0" w:color="auto"/>
        <w:right w:val="none" w:sz="0" w:space="0" w:color="auto"/>
      </w:divBdr>
      <w:divsChild>
        <w:div w:id="315376871">
          <w:marLeft w:val="0"/>
          <w:marRight w:val="0"/>
          <w:marTop w:val="0"/>
          <w:marBottom w:val="0"/>
          <w:divBdr>
            <w:top w:val="none" w:sz="0" w:space="0" w:color="auto"/>
            <w:left w:val="none" w:sz="0" w:space="0" w:color="auto"/>
            <w:bottom w:val="none" w:sz="0" w:space="0" w:color="auto"/>
            <w:right w:val="none" w:sz="0" w:space="0" w:color="auto"/>
          </w:divBdr>
          <w:divsChild>
            <w:div w:id="190016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08908">
      <w:bodyDiv w:val="1"/>
      <w:marLeft w:val="0"/>
      <w:marRight w:val="0"/>
      <w:marTop w:val="0"/>
      <w:marBottom w:val="0"/>
      <w:divBdr>
        <w:top w:val="none" w:sz="0" w:space="0" w:color="auto"/>
        <w:left w:val="none" w:sz="0" w:space="0" w:color="auto"/>
        <w:bottom w:val="none" w:sz="0" w:space="0" w:color="auto"/>
        <w:right w:val="none" w:sz="0" w:space="0" w:color="auto"/>
      </w:divBdr>
      <w:divsChild>
        <w:div w:id="843783947">
          <w:marLeft w:val="0"/>
          <w:marRight w:val="0"/>
          <w:marTop w:val="0"/>
          <w:marBottom w:val="0"/>
          <w:divBdr>
            <w:top w:val="none" w:sz="0" w:space="0" w:color="auto"/>
            <w:left w:val="none" w:sz="0" w:space="0" w:color="auto"/>
            <w:bottom w:val="none" w:sz="0" w:space="0" w:color="auto"/>
            <w:right w:val="none" w:sz="0" w:space="0" w:color="auto"/>
          </w:divBdr>
          <w:divsChild>
            <w:div w:id="113136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0538">
      <w:bodyDiv w:val="1"/>
      <w:marLeft w:val="0"/>
      <w:marRight w:val="0"/>
      <w:marTop w:val="0"/>
      <w:marBottom w:val="0"/>
      <w:divBdr>
        <w:top w:val="none" w:sz="0" w:space="0" w:color="auto"/>
        <w:left w:val="none" w:sz="0" w:space="0" w:color="auto"/>
        <w:bottom w:val="none" w:sz="0" w:space="0" w:color="auto"/>
        <w:right w:val="none" w:sz="0" w:space="0" w:color="auto"/>
      </w:divBdr>
    </w:div>
    <w:div w:id="2045985279">
      <w:bodyDiv w:val="1"/>
      <w:marLeft w:val="0"/>
      <w:marRight w:val="0"/>
      <w:marTop w:val="0"/>
      <w:marBottom w:val="0"/>
      <w:divBdr>
        <w:top w:val="none" w:sz="0" w:space="0" w:color="auto"/>
        <w:left w:val="none" w:sz="0" w:space="0" w:color="auto"/>
        <w:bottom w:val="none" w:sz="0" w:space="0" w:color="auto"/>
        <w:right w:val="none" w:sz="0" w:space="0" w:color="auto"/>
      </w:divBdr>
      <w:divsChild>
        <w:div w:id="463163678">
          <w:marLeft w:val="0"/>
          <w:marRight w:val="0"/>
          <w:marTop w:val="0"/>
          <w:marBottom w:val="0"/>
          <w:divBdr>
            <w:top w:val="none" w:sz="0" w:space="0" w:color="auto"/>
            <w:left w:val="none" w:sz="0" w:space="0" w:color="auto"/>
            <w:bottom w:val="none" w:sz="0" w:space="0" w:color="auto"/>
            <w:right w:val="none" w:sz="0" w:space="0" w:color="auto"/>
          </w:divBdr>
          <w:divsChild>
            <w:div w:id="160853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7379">
      <w:bodyDiv w:val="1"/>
      <w:marLeft w:val="0"/>
      <w:marRight w:val="0"/>
      <w:marTop w:val="0"/>
      <w:marBottom w:val="0"/>
      <w:divBdr>
        <w:top w:val="none" w:sz="0" w:space="0" w:color="auto"/>
        <w:left w:val="none" w:sz="0" w:space="0" w:color="auto"/>
        <w:bottom w:val="none" w:sz="0" w:space="0" w:color="auto"/>
        <w:right w:val="none" w:sz="0" w:space="0" w:color="auto"/>
      </w:divBdr>
      <w:divsChild>
        <w:div w:id="1023750638">
          <w:marLeft w:val="0"/>
          <w:marRight w:val="0"/>
          <w:marTop w:val="0"/>
          <w:marBottom w:val="0"/>
          <w:divBdr>
            <w:top w:val="none" w:sz="0" w:space="0" w:color="auto"/>
            <w:left w:val="none" w:sz="0" w:space="0" w:color="auto"/>
            <w:bottom w:val="none" w:sz="0" w:space="0" w:color="auto"/>
            <w:right w:val="none" w:sz="0" w:space="0" w:color="auto"/>
          </w:divBdr>
          <w:divsChild>
            <w:div w:id="7872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46077">
      <w:bodyDiv w:val="1"/>
      <w:marLeft w:val="0"/>
      <w:marRight w:val="0"/>
      <w:marTop w:val="0"/>
      <w:marBottom w:val="0"/>
      <w:divBdr>
        <w:top w:val="none" w:sz="0" w:space="0" w:color="auto"/>
        <w:left w:val="none" w:sz="0" w:space="0" w:color="auto"/>
        <w:bottom w:val="none" w:sz="0" w:space="0" w:color="auto"/>
        <w:right w:val="none" w:sz="0" w:space="0" w:color="auto"/>
      </w:divBdr>
      <w:divsChild>
        <w:div w:id="1469781904">
          <w:marLeft w:val="0"/>
          <w:marRight w:val="0"/>
          <w:marTop w:val="0"/>
          <w:marBottom w:val="0"/>
          <w:divBdr>
            <w:top w:val="none" w:sz="0" w:space="0" w:color="auto"/>
            <w:left w:val="none" w:sz="0" w:space="0" w:color="auto"/>
            <w:bottom w:val="none" w:sz="0" w:space="0" w:color="auto"/>
            <w:right w:val="none" w:sz="0" w:space="0" w:color="auto"/>
          </w:divBdr>
          <w:divsChild>
            <w:div w:id="16193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41019">
      <w:bodyDiv w:val="1"/>
      <w:marLeft w:val="0"/>
      <w:marRight w:val="0"/>
      <w:marTop w:val="0"/>
      <w:marBottom w:val="0"/>
      <w:divBdr>
        <w:top w:val="none" w:sz="0" w:space="0" w:color="auto"/>
        <w:left w:val="none" w:sz="0" w:space="0" w:color="auto"/>
        <w:bottom w:val="none" w:sz="0" w:space="0" w:color="auto"/>
        <w:right w:val="none" w:sz="0" w:space="0" w:color="auto"/>
      </w:divBdr>
    </w:div>
    <w:div w:id="2104835010">
      <w:bodyDiv w:val="1"/>
      <w:marLeft w:val="0"/>
      <w:marRight w:val="0"/>
      <w:marTop w:val="0"/>
      <w:marBottom w:val="0"/>
      <w:divBdr>
        <w:top w:val="none" w:sz="0" w:space="0" w:color="auto"/>
        <w:left w:val="none" w:sz="0" w:space="0" w:color="auto"/>
        <w:bottom w:val="none" w:sz="0" w:space="0" w:color="auto"/>
        <w:right w:val="none" w:sz="0" w:space="0" w:color="auto"/>
      </w:divBdr>
      <w:divsChild>
        <w:div w:id="1947495241">
          <w:marLeft w:val="0"/>
          <w:marRight w:val="0"/>
          <w:marTop w:val="0"/>
          <w:marBottom w:val="0"/>
          <w:divBdr>
            <w:top w:val="none" w:sz="0" w:space="0" w:color="auto"/>
            <w:left w:val="none" w:sz="0" w:space="0" w:color="auto"/>
            <w:bottom w:val="none" w:sz="0" w:space="0" w:color="auto"/>
            <w:right w:val="none" w:sz="0" w:space="0" w:color="auto"/>
          </w:divBdr>
          <w:divsChild>
            <w:div w:id="182230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oleObject" Target="embeddings/oleObject3.bin"/><Relationship Id="rId26" Type="http://schemas.openxmlformats.org/officeDocument/2006/relationships/image" Target="media/image8.wmf"/><Relationship Id="rId39" Type="http://schemas.openxmlformats.org/officeDocument/2006/relationships/image" Target="media/image20.png"/><Relationship Id="rId21" Type="http://schemas.openxmlformats.org/officeDocument/2006/relationships/image" Target="media/image6.w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0.jpg"/><Relationship Id="rId11" Type="http://schemas.openxmlformats.org/officeDocument/2006/relationships/header" Target="header2.xml"/><Relationship Id="rId24" Type="http://schemas.openxmlformats.org/officeDocument/2006/relationships/oleObject" Target="embeddings/oleObject6.bin"/><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5.w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oleObject" Target="embeddings/oleObject8.bin"/><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wmf"/><Relationship Id="rId25" Type="http://schemas.openxmlformats.org/officeDocument/2006/relationships/oleObject" Target="embeddings/oleObject7.bin"/><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oleObject" Target="embeddings/oleObject4.bin"/><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A3E1E5-4215-4D40-9217-C6FDF9B2E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11202</Words>
  <Characters>63852</Characters>
  <Application>Microsoft Office Word</Application>
  <DocSecurity>2</DocSecurity>
  <Lines>532</Lines>
  <Paragraphs>149</Paragraphs>
  <ScaleCrop>false</ScaleCrop>
  <Company/>
  <LinksUpToDate>false</LinksUpToDate>
  <CharactersWithSpaces>74905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dc:creator>
  <cp:keywords/>
  <dc:description/>
  <cp:lastModifiedBy>hao guo</cp:lastModifiedBy>
  <cp:revision>5</cp:revision>
  <cp:lastPrinted>2024-10-25T14:45:00Z</cp:lastPrinted>
  <dcterms:created xsi:type="dcterms:W3CDTF">2024-10-25T14:39:00Z</dcterms:created>
  <dcterms:modified xsi:type="dcterms:W3CDTF">2024-10-25T14:45:00Z</dcterms:modified>
  <cp:contentStatus/>
</cp:coreProperties>
</file>